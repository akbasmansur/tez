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B4882" w14:textId="77777777" w:rsidR="00695276" w:rsidRPr="00513A2A" w:rsidRDefault="00695276" w:rsidP="00513A2A">
      <w:pPr>
        <w:spacing w:after="0" w:line="360" w:lineRule="auto"/>
        <w:jc w:val="center"/>
        <w:rPr>
          <w:rFonts w:ascii="Times New Roman" w:hAnsi="Times New Roman"/>
          <w:b/>
          <w:sz w:val="24"/>
          <w:szCs w:val="24"/>
        </w:rPr>
      </w:pPr>
      <w:bookmarkStart w:id="5" w:name="_Toc406185911"/>
      <w:r w:rsidRPr="00513A2A">
        <w:rPr>
          <w:rFonts w:ascii="Times New Roman" w:hAnsi="Times New Roman"/>
          <w:b/>
          <w:sz w:val="24"/>
          <w:szCs w:val="24"/>
        </w:rPr>
        <w:t>T.C.</w:t>
      </w:r>
    </w:p>
    <w:p w14:paraId="44E97A71"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4C0B2B60" w14:textId="77777777" w:rsidR="00695276" w:rsidRPr="00513A2A" w:rsidRDefault="00695276" w:rsidP="00513A2A">
      <w:pPr>
        <w:spacing w:after="0" w:line="360" w:lineRule="auto"/>
        <w:ind w:firstLine="709"/>
        <w:jc w:val="center"/>
        <w:rPr>
          <w:rFonts w:ascii="Times New Roman" w:hAnsi="Times New Roman"/>
          <w:b/>
          <w:sz w:val="24"/>
          <w:szCs w:val="24"/>
        </w:rPr>
      </w:pPr>
    </w:p>
    <w:p w14:paraId="638BD20C" w14:textId="77777777" w:rsidR="00695276" w:rsidRPr="00513A2A" w:rsidRDefault="00695276" w:rsidP="00513A2A">
      <w:pPr>
        <w:spacing w:after="0" w:line="360" w:lineRule="auto"/>
        <w:ind w:firstLine="709"/>
        <w:jc w:val="center"/>
        <w:rPr>
          <w:rFonts w:ascii="Times New Roman" w:hAnsi="Times New Roman"/>
          <w:b/>
          <w:sz w:val="24"/>
          <w:szCs w:val="24"/>
        </w:rPr>
      </w:pPr>
    </w:p>
    <w:p w14:paraId="0605FDD7" w14:textId="77777777" w:rsidR="00695276" w:rsidRPr="00513A2A" w:rsidRDefault="00695276" w:rsidP="00513A2A">
      <w:pPr>
        <w:spacing w:after="0" w:line="360" w:lineRule="auto"/>
        <w:ind w:firstLine="709"/>
        <w:jc w:val="center"/>
        <w:rPr>
          <w:rFonts w:ascii="Times New Roman" w:hAnsi="Times New Roman"/>
          <w:b/>
          <w:sz w:val="24"/>
          <w:szCs w:val="24"/>
        </w:rPr>
      </w:pPr>
    </w:p>
    <w:p w14:paraId="2EE7CEAA" w14:textId="77777777" w:rsidR="00695276" w:rsidRPr="00513A2A" w:rsidRDefault="00695276" w:rsidP="00513A2A">
      <w:pPr>
        <w:spacing w:after="0" w:line="360" w:lineRule="auto"/>
        <w:ind w:firstLine="709"/>
        <w:jc w:val="center"/>
        <w:rPr>
          <w:rFonts w:ascii="Times New Roman" w:hAnsi="Times New Roman"/>
          <w:b/>
          <w:sz w:val="24"/>
          <w:szCs w:val="24"/>
        </w:rPr>
      </w:pPr>
    </w:p>
    <w:p w14:paraId="0DF01405" w14:textId="77777777" w:rsidR="00695276" w:rsidRPr="00513A2A" w:rsidRDefault="00695276" w:rsidP="00513A2A">
      <w:pPr>
        <w:spacing w:after="0" w:line="360" w:lineRule="auto"/>
        <w:ind w:firstLine="709"/>
        <w:jc w:val="center"/>
        <w:rPr>
          <w:rFonts w:ascii="Times New Roman" w:hAnsi="Times New Roman"/>
          <w:b/>
          <w:sz w:val="24"/>
          <w:szCs w:val="24"/>
        </w:rPr>
      </w:pPr>
    </w:p>
    <w:p w14:paraId="4E3CC980" w14:textId="77777777" w:rsidR="00695276" w:rsidRDefault="00695276" w:rsidP="00534867">
      <w:pPr>
        <w:spacing w:after="0" w:line="360" w:lineRule="auto"/>
        <w:ind w:right="-246"/>
        <w:jc w:val="center"/>
        <w:rPr>
          <w:rFonts w:ascii="Times New Roman" w:hAnsi="Times New Roman"/>
          <w:b/>
          <w:sz w:val="32"/>
          <w:szCs w:val="32"/>
        </w:rPr>
      </w:pPr>
      <w:r>
        <w:rPr>
          <w:rFonts w:ascii="Times New Roman" w:hAnsi="Times New Roman"/>
          <w:b/>
          <w:sz w:val="32"/>
          <w:szCs w:val="32"/>
        </w:rPr>
        <w:t>İNCE İSTEMCİ TEKNOLOJİSİ KULLANILARAK SOSYAL GÜVENLİK KURUMU TAŞRA BİRİMLERİNDE</w:t>
      </w:r>
    </w:p>
    <w:p w14:paraId="0D0B0A7F" w14:textId="77777777" w:rsidR="00695276" w:rsidRDefault="00695276" w:rsidP="00534867">
      <w:pPr>
        <w:spacing w:after="0" w:line="360" w:lineRule="auto"/>
        <w:ind w:left="-1440" w:right="-1326" w:firstLine="252"/>
        <w:jc w:val="center"/>
        <w:rPr>
          <w:rFonts w:ascii="Times New Roman" w:hAnsi="Times New Roman"/>
          <w:b/>
          <w:sz w:val="32"/>
          <w:szCs w:val="32"/>
        </w:rPr>
      </w:pPr>
      <w:r>
        <w:rPr>
          <w:rFonts w:ascii="Times New Roman" w:hAnsi="Times New Roman"/>
          <w:b/>
          <w:sz w:val="32"/>
          <w:szCs w:val="32"/>
        </w:rPr>
        <w:t>HABERLEŞME YEDEKLEME VE YÖNETİM ÇÖZÜMLERİ</w:t>
      </w:r>
    </w:p>
    <w:p w14:paraId="7B9E5930" w14:textId="77777777" w:rsidR="00E805C1" w:rsidRDefault="00E805C1" w:rsidP="00534867">
      <w:pPr>
        <w:spacing w:after="0" w:line="360" w:lineRule="auto"/>
        <w:ind w:left="-1440" w:right="-1326" w:firstLine="252"/>
        <w:jc w:val="center"/>
        <w:rPr>
          <w:ins w:id="6" w:author="EMRE MUTLU" w:date="2015-07-29T11:44:00Z"/>
          <w:rFonts w:ascii="Times New Roman" w:hAnsi="Times New Roman"/>
          <w:b/>
          <w:sz w:val="32"/>
          <w:szCs w:val="32"/>
        </w:rPr>
      </w:pPr>
    </w:p>
    <w:p w14:paraId="04D08957" w14:textId="77777777" w:rsidR="00E805C1" w:rsidRDefault="00E805C1" w:rsidP="00534867">
      <w:pPr>
        <w:spacing w:after="0" w:line="360" w:lineRule="auto"/>
        <w:ind w:left="-1440" w:right="-1326" w:firstLine="252"/>
        <w:jc w:val="center"/>
        <w:rPr>
          <w:rFonts w:ascii="Times New Roman" w:hAnsi="Times New Roman"/>
          <w:b/>
          <w:sz w:val="32"/>
          <w:szCs w:val="32"/>
        </w:rPr>
      </w:pPr>
    </w:p>
    <w:p w14:paraId="4F318EAB" w14:textId="77777777" w:rsidR="00695276" w:rsidRPr="00513A2A" w:rsidRDefault="00695276" w:rsidP="00534867">
      <w:pPr>
        <w:spacing w:after="0" w:line="360" w:lineRule="auto"/>
        <w:ind w:left="-1440" w:right="-1326" w:firstLine="252"/>
        <w:jc w:val="center"/>
        <w:rPr>
          <w:rFonts w:ascii="Times New Roman" w:hAnsi="Times New Roman"/>
          <w:b/>
          <w:sz w:val="32"/>
          <w:szCs w:val="32"/>
        </w:rPr>
      </w:pPr>
    </w:p>
    <w:p w14:paraId="3B3B1B93"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659DADFE" w14:textId="77777777" w:rsidR="00695276" w:rsidRPr="00513A2A" w:rsidRDefault="00695276" w:rsidP="00513A2A">
      <w:pPr>
        <w:spacing w:after="0" w:line="360" w:lineRule="auto"/>
        <w:jc w:val="center"/>
        <w:rPr>
          <w:rFonts w:ascii="Times New Roman" w:hAnsi="Times New Roman"/>
          <w:b/>
          <w:sz w:val="24"/>
          <w:szCs w:val="24"/>
        </w:rPr>
      </w:pPr>
    </w:p>
    <w:p w14:paraId="6D28D013" w14:textId="77777777" w:rsidR="00E805C1" w:rsidRDefault="00E805C1" w:rsidP="00513A2A">
      <w:pPr>
        <w:spacing w:after="0" w:line="360" w:lineRule="auto"/>
        <w:jc w:val="center"/>
        <w:rPr>
          <w:ins w:id="7" w:author="EMRE MUTLU" w:date="2015-07-29T11:44:00Z"/>
          <w:rFonts w:ascii="Times New Roman" w:hAnsi="Times New Roman"/>
          <w:b/>
          <w:sz w:val="24"/>
          <w:szCs w:val="24"/>
        </w:rPr>
      </w:pPr>
    </w:p>
    <w:p w14:paraId="51C34AD5" w14:textId="77777777" w:rsidR="00E805C1" w:rsidRDefault="00E805C1" w:rsidP="00513A2A">
      <w:pPr>
        <w:spacing w:after="0" w:line="360" w:lineRule="auto"/>
        <w:jc w:val="center"/>
        <w:rPr>
          <w:ins w:id="8" w:author="EMRE MUTLU" w:date="2015-07-29T11:44:00Z"/>
          <w:rFonts w:ascii="Times New Roman" w:hAnsi="Times New Roman"/>
          <w:b/>
          <w:sz w:val="24"/>
          <w:szCs w:val="24"/>
        </w:rPr>
      </w:pPr>
    </w:p>
    <w:p w14:paraId="4C1AB6CD"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37E3C61E" w14:textId="77777777" w:rsidR="00695276" w:rsidRPr="00513A2A" w:rsidRDefault="00695276" w:rsidP="00513A2A">
      <w:pPr>
        <w:spacing w:after="0" w:line="360" w:lineRule="auto"/>
        <w:jc w:val="center"/>
        <w:rPr>
          <w:rFonts w:ascii="Times New Roman" w:hAnsi="Times New Roman"/>
          <w:b/>
          <w:sz w:val="24"/>
          <w:szCs w:val="24"/>
        </w:rPr>
      </w:pPr>
      <w:r>
        <w:rPr>
          <w:rFonts w:ascii="Times New Roman" w:hAnsi="Times New Roman"/>
          <w:b/>
          <w:sz w:val="24"/>
          <w:szCs w:val="24"/>
        </w:rPr>
        <w:t>Emrah</w:t>
      </w:r>
      <w:r w:rsidRPr="00513A2A">
        <w:rPr>
          <w:rFonts w:ascii="Times New Roman" w:hAnsi="Times New Roman"/>
          <w:b/>
          <w:sz w:val="24"/>
          <w:szCs w:val="24"/>
        </w:rPr>
        <w:t xml:space="preserve"> </w:t>
      </w:r>
      <w:r>
        <w:rPr>
          <w:rFonts w:ascii="Times New Roman" w:hAnsi="Times New Roman"/>
          <w:b/>
          <w:sz w:val="24"/>
          <w:szCs w:val="24"/>
        </w:rPr>
        <w:t>ÇOLAK</w:t>
      </w:r>
    </w:p>
    <w:p w14:paraId="3834391A" w14:textId="77777777" w:rsidR="00695276" w:rsidRPr="00513A2A" w:rsidRDefault="00695276" w:rsidP="00513A2A">
      <w:pPr>
        <w:spacing w:after="0" w:line="360" w:lineRule="auto"/>
        <w:jc w:val="center"/>
        <w:rPr>
          <w:rFonts w:ascii="Times New Roman" w:hAnsi="Times New Roman"/>
          <w:b/>
          <w:sz w:val="24"/>
          <w:szCs w:val="24"/>
        </w:rPr>
      </w:pPr>
    </w:p>
    <w:p w14:paraId="467F69DF" w14:textId="77777777" w:rsidR="00695276" w:rsidRPr="00513A2A" w:rsidRDefault="00695276" w:rsidP="00513A2A">
      <w:pPr>
        <w:spacing w:after="0" w:line="360" w:lineRule="auto"/>
        <w:jc w:val="center"/>
        <w:rPr>
          <w:rFonts w:ascii="Times New Roman" w:hAnsi="Times New Roman"/>
          <w:b/>
          <w:sz w:val="24"/>
          <w:szCs w:val="24"/>
        </w:rPr>
      </w:pPr>
    </w:p>
    <w:p w14:paraId="210D582B" w14:textId="77777777" w:rsidR="00695276" w:rsidRPr="00513A2A" w:rsidRDefault="00695276" w:rsidP="00513A2A">
      <w:pPr>
        <w:spacing w:after="0" w:line="360" w:lineRule="auto"/>
        <w:jc w:val="center"/>
        <w:rPr>
          <w:rFonts w:ascii="Times New Roman" w:hAnsi="Times New Roman"/>
          <w:b/>
          <w:sz w:val="24"/>
          <w:szCs w:val="24"/>
        </w:rPr>
      </w:pPr>
    </w:p>
    <w:p w14:paraId="17FC4064" w14:textId="77777777" w:rsidR="00695276" w:rsidRPr="00513A2A" w:rsidRDefault="00695276" w:rsidP="00513A2A">
      <w:pPr>
        <w:spacing w:after="0" w:line="360" w:lineRule="auto"/>
        <w:jc w:val="center"/>
        <w:rPr>
          <w:rFonts w:ascii="Times New Roman" w:hAnsi="Times New Roman"/>
          <w:b/>
          <w:sz w:val="24"/>
          <w:szCs w:val="24"/>
        </w:rPr>
      </w:pPr>
    </w:p>
    <w:p w14:paraId="433EFCD7"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6276AD01" w14:textId="77777777" w:rsidR="00695276" w:rsidRPr="00513A2A" w:rsidRDefault="00695276" w:rsidP="00513A2A">
      <w:pPr>
        <w:spacing w:after="0" w:line="360" w:lineRule="auto"/>
        <w:jc w:val="center"/>
        <w:rPr>
          <w:rFonts w:ascii="Times New Roman" w:hAnsi="Times New Roman"/>
          <w:b/>
          <w:sz w:val="24"/>
          <w:szCs w:val="24"/>
        </w:rPr>
      </w:pPr>
      <w:r>
        <w:rPr>
          <w:rFonts w:ascii="Times New Roman" w:hAnsi="Times New Roman"/>
          <w:b/>
          <w:sz w:val="24"/>
          <w:szCs w:val="24"/>
        </w:rPr>
        <w:t>Emre MUTLU</w:t>
      </w:r>
    </w:p>
    <w:p w14:paraId="7DD7E497" w14:textId="77777777" w:rsidR="00695276" w:rsidRPr="00513A2A" w:rsidRDefault="00695276" w:rsidP="00513A2A">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5E695DE7" w14:textId="77777777" w:rsidR="00695276" w:rsidRPr="00513A2A" w:rsidRDefault="00695276" w:rsidP="00534867">
      <w:pPr>
        <w:spacing w:after="0" w:line="360" w:lineRule="auto"/>
        <w:rPr>
          <w:rFonts w:ascii="Times New Roman" w:hAnsi="Times New Roman"/>
          <w:b/>
          <w:sz w:val="24"/>
          <w:szCs w:val="24"/>
        </w:rPr>
      </w:pPr>
    </w:p>
    <w:p w14:paraId="0B445A3C" w14:textId="77777777" w:rsidR="00695276" w:rsidRPr="00513A2A" w:rsidRDefault="00695276" w:rsidP="0024650E">
      <w:pPr>
        <w:spacing w:after="0" w:line="360" w:lineRule="auto"/>
        <w:rPr>
          <w:rFonts w:ascii="Times New Roman" w:hAnsi="Times New Roman"/>
          <w:b/>
          <w:sz w:val="24"/>
          <w:szCs w:val="24"/>
        </w:rPr>
      </w:pPr>
    </w:p>
    <w:p w14:paraId="5846782D" w14:textId="77777777" w:rsidR="00E805C1" w:rsidRDefault="00E805C1" w:rsidP="00513A2A">
      <w:pPr>
        <w:spacing w:after="0" w:line="360" w:lineRule="auto"/>
        <w:jc w:val="center"/>
        <w:rPr>
          <w:ins w:id="9" w:author="EMRE MUTLU" w:date="2015-07-29T11:44:00Z"/>
          <w:rFonts w:ascii="Times New Roman" w:hAnsi="Times New Roman"/>
          <w:b/>
          <w:sz w:val="24"/>
          <w:szCs w:val="24"/>
        </w:rPr>
      </w:pPr>
    </w:p>
    <w:p w14:paraId="227D4206" w14:textId="77777777" w:rsidR="00E805C1" w:rsidRDefault="00E805C1" w:rsidP="00513A2A">
      <w:pPr>
        <w:spacing w:after="0" w:line="360" w:lineRule="auto"/>
        <w:jc w:val="center"/>
        <w:rPr>
          <w:ins w:id="10" w:author="EMRE MUTLU" w:date="2015-07-29T11:44:00Z"/>
          <w:rFonts w:ascii="Times New Roman" w:hAnsi="Times New Roman"/>
          <w:b/>
          <w:sz w:val="24"/>
          <w:szCs w:val="24"/>
        </w:rPr>
      </w:pPr>
    </w:p>
    <w:p w14:paraId="3A5A9455" w14:textId="77777777" w:rsidR="00695276" w:rsidRPr="00513A2A" w:rsidRDefault="00695276" w:rsidP="00513A2A">
      <w:pPr>
        <w:spacing w:after="0" w:line="360" w:lineRule="auto"/>
        <w:jc w:val="center"/>
        <w:rPr>
          <w:rFonts w:ascii="Times New Roman" w:hAnsi="Times New Roman"/>
          <w:b/>
          <w:sz w:val="24"/>
          <w:szCs w:val="24"/>
        </w:rPr>
      </w:pPr>
      <w:r>
        <w:rPr>
          <w:rFonts w:ascii="Times New Roman" w:hAnsi="Times New Roman"/>
          <w:b/>
          <w:sz w:val="24"/>
          <w:szCs w:val="24"/>
        </w:rPr>
        <w:t>Temmuz 2015</w:t>
      </w:r>
    </w:p>
    <w:p w14:paraId="3FF9448A" w14:textId="77777777" w:rsidR="00695276" w:rsidRDefault="00695276" w:rsidP="00F3078D">
      <w:pPr>
        <w:spacing w:after="0" w:line="360" w:lineRule="auto"/>
        <w:jc w:val="center"/>
        <w:rPr>
          <w:rFonts w:ascii="Times New Roman" w:hAnsi="Times New Roman"/>
          <w:b/>
          <w:sz w:val="24"/>
          <w:szCs w:val="24"/>
        </w:rPr>
        <w:sectPr w:rsidR="00695276" w:rsidSect="002C7B38">
          <w:footerReference w:type="default" r:id="rId8"/>
          <w:pgSz w:w="11900" w:h="16838"/>
          <w:pgMar w:top="1418" w:right="1418" w:bottom="1418" w:left="2268" w:header="708" w:footer="708" w:gutter="0"/>
          <w:pgNumType w:fmt="lowerRoman" w:start="1"/>
          <w:cols w:space="708" w:equalWidth="0">
            <w:col w:w="8222"/>
          </w:cols>
          <w:noEndnote/>
          <w:docGrid w:linePitch="326"/>
        </w:sectPr>
      </w:pPr>
      <w:r>
        <w:rPr>
          <w:rFonts w:ascii="Times New Roman" w:hAnsi="Times New Roman"/>
          <w:b/>
          <w:sz w:val="24"/>
          <w:szCs w:val="24"/>
        </w:rPr>
        <w:t>Ankara</w:t>
      </w:r>
    </w:p>
    <w:p w14:paraId="58C73CCB" w14:textId="77777777" w:rsidR="00695276" w:rsidRDefault="00695276" w:rsidP="0024650E">
      <w:pPr>
        <w:spacing w:after="0" w:line="360" w:lineRule="auto"/>
        <w:rPr>
          <w:rFonts w:ascii="Times New Roman" w:hAnsi="Times New Roman"/>
          <w:b/>
          <w:sz w:val="24"/>
          <w:szCs w:val="24"/>
        </w:rPr>
      </w:pPr>
    </w:p>
    <w:p w14:paraId="6E742FB4" w14:textId="77777777" w:rsidR="00695276" w:rsidRPr="00513A2A" w:rsidRDefault="00695276" w:rsidP="0024650E">
      <w:pPr>
        <w:spacing w:after="0" w:line="360" w:lineRule="auto"/>
        <w:rPr>
          <w:rFonts w:ascii="Times New Roman" w:hAnsi="Times New Roman"/>
          <w:b/>
          <w:sz w:val="24"/>
          <w:szCs w:val="24"/>
        </w:rPr>
      </w:pPr>
    </w:p>
    <w:p w14:paraId="7A57052C" w14:textId="77777777" w:rsidR="00695276" w:rsidRPr="00513A2A" w:rsidRDefault="00695276"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Emrah ÇOLAK</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…./…./2015</w:t>
      </w:r>
    </w:p>
    <w:p w14:paraId="776E61B1"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0A6B51D"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Emre MUTLU</w:t>
      </w:r>
    </w:p>
    <w:p w14:paraId="767F1670"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048CBF07"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2689183B"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74735B1C"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087B2C8C" w14:textId="77777777" w:rsidR="00695276" w:rsidRPr="00513A2A" w:rsidRDefault="00695276" w:rsidP="00513A2A">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7868B592" w14:textId="77777777" w:rsidR="00695276" w:rsidRPr="00513A2A" w:rsidRDefault="00695276"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640AA383"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072FD400"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50E4BDB2"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724E2A41" w14:textId="77777777" w:rsidR="00695276" w:rsidRPr="00513A2A" w:rsidRDefault="00695276" w:rsidP="00513A2A">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695276" w:rsidRPr="00007112" w14:paraId="5FEB1A2F" w14:textId="77777777" w:rsidTr="002C7B38">
        <w:trPr>
          <w:trHeight w:val="276"/>
        </w:trPr>
        <w:tc>
          <w:tcPr>
            <w:tcW w:w="1060" w:type="dxa"/>
            <w:tcBorders>
              <w:top w:val="nil"/>
              <w:left w:val="nil"/>
              <w:bottom w:val="nil"/>
              <w:right w:val="nil"/>
            </w:tcBorders>
            <w:vAlign w:val="bottom"/>
          </w:tcPr>
          <w:p w14:paraId="3BB80297" w14:textId="77777777" w:rsidR="00695276" w:rsidRPr="00513A2A" w:rsidRDefault="00695276" w:rsidP="00513A2A">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1D4821D1" w14:textId="77777777" w:rsidR="00695276" w:rsidRPr="00513A2A" w:rsidRDefault="00695276" w:rsidP="00513A2A">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734602EC" w14:textId="77777777" w:rsidR="00695276" w:rsidRPr="00513A2A" w:rsidRDefault="00695276" w:rsidP="00513A2A">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695276" w:rsidRPr="00007112" w14:paraId="4609F6E8" w14:textId="77777777" w:rsidTr="002C7B38">
        <w:trPr>
          <w:trHeight w:val="548"/>
        </w:trPr>
        <w:tc>
          <w:tcPr>
            <w:tcW w:w="1060" w:type="dxa"/>
            <w:tcBorders>
              <w:top w:val="nil"/>
              <w:left w:val="nil"/>
              <w:bottom w:val="nil"/>
              <w:right w:val="nil"/>
            </w:tcBorders>
            <w:vAlign w:val="bottom"/>
          </w:tcPr>
          <w:p w14:paraId="5958600E"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2E69D0E7" w14:textId="77777777" w:rsidR="00695276" w:rsidRPr="00513A2A" w:rsidRDefault="00695276" w:rsidP="00A42516">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2C800343" w14:textId="77777777" w:rsidR="00695276" w:rsidRPr="00513A2A" w:rsidRDefault="00695276" w:rsidP="00513A2A">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695276" w:rsidRPr="00007112" w14:paraId="2579ED4C" w14:textId="77777777" w:rsidTr="002C7B38">
        <w:trPr>
          <w:trHeight w:val="552"/>
        </w:trPr>
        <w:tc>
          <w:tcPr>
            <w:tcW w:w="1060" w:type="dxa"/>
            <w:tcBorders>
              <w:top w:val="nil"/>
              <w:left w:val="nil"/>
              <w:bottom w:val="nil"/>
              <w:right w:val="nil"/>
            </w:tcBorders>
            <w:vAlign w:val="bottom"/>
          </w:tcPr>
          <w:p w14:paraId="07520CC2"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1C02638" w14:textId="77777777" w:rsidR="00695276" w:rsidRPr="00513A2A" w:rsidRDefault="00695276" w:rsidP="00A42516">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738737F0" w14:textId="77777777" w:rsidR="00695276" w:rsidRPr="00513A2A" w:rsidRDefault="00695276" w:rsidP="00513A2A">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695276" w:rsidRPr="00007112" w14:paraId="687C8973" w14:textId="77777777" w:rsidTr="002C7B38">
        <w:trPr>
          <w:trHeight w:val="552"/>
        </w:trPr>
        <w:tc>
          <w:tcPr>
            <w:tcW w:w="1060" w:type="dxa"/>
            <w:tcBorders>
              <w:top w:val="nil"/>
              <w:left w:val="nil"/>
              <w:bottom w:val="nil"/>
              <w:right w:val="nil"/>
            </w:tcBorders>
            <w:vAlign w:val="bottom"/>
          </w:tcPr>
          <w:p w14:paraId="519140DE"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C7270B2" w14:textId="77777777" w:rsidR="00695276" w:rsidRPr="00513A2A" w:rsidRDefault="00695276" w:rsidP="00A42516">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5D5A33A8" w14:textId="77777777" w:rsidR="00695276" w:rsidRPr="00513A2A" w:rsidRDefault="00695276" w:rsidP="00513A2A">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695276" w:rsidRPr="00007112" w14:paraId="176737FD" w14:textId="77777777" w:rsidTr="002C7B38">
        <w:trPr>
          <w:trHeight w:val="552"/>
        </w:trPr>
        <w:tc>
          <w:tcPr>
            <w:tcW w:w="1060" w:type="dxa"/>
            <w:tcBorders>
              <w:top w:val="nil"/>
              <w:left w:val="nil"/>
              <w:bottom w:val="nil"/>
              <w:right w:val="nil"/>
            </w:tcBorders>
            <w:vAlign w:val="bottom"/>
          </w:tcPr>
          <w:p w14:paraId="0CB1DD51"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E842C6B" w14:textId="77777777" w:rsidR="00695276" w:rsidRPr="00513A2A" w:rsidRDefault="00695276" w:rsidP="00A42516">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4FA8BCFE" w14:textId="77777777" w:rsidR="00695276" w:rsidRPr="00513A2A" w:rsidRDefault="00695276" w:rsidP="00513A2A">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695276" w:rsidRPr="00007112" w14:paraId="7237EF56" w14:textId="77777777" w:rsidTr="002C7B38">
        <w:trPr>
          <w:trHeight w:val="552"/>
        </w:trPr>
        <w:tc>
          <w:tcPr>
            <w:tcW w:w="1060" w:type="dxa"/>
            <w:tcBorders>
              <w:top w:val="nil"/>
              <w:left w:val="nil"/>
              <w:bottom w:val="nil"/>
              <w:right w:val="nil"/>
            </w:tcBorders>
            <w:vAlign w:val="bottom"/>
          </w:tcPr>
          <w:p w14:paraId="6DDBA4F9" w14:textId="77777777" w:rsidR="00695276" w:rsidRPr="00513A2A" w:rsidRDefault="00695276" w:rsidP="00513A2A">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E54C9EA" w14:textId="77777777" w:rsidR="00695276" w:rsidRPr="00513A2A" w:rsidRDefault="00695276" w:rsidP="00A42516">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35D2C763" w14:textId="77777777" w:rsidR="00695276" w:rsidRPr="00513A2A" w:rsidRDefault="00695276" w:rsidP="00513A2A">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66E5B64B"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158F456C"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34670279"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6ED6A54F"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3B90C13C"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3B51E640"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4FFAFBB7"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6A978CD8" w14:textId="77777777" w:rsidR="00695276" w:rsidRPr="00513A2A" w:rsidRDefault="00695276" w:rsidP="00513A2A">
      <w:pPr>
        <w:widowControl w:val="0"/>
        <w:autoSpaceDE w:val="0"/>
        <w:autoSpaceDN w:val="0"/>
        <w:adjustRightInd w:val="0"/>
        <w:spacing w:after="0" w:line="259" w:lineRule="exact"/>
        <w:ind w:firstLine="709"/>
        <w:rPr>
          <w:rFonts w:ascii="Times New Roman" w:hAnsi="Times New Roman"/>
          <w:sz w:val="24"/>
          <w:szCs w:val="24"/>
          <w:lang w:eastAsia="tr-TR"/>
        </w:rPr>
      </w:pPr>
    </w:p>
    <w:p w14:paraId="530333DA" w14:textId="77777777" w:rsidR="00695276" w:rsidRPr="00513A2A" w:rsidRDefault="00695276" w:rsidP="00513A2A">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3CE915ED" w14:textId="77777777" w:rsidR="00695276" w:rsidRPr="00513A2A" w:rsidRDefault="00695276" w:rsidP="0024650E">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63BC9466" w14:textId="77777777" w:rsidR="00D132B6" w:rsidRDefault="00D132B6">
      <w:pPr>
        <w:pStyle w:val="Balk1"/>
        <w:rPr>
          <w:ins w:id="12" w:author="EMRAH COLAK" w:date="2015-07-29T16:27:00Z"/>
        </w:rPr>
        <w:sectPr w:rsidR="00D132B6" w:rsidSect="002C7B38">
          <w:pgSz w:w="11900" w:h="16838"/>
          <w:pgMar w:top="1418" w:right="1418" w:bottom="1418" w:left="2268" w:header="708" w:footer="708" w:gutter="0"/>
          <w:pgNumType w:fmt="lowerRoman" w:start="1"/>
          <w:cols w:space="708" w:equalWidth="0">
            <w:col w:w="8222"/>
          </w:cols>
          <w:noEndnote/>
          <w:docGrid w:linePitch="326"/>
        </w:sectPr>
      </w:pPr>
      <w:bookmarkStart w:id="13" w:name="_Toc425946734"/>
    </w:p>
    <w:p w14:paraId="54FAF5DF" w14:textId="5F0F299F" w:rsidR="00695276" w:rsidRPr="00513A2A" w:rsidRDefault="00695276">
      <w:pPr>
        <w:pStyle w:val="Balk1"/>
      </w:pPr>
      <w:r>
        <w:lastRenderedPageBreak/>
        <w:t>TEŞEKKÜR</w:t>
      </w:r>
      <w:bookmarkEnd w:id="13"/>
    </w:p>
    <w:p w14:paraId="3AB73E82"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22E5DA8B"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66FDCDC0"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31CB34FD" w14:textId="77777777" w:rsidR="00695276" w:rsidRPr="00513A2A" w:rsidRDefault="00695276" w:rsidP="00513A2A">
      <w:pPr>
        <w:widowControl w:val="0"/>
        <w:autoSpaceDE w:val="0"/>
        <w:autoSpaceDN w:val="0"/>
        <w:adjustRightInd w:val="0"/>
        <w:spacing w:after="0" w:line="282" w:lineRule="exact"/>
        <w:ind w:firstLine="709"/>
        <w:rPr>
          <w:rFonts w:ascii="Times New Roman" w:hAnsi="Times New Roman"/>
          <w:sz w:val="24"/>
          <w:lang w:eastAsia="tr-TR"/>
        </w:rPr>
      </w:pPr>
    </w:p>
    <w:p w14:paraId="5BBC9983" w14:textId="20BA87F4" w:rsidR="00695276" w:rsidRPr="00513A2A" w:rsidRDefault="00695276"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w:t>
      </w:r>
      <w:ins w:id="14" w:author="EMRAH COLAK" w:date="2015-07-29T13:10:00Z">
        <w:r w:rsidR="00237C42">
          <w:rPr>
            <w:rFonts w:ascii="Times New Roman" w:hAnsi="Times New Roman"/>
            <w:sz w:val="24"/>
            <w:szCs w:val="24"/>
            <w:lang w:eastAsia="tr-TR"/>
          </w:rPr>
          <w:t>’a</w:t>
        </w:r>
      </w:ins>
      <w:del w:id="15" w:author="EMRAH COLAK" w:date="2015-07-29T13:10:00Z">
        <w:r w:rsidDel="00237C42">
          <w:rPr>
            <w:rFonts w:ascii="Times New Roman" w:hAnsi="Times New Roman"/>
            <w:sz w:val="24"/>
            <w:szCs w:val="24"/>
            <w:lang w:eastAsia="tr-TR"/>
          </w:rPr>
          <w:delText>,</w:delText>
        </w:r>
      </w:del>
      <w:ins w:id="16" w:author="EMRAH COLAK" w:date="2015-07-29T13:10:00Z">
        <w:r w:rsidR="00237C42">
          <w:rPr>
            <w:rFonts w:ascii="Times New Roman" w:hAnsi="Times New Roman"/>
            <w:sz w:val="24"/>
            <w:szCs w:val="24"/>
            <w:lang w:eastAsia="tr-TR"/>
          </w:rPr>
          <w:t xml:space="preserve"> ve</w:t>
        </w:r>
      </w:ins>
      <w:r>
        <w:rPr>
          <w:rFonts w:ascii="Times New Roman" w:hAnsi="Times New Roman"/>
          <w:sz w:val="24"/>
          <w:szCs w:val="24"/>
          <w:lang w:eastAsia="tr-TR"/>
        </w:rPr>
        <w:t xml:space="preser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6D5A1AFE"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34CA6B66"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5486FBE6"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597A8A35" w14:textId="77777777" w:rsidR="00695276" w:rsidRPr="00513A2A" w:rsidRDefault="00695276" w:rsidP="00513A2A">
      <w:pPr>
        <w:widowControl w:val="0"/>
        <w:autoSpaceDE w:val="0"/>
        <w:autoSpaceDN w:val="0"/>
        <w:adjustRightInd w:val="0"/>
        <w:spacing w:after="0" w:line="240" w:lineRule="auto"/>
        <w:ind w:firstLine="709"/>
        <w:jc w:val="both"/>
        <w:rPr>
          <w:rFonts w:ascii="Times New Roman" w:hAnsi="Times New Roman"/>
          <w:sz w:val="24"/>
          <w:lang w:eastAsia="tr-TR"/>
        </w:rPr>
      </w:pPr>
    </w:p>
    <w:p w14:paraId="4D15036C" w14:textId="77777777" w:rsidR="00695276" w:rsidRPr="00513A2A" w:rsidRDefault="00695276" w:rsidP="00513A2A">
      <w:pPr>
        <w:widowControl w:val="0"/>
        <w:autoSpaceDE w:val="0"/>
        <w:autoSpaceDN w:val="0"/>
        <w:adjustRightInd w:val="0"/>
        <w:spacing w:after="0" w:line="240" w:lineRule="auto"/>
        <w:ind w:firstLine="709"/>
        <w:rPr>
          <w:rFonts w:ascii="Times New Roman" w:hAnsi="Times New Roman"/>
          <w:sz w:val="24"/>
          <w:lang w:eastAsia="tr-TR"/>
        </w:rPr>
        <w:sectPr w:rsidR="00695276" w:rsidRPr="00513A2A" w:rsidSect="002C7B38">
          <w:footerReference w:type="default" r:id="rId9"/>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201</w:t>
      </w:r>
      <w:r>
        <w:rPr>
          <w:rFonts w:ascii="Times New Roman" w:hAnsi="Times New Roman"/>
          <w:b/>
          <w:bCs/>
          <w:sz w:val="24"/>
          <w:szCs w:val="24"/>
          <w:lang w:eastAsia="tr-TR"/>
        </w:rPr>
        <w:t>5</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3"/>
          <w:szCs w:val="23"/>
          <w:lang w:eastAsia="tr-TR"/>
        </w:rPr>
        <w:t>Emrah ÇOLAK</w:t>
      </w:r>
    </w:p>
    <w:p w14:paraId="3A311CDA" w14:textId="77777777" w:rsidR="00695276" w:rsidRPr="00513A2A" w:rsidRDefault="00695276">
      <w:pPr>
        <w:pStyle w:val="Balk1"/>
        <w:rPr>
          <w:lang w:eastAsia="tr-TR"/>
        </w:rPr>
      </w:pPr>
      <w:bookmarkStart w:id="22" w:name="_Toc380153153"/>
      <w:bookmarkStart w:id="23" w:name="_Toc401491232"/>
      <w:bookmarkStart w:id="24" w:name="_Toc425946735"/>
      <w:r w:rsidRPr="00513A2A">
        <w:rPr>
          <w:lang w:eastAsia="tr-TR"/>
        </w:rPr>
        <w:lastRenderedPageBreak/>
        <w:t>BEYAN</w:t>
      </w:r>
      <w:bookmarkEnd w:id="22"/>
      <w:bookmarkEnd w:id="23"/>
      <w:bookmarkEnd w:id="24"/>
    </w:p>
    <w:p w14:paraId="092CB024"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126DF97F"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lang w:eastAsia="tr-TR"/>
        </w:rPr>
      </w:pPr>
    </w:p>
    <w:p w14:paraId="20093B41" w14:textId="77777777" w:rsidR="00695276" w:rsidRPr="00513A2A" w:rsidRDefault="00695276" w:rsidP="00513A2A">
      <w:pPr>
        <w:widowControl w:val="0"/>
        <w:autoSpaceDE w:val="0"/>
        <w:autoSpaceDN w:val="0"/>
        <w:adjustRightInd w:val="0"/>
        <w:spacing w:after="0" w:line="306" w:lineRule="exact"/>
        <w:ind w:firstLine="709"/>
        <w:rPr>
          <w:rFonts w:ascii="Times New Roman" w:hAnsi="Times New Roman"/>
          <w:sz w:val="24"/>
          <w:lang w:eastAsia="tr-TR"/>
        </w:rPr>
      </w:pPr>
    </w:p>
    <w:p w14:paraId="1D32F658" w14:textId="77777777" w:rsidR="00695276" w:rsidRPr="00513A2A" w:rsidRDefault="00695276"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47215D9E" w14:textId="77777777" w:rsidR="00695276" w:rsidRPr="00513A2A" w:rsidRDefault="00695276" w:rsidP="00513A2A">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115375"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41BBA045" w14:textId="77777777" w:rsidR="00695276" w:rsidRPr="00513A2A" w:rsidRDefault="00695276" w:rsidP="00513A2A">
      <w:pPr>
        <w:widowControl w:val="0"/>
        <w:autoSpaceDE w:val="0"/>
        <w:autoSpaceDN w:val="0"/>
        <w:adjustRightInd w:val="0"/>
        <w:spacing w:after="0" w:line="200" w:lineRule="exact"/>
        <w:ind w:firstLine="709"/>
        <w:rPr>
          <w:rFonts w:ascii="Times New Roman" w:hAnsi="Times New Roman"/>
          <w:sz w:val="24"/>
          <w:szCs w:val="24"/>
          <w:lang w:eastAsia="tr-TR"/>
        </w:rPr>
      </w:pPr>
    </w:p>
    <w:p w14:paraId="56005F11" w14:textId="77777777" w:rsidR="00695276" w:rsidRPr="00513A2A" w:rsidRDefault="00695276" w:rsidP="00513A2A">
      <w:pPr>
        <w:widowControl w:val="0"/>
        <w:autoSpaceDE w:val="0"/>
        <w:autoSpaceDN w:val="0"/>
        <w:adjustRightInd w:val="0"/>
        <w:spacing w:after="0" w:line="362" w:lineRule="exact"/>
        <w:ind w:firstLine="709"/>
        <w:rPr>
          <w:rFonts w:ascii="Times New Roman" w:hAnsi="Times New Roman"/>
          <w:sz w:val="24"/>
          <w:szCs w:val="24"/>
          <w:lang w:eastAsia="tr-TR"/>
        </w:rPr>
      </w:pPr>
    </w:p>
    <w:p w14:paraId="674BED82" w14:textId="77777777" w:rsidR="00695276" w:rsidRPr="00513A2A" w:rsidRDefault="00695276" w:rsidP="00513A2A">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Emrah ÇOLAK </w:t>
      </w:r>
    </w:p>
    <w:p w14:paraId="66E3885D" w14:textId="77777777" w:rsidR="00695276" w:rsidRPr="00513A2A" w:rsidRDefault="00695276" w:rsidP="00513A2A">
      <w:pPr>
        <w:widowControl w:val="0"/>
        <w:autoSpaceDE w:val="0"/>
        <w:autoSpaceDN w:val="0"/>
        <w:adjustRightInd w:val="0"/>
        <w:spacing w:after="0" w:line="238" w:lineRule="exact"/>
        <w:ind w:hanging="574"/>
        <w:rPr>
          <w:rFonts w:ascii="Times New Roman" w:hAnsi="Times New Roman"/>
          <w:sz w:val="24"/>
          <w:szCs w:val="24"/>
          <w:lang w:eastAsia="tr-TR"/>
        </w:rPr>
      </w:pPr>
    </w:p>
    <w:p w14:paraId="41F34674" w14:textId="77777777" w:rsidR="00695276" w:rsidRPr="00513A2A" w:rsidRDefault="00695276" w:rsidP="00513A2A">
      <w:pPr>
        <w:widowControl w:val="0"/>
        <w:tabs>
          <w:tab w:val="left" w:pos="5860"/>
        </w:tabs>
        <w:autoSpaceDE w:val="0"/>
        <w:autoSpaceDN w:val="0"/>
        <w:adjustRightInd w:val="0"/>
        <w:spacing w:after="0" w:line="240" w:lineRule="auto"/>
        <w:ind w:left="4253" w:hanging="7"/>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2CE2B4D9" w14:textId="77777777" w:rsidR="00695276" w:rsidRPr="00513A2A" w:rsidRDefault="00695276" w:rsidP="00513A2A">
      <w:pPr>
        <w:spacing w:after="0" w:line="360" w:lineRule="auto"/>
        <w:ind w:firstLine="709"/>
        <w:jc w:val="center"/>
        <w:rPr>
          <w:rFonts w:ascii="Times New Roman" w:hAnsi="Times New Roman"/>
          <w:b/>
          <w:sz w:val="24"/>
          <w:szCs w:val="24"/>
        </w:rPr>
      </w:pPr>
    </w:p>
    <w:p w14:paraId="1040A11B" w14:textId="77777777" w:rsidR="00695276" w:rsidRPr="00513A2A" w:rsidRDefault="00695276" w:rsidP="00513A2A">
      <w:pPr>
        <w:spacing w:after="0" w:line="360" w:lineRule="auto"/>
        <w:ind w:firstLine="709"/>
        <w:jc w:val="center"/>
        <w:rPr>
          <w:rFonts w:ascii="Times New Roman" w:hAnsi="Times New Roman"/>
          <w:b/>
          <w:sz w:val="24"/>
          <w:szCs w:val="24"/>
        </w:rPr>
      </w:pPr>
    </w:p>
    <w:p w14:paraId="1A714C19" w14:textId="77777777" w:rsidR="00695276" w:rsidRPr="00513A2A" w:rsidRDefault="00695276" w:rsidP="00513A2A">
      <w:pPr>
        <w:spacing w:after="0" w:line="360" w:lineRule="auto"/>
        <w:ind w:firstLine="709"/>
        <w:jc w:val="center"/>
        <w:rPr>
          <w:rFonts w:ascii="Times New Roman" w:hAnsi="Times New Roman"/>
          <w:b/>
          <w:sz w:val="24"/>
          <w:szCs w:val="24"/>
        </w:rPr>
      </w:pPr>
    </w:p>
    <w:p w14:paraId="078112E8" w14:textId="77777777" w:rsidR="00695276" w:rsidRPr="00513A2A" w:rsidRDefault="00695276" w:rsidP="00513A2A">
      <w:pPr>
        <w:spacing w:after="0" w:line="360" w:lineRule="auto"/>
        <w:ind w:firstLine="709"/>
        <w:jc w:val="center"/>
        <w:rPr>
          <w:rFonts w:ascii="Times New Roman" w:hAnsi="Times New Roman"/>
          <w:b/>
          <w:sz w:val="24"/>
          <w:szCs w:val="24"/>
        </w:rPr>
      </w:pPr>
    </w:p>
    <w:p w14:paraId="7DBF0E1E" w14:textId="77777777" w:rsidR="00695276" w:rsidRPr="00513A2A" w:rsidRDefault="00695276" w:rsidP="00513A2A">
      <w:pPr>
        <w:spacing w:after="0" w:line="360" w:lineRule="auto"/>
        <w:ind w:firstLine="709"/>
        <w:jc w:val="center"/>
        <w:rPr>
          <w:rFonts w:ascii="Times New Roman" w:hAnsi="Times New Roman"/>
          <w:b/>
          <w:sz w:val="24"/>
          <w:szCs w:val="24"/>
        </w:rPr>
      </w:pPr>
    </w:p>
    <w:p w14:paraId="258D8BD0" w14:textId="77777777" w:rsidR="00695276" w:rsidRPr="00513A2A" w:rsidRDefault="00695276" w:rsidP="00513A2A">
      <w:pPr>
        <w:spacing w:after="0" w:line="360" w:lineRule="auto"/>
        <w:ind w:firstLine="709"/>
        <w:jc w:val="center"/>
        <w:rPr>
          <w:rFonts w:ascii="Times New Roman" w:hAnsi="Times New Roman"/>
          <w:b/>
          <w:sz w:val="24"/>
          <w:szCs w:val="24"/>
        </w:rPr>
      </w:pPr>
    </w:p>
    <w:p w14:paraId="4239683B" w14:textId="77777777" w:rsidR="00695276" w:rsidRPr="00513A2A" w:rsidRDefault="00695276" w:rsidP="00513A2A">
      <w:pPr>
        <w:spacing w:after="0" w:line="360" w:lineRule="auto"/>
        <w:ind w:firstLine="709"/>
        <w:jc w:val="center"/>
        <w:rPr>
          <w:rFonts w:ascii="Times New Roman" w:hAnsi="Times New Roman"/>
          <w:b/>
          <w:sz w:val="24"/>
          <w:szCs w:val="24"/>
        </w:rPr>
      </w:pPr>
    </w:p>
    <w:p w14:paraId="2F6065B8" w14:textId="77777777" w:rsidR="00695276" w:rsidRPr="00513A2A" w:rsidRDefault="00695276" w:rsidP="00513A2A">
      <w:pPr>
        <w:spacing w:after="0" w:line="360" w:lineRule="auto"/>
        <w:ind w:firstLine="709"/>
        <w:jc w:val="center"/>
        <w:rPr>
          <w:rFonts w:ascii="Times New Roman" w:hAnsi="Times New Roman"/>
          <w:b/>
          <w:sz w:val="24"/>
          <w:szCs w:val="24"/>
        </w:rPr>
      </w:pPr>
    </w:p>
    <w:p w14:paraId="202B05DC" w14:textId="77777777" w:rsidR="00695276" w:rsidRPr="00513A2A" w:rsidRDefault="00695276" w:rsidP="00513A2A">
      <w:pPr>
        <w:spacing w:after="0" w:line="360" w:lineRule="auto"/>
        <w:ind w:firstLine="709"/>
        <w:jc w:val="center"/>
        <w:rPr>
          <w:rFonts w:ascii="Times New Roman" w:hAnsi="Times New Roman"/>
          <w:b/>
          <w:sz w:val="24"/>
          <w:szCs w:val="24"/>
        </w:rPr>
      </w:pPr>
    </w:p>
    <w:p w14:paraId="2D8C7D60" w14:textId="77777777" w:rsidR="00695276" w:rsidRPr="00513A2A" w:rsidRDefault="00695276" w:rsidP="00513A2A">
      <w:pPr>
        <w:spacing w:after="0" w:line="360" w:lineRule="auto"/>
        <w:ind w:firstLine="709"/>
        <w:jc w:val="center"/>
        <w:rPr>
          <w:rFonts w:ascii="Times New Roman" w:hAnsi="Times New Roman"/>
          <w:b/>
          <w:sz w:val="24"/>
          <w:szCs w:val="24"/>
        </w:rPr>
      </w:pPr>
    </w:p>
    <w:p w14:paraId="01B2850D" w14:textId="77777777" w:rsidR="00695276" w:rsidRPr="00513A2A" w:rsidRDefault="00695276" w:rsidP="00513A2A">
      <w:pPr>
        <w:spacing w:after="0" w:line="360" w:lineRule="auto"/>
        <w:ind w:firstLine="709"/>
        <w:jc w:val="center"/>
        <w:rPr>
          <w:rFonts w:ascii="Times New Roman" w:hAnsi="Times New Roman"/>
          <w:b/>
          <w:sz w:val="24"/>
          <w:szCs w:val="24"/>
        </w:rPr>
      </w:pPr>
    </w:p>
    <w:p w14:paraId="38A6E78A" w14:textId="77777777" w:rsidR="00695276" w:rsidRPr="00513A2A" w:rsidRDefault="00695276" w:rsidP="00513A2A">
      <w:pPr>
        <w:spacing w:after="0" w:line="360" w:lineRule="auto"/>
        <w:ind w:firstLine="709"/>
        <w:jc w:val="center"/>
        <w:rPr>
          <w:rFonts w:ascii="Times New Roman" w:hAnsi="Times New Roman"/>
          <w:b/>
          <w:sz w:val="24"/>
          <w:szCs w:val="24"/>
        </w:rPr>
      </w:pPr>
    </w:p>
    <w:p w14:paraId="760D6C3A" w14:textId="77777777" w:rsidR="00695276" w:rsidRPr="00513A2A" w:rsidRDefault="00695276" w:rsidP="00513A2A">
      <w:pPr>
        <w:spacing w:after="0" w:line="360" w:lineRule="auto"/>
        <w:ind w:firstLine="709"/>
        <w:jc w:val="center"/>
        <w:rPr>
          <w:rFonts w:ascii="Times New Roman" w:hAnsi="Times New Roman"/>
          <w:b/>
          <w:sz w:val="24"/>
          <w:szCs w:val="24"/>
        </w:rPr>
      </w:pPr>
    </w:p>
    <w:p w14:paraId="7BFDEEC5" w14:textId="77777777" w:rsidR="00695276" w:rsidRPr="00513A2A" w:rsidRDefault="00695276" w:rsidP="00513A2A">
      <w:pPr>
        <w:spacing w:after="0" w:line="360" w:lineRule="auto"/>
        <w:ind w:firstLine="709"/>
        <w:jc w:val="center"/>
        <w:rPr>
          <w:rFonts w:ascii="Times New Roman" w:hAnsi="Times New Roman"/>
          <w:b/>
          <w:sz w:val="24"/>
          <w:szCs w:val="24"/>
        </w:rPr>
      </w:pPr>
    </w:p>
    <w:p w14:paraId="57BDE597" w14:textId="77777777" w:rsidR="00695276" w:rsidRPr="00513A2A" w:rsidRDefault="00695276" w:rsidP="00513A2A">
      <w:pPr>
        <w:spacing w:after="0" w:line="360" w:lineRule="auto"/>
        <w:ind w:firstLine="709"/>
        <w:jc w:val="center"/>
        <w:rPr>
          <w:rFonts w:ascii="Times New Roman" w:hAnsi="Times New Roman"/>
          <w:b/>
          <w:sz w:val="24"/>
          <w:szCs w:val="24"/>
        </w:rPr>
      </w:pPr>
    </w:p>
    <w:p w14:paraId="2B1DAC98" w14:textId="77777777" w:rsidR="00695276" w:rsidRPr="00513A2A" w:rsidRDefault="00695276" w:rsidP="00513A2A">
      <w:pPr>
        <w:spacing w:after="0" w:line="360" w:lineRule="auto"/>
        <w:ind w:firstLine="709"/>
        <w:jc w:val="center"/>
        <w:rPr>
          <w:rFonts w:ascii="Times New Roman" w:hAnsi="Times New Roman"/>
          <w:b/>
          <w:sz w:val="24"/>
          <w:szCs w:val="24"/>
        </w:rPr>
      </w:pPr>
    </w:p>
    <w:p w14:paraId="2C731BC9" w14:textId="77777777" w:rsidR="00695276" w:rsidRPr="00513A2A" w:rsidRDefault="00695276" w:rsidP="00513A2A">
      <w:pPr>
        <w:spacing w:after="0" w:line="360" w:lineRule="auto"/>
        <w:ind w:firstLine="709"/>
        <w:jc w:val="center"/>
        <w:rPr>
          <w:rFonts w:ascii="Times New Roman" w:hAnsi="Times New Roman"/>
          <w:b/>
          <w:sz w:val="24"/>
          <w:szCs w:val="24"/>
        </w:rPr>
      </w:pPr>
    </w:p>
    <w:p w14:paraId="56FDBC52" w14:textId="77777777" w:rsidR="00695276" w:rsidRPr="00513A2A" w:rsidRDefault="00695276" w:rsidP="00513A2A">
      <w:pPr>
        <w:spacing w:after="0" w:line="360" w:lineRule="auto"/>
        <w:ind w:firstLine="709"/>
        <w:jc w:val="center"/>
        <w:rPr>
          <w:rFonts w:ascii="Times New Roman" w:hAnsi="Times New Roman"/>
          <w:b/>
          <w:sz w:val="24"/>
          <w:szCs w:val="24"/>
        </w:rPr>
      </w:pPr>
    </w:p>
    <w:p w14:paraId="5F2E6882" w14:textId="77777777" w:rsidR="00695276" w:rsidRPr="00513A2A" w:rsidRDefault="00695276" w:rsidP="00513A2A">
      <w:pPr>
        <w:spacing w:after="0" w:line="360" w:lineRule="auto"/>
        <w:ind w:firstLine="709"/>
        <w:jc w:val="center"/>
        <w:rPr>
          <w:rFonts w:ascii="Times New Roman" w:hAnsi="Times New Roman"/>
          <w:b/>
          <w:sz w:val="24"/>
          <w:szCs w:val="24"/>
        </w:rPr>
      </w:pPr>
    </w:p>
    <w:p w14:paraId="126C3173" w14:textId="77777777" w:rsidR="00695276" w:rsidRPr="00513A2A" w:rsidRDefault="00695276" w:rsidP="00513A2A">
      <w:pPr>
        <w:spacing w:after="0" w:line="360" w:lineRule="auto"/>
        <w:ind w:firstLine="709"/>
        <w:jc w:val="center"/>
        <w:rPr>
          <w:rFonts w:ascii="Times New Roman" w:hAnsi="Times New Roman"/>
          <w:b/>
          <w:sz w:val="24"/>
          <w:szCs w:val="24"/>
        </w:rPr>
      </w:pPr>
    </w:p>
    <w:p w14:paraId="5BB1C3AB" w14:textId="77777777" w:rsidR="00695276" w:rsidRPr="00513A2A" w:rsidRDefault="00695276" w:rsidP="003375E7">
      <w:pPr>
        <w:spacing w:after="0" w:line="360" w:lineRule="auto"/>
        <w:rPr>
          <w:rFonts w:ascii="Times New Roman" w:hAnsi="Times New Roman"/>
          <w:b/>
          <w:sz w:val="24"/>
          <w:szCs w:val="24"/>
        </w:rPr>
      </w:pPr>
    </w:p>
    <w:p w14:paraId="4DAC6E7B" w14:textId="77777777" w:rsidR="00695276" w:rsidRPr="00C74F6C" w:rsidRDefault="00695276">
      <w:pPr>
        <w:pStyle w:val="Balk1"/>
      </w:pPr>
      <w:bookmarkStart w:id="25" w:name="_Toc425946736"/>
      <w:r w:rsidRPr="00513A2A">
        <w:lastRenderedPageBreak/>
        <w:t>ÖZET</w:t>
      </w:r>
      <w:bookmarkEnd w:id="25"/>
    </w:p>
    <w:p w14:paraId="6B174C15" w14:textId="77777777" w:rsidR="00695276" w:rsidRPr="00513A2A" w:rsidRDefault="00695276" w:rsidP="006B2F4C">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77CEB4F1" w14:textId="77777777" w:rsidR="00695276" w:rsidRDefault="00695276" w:rsidP="007D3060">
      <w:pPr>
        <w:spacing w:after="0" w:line="360" w:lineRule="auto"/>
        <w:ind w:right="-246"/>
        <w:jc w:val="center"/>
        <w:rPr>
          <w:rFonts w:ascii="Times New Roman" w:hAnsi="Times New Roman"/>
          <w:b/>
          <w:sz w:val="24"/>
          <w:szCs w:val="24"/>
        </w:rPr>
      </w:pPr>
      <w:r w:rsidRPr="007D3060">
        <w:rPr>
          <w:rFonts w:ascii="Times New Roman" w:hAnsi="Times New Roman"/>
          <w:b/>
          <w:sz w:val="24"/>
          <w:szCs w:val="24"/>
        </w:rPr>
        <w:t xml:space="preserve">İNCE İSTEMCİ TEKNOLOJİSİ KULLANILARAK </w:t>
      </w:r>
    </w:p>
    <w:p w14:paraId="5000705E" w14:textId="77777777" w:rsidR="00695276" w:rsidRPr="007D3060" w:rsidRDefault="00695276" w:rsidP="007D3060">
      <w:pPr>
        <w:spacing w:after="0" w:line="360" w:lineRule="auto"/>
        <w:ind w:right="-246"/>
        <w:jc w:val="center"/>
        <w:rPr>
          <w:rFonts w:ascii="Times New Roman" w:hAnsi="Times New Roman"/>
          <w:b/>
          <w:sz w:val="24"/>
          <w:szCs w:val="24"/>
        </w:rPr>
      </w:pPr>
      <w:r w:rsidRPr="007D3060">
        <w:rPr>
          <w:rFonts w:ascii="Times New Roman" w:hAnsi="Times New Roman"/>
          <w:b/>
          <w:sz w:val="24"/>
          <w:szCs w:val="24"/>
        </w:rPr>
        <w:t>SOSYAL GÜVENLİK KURUMU TAŞRA BİRİMLERİNDE</w:t>
      </w:r>
    </w:p>
    <w:p w14:paraId="3BE3B8DD" w14:textId="77777777" w:rsidR="00695276" w:rsidRDefault="00695276" w:rsidP="007D3060">
      <w:pPr>
        <w:spacing w:after="0" w:line="360" w:lineRule="auto"/>
        <w:ind w:left="-1440" w:right="-1326" w:firstLine="252"/>
        <w:jc w:val="center"/>
        <w:rPr>
          <w:rFonts w:ascii="Times New Roman" w:hAnsi="Times New Roman"/>
          <w:b/>
          <w:sz w:val="24"/>
          <w:szCs w:val="24"/>
        </w:rPr>
      </w:pPr>
      <w:r w:rsidRPr="007D3060">
        <w:rPr>
          <w:rFonts w:ascii="Times New Roman" w:hAnsi="Times New Roman"/>
          <w:b/>
          <w:sz w:val="24"/>
          <w:szCs w:val="24"/>
        </w:rPr>
        <w:t>HABERLEŞME YEDEKLEME VE YÖNETİM ÇÖZÜMLERİ</w:t>
      </w:r>
    </w:p>
    <w:p w14:paraId="2A37D3A6" w14:textId="77777777" w:rsidR="00695276" w:rsidRPr="007D3060" w:rsidRDefault="00695276" w:rsidP="007D3060">
      <w:pPr>
        <w:spacing w:after="0" w:line="360" w:lineRule="auto"/>
        <w:ind w:left="-1440" w:right="-1326" w:firstLine="252"/>
        <w:jc w:val="center"/>
        <w:rPr>
          <w:rFonts w:ascii="Times New Roman" w:hAnsi="Times New Roman"/>
          <w:b/>
          <w:sz w:val="24"/>
          <w:szCs w:val="24"/>
        </w:rPr>
      </w:pPr>
    </w:p>
    <w:p w14:paraId="3ABF4738" w14:textId="77777777" w:rsidR="00695276" w:rsidRPr="00513A2A" w:rsidRDefault="00695276" w:rsidP="006B2F4C">
      <w:pPr>
        <w:spacing w:after="240" w:line="360" w:lineRule="auto"/>
        <w:jc w:val="center"/>
        <w:rPr>
          <w:rFonts w:ascii="Times New Roman" w:hAnsi="Times New Roman"/>
          <w:b/>
          <w:sz w:val="24"/>
          <w:szCs w:val="24"/>
        </w:rPr>
      </w:pPr>
      <w:r>
        <w:rPr>
          <w:rFonts w:ascii="Times New Roman" w:hAnsi="Times New Roman"/>
          <w:b/>
          <w:sz w:val="24"/>
          <w:szCs w:val="24"/>
        </w:rPr>
        <w:t>Emrah ÇOLAK</w:t>
      </w:r>
    </w:p>
    <w:p w14:paraId="571C06DC" w14:textId="77777777" w:rsidR="00695276" w:rsidRPr="009973A7" w:rsidRDefault="00695276">
      <w:pPr>
        <w:pStyle w:val="NormalTimesNewRoman"/>
        <w:spacing w:line="360" w:lineRule="auto"/>
        <w:ind w:firstLine="709"/>
        <w:pPrChange w:id="26" w:author="EMRAH COLAK" w:date="2015-07-30T10:12:00Z">
          <w:pPr>
            <w:pStyle w:val="NormalTimesNewRoman"/>
          </w:pPr>
        </w:pPrChange>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ins w:id="27" w:author="EMRAH COLAK" w:date="2015-07-29T11:55:00Z">
        <w:r w:rsidR="00BB7E02">
          <w:t xml:space="preserve"> </w:t>
        </w:r>
      </w:ins>
    </w:p>
    <w:p w14:paraId="694005C1" w14:textId="77777777" w:rsidR="00054D86" w:rsidRDefault="00054D86">
      <w:pPr>
        <w:pStyle w:val="NormalTimesNewRoman"/>
        <w:spacing w:line="360" w:lineRule="auto"/>
        <w:ind w:firstLine="709"/>
        <w:pPrChange w:id="28" w:author="EMRAH COLAK" w:date="2015-07-30T10:12:00Z">
          <w:pPr>
            <w:pStyle w:val="NormalTimesNewRoman"/>
          </w:pPr>
        </w:pPrChange>
      </w:pPr>
      <w:r w:rsidRPr="009973A7">
        <w:t>İnce istemci sanallaştırma teknolojisi kullanır.</w:t>
      </w:r>
      <w:ins w:id="29" w:author="EMRAH COLAK" w:date="2015-07-29T12:41:00Z">
        <w:r w:rsidR="00C85C9D">
          <w:t xml:space="preserve"> </w:t>
        </w:r>
      </w:ins>
      <w:r>
        <w:t>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del w:id="30" w:author="EMRAH COLAK" w:date="2015-07-29T12:42:00Z">
        <w:r w:rsidRPr="009973A7" w:rsidDel="00C85C9D">
          <w:delText xml:space="preserve"> </w:delText>
        </w:r>
      </w:del>
      <w:ins w:id="31" w:author="EMRAH COLAK" w:date="2015-07-29T12:42:00Z">
        <w:r w:rsidR="00C85C9D">
          <w:t xml:space="preserve"> </w:t>
        </w:r>
      </w:ins>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5829A32A" w14:textId="30281809" w:rsidR="00695276" w:rsidRDefault="00695276">
      <w:pPr>
        <w:pStyle w:val="NormalTimesNewRoman"/>
        <w:spacing w:line="360" w:lineRule="auto"/>
        <w:ind w:firstLine="709"/>
        <w:pPrChange w:id="32" w:author="EMRAH COLAK" w:date="2015-07-30T10:12:00Z">
          <w:pPr>
            <w:pStyle w:val="NormalTimesNewRoman"/>
          </w:pPr>
        </w:pPrChange>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w:t>
      </w:r>
      <w:ins w:id="33" w:author="EMRAH COLAK" w:date="2015-07-29T12:43:00Z">
        <w:r w:rsidR="00C85C9D">
          <w:t xml:space="preserve"> </w:t>
        </w:r>
      </w:ins>
      <w:r>
        <w:t xml:space="preserve">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w:t>
      </w:r>
      <w:r w:rsidR="006443FE">
        <w:t>leri kullanımı halinde Kurum’</w:t>
      </w:r>
      <w:r>
        <w:t>da haberleşme yönetim ve yedekleme açısından ortaya  çıkan faydaların değerlendirilmesi ve ince istemci ile ilgili bilinç oluşmasıdır.</w:t>
      </w:r>
    </w:p>
    <w:p w14:paraId="50656B3B" w14:textId="3FDC762A" w:rsidR="00695276" w:rsidRPr="0078097E" w:rsidRDefault="00695276">
      <w:pPr>
        <w:spacing w:after="0" w:line="360" w:lineRule="auto"/>
        <w:ind w:firstLine="709"/>
        <w:jc w:val="both"/>
        <w:rPr>
          <w:rFonts w:ascii="Times New Roman" w:hAnsi="Times New Roman"/>
          <w:sz w:val="24"/>
          <w:szCs w:val="24"/>
        </w:rPr>
        <w:pPrChange w:id="34" w:author="EMRAH COLAK" w:date="2015-07-30T10:12:00Z">
          <w:pPr>
            <w:spacing w:before="240" w:after="240" w:line="360" w:lineRule="auto"/>
            <w:ind w:firstLine="709"/>
            <w:jc w:val="both"/>
          </w:pPr>
        </w:pPrChange>
      </w:pPr>
      <w:r w:rsidRPr="00603040">
        <w:rPr>
          <w:rFonts w:ascii="Times New Roman" w:hAnsi="Times New Roman"/>
          <w:b/>
          <w:sz w:val="24"/>
          <w:szCs w:val="24"/>
        </w:rPr>
        <w:t xml:space="preserve">Anahtar Kelimeler: </w:t>
      </w:r>
      <w:r>
        <w:rPr>
          <w:rFonts w:ascii="Times New Roman" w:hAnsi="Times New Roman"/>
          <w:sz w:val="24"/>
          <w:szCs w:val="24"/>
        </w:rPr>
        <w:t xml:space="preserve">İnce </w:t>
      </w:r>
      <w:ins w:id="35" w:author="EMRAH COLAK" w:date="2015-07-29T12:41:00Z">
        <w:r w:rsidR="00C85C9D">
          <w:rPr>
            <w:rFonts w:ascii="Times New Roman" w:hAnsi="Times New Roman"/>
            <w:sz w:val="24"/>
            <w:szCs w:val="24"/>
          </w:rPr>
          <w:t>İ</w:t>
        </w:r>
      </w:ins>
      <w:del w:id="36" w:author="EMRAH COLAK" w:date="2015-07-29T12:41:00Z">
        <w:r w:rsidDel="00C85C9D">
          <w:rPr>
            <w:rFonts w:ascii="Times New Roman" w:hAnsi="Times New Roman"/>
            <w:sz w:val="24"/>
            <w:szCs w:val="24"/>
          </w:rPr>
          <w:delText>i</w:delText>
        </w:r>
      </w:del>
      <w:r>
        <w:rPr>
          <w:rFonts w:ascii="Times New Roman" w:hAnsi="Times New Roman"/>
          <w:sz w:val="24"/>
          <w:szCs w:val="24"/>
        </w:rPr>
        <w:t>stemci, Haberleşme, Yedekleme, Yönetim, Uzak Masaüstü, Sanallaştırma</w:t>
      </w:r>
    </w:p>
    <w:p w14:paraId="5DCFA2A1" w14:textId="77777777" w:rsidR="00695276" w:rsidRPr="00C74F6C" w:rsidRDefault="00695276">
      <w:pPr>
        <w:pStyle w:val="Balk1"/>
      </w:pPr>
      <w:bookmarkStart w:id="37" w:name="_Toc425946737"/>
      <w:r w:rsidRPr="00513A2A">
        <w:lastRenderedPageBreak/>
        <w:t>ABSTRACT</w:t>
      </w:r>
      <w:bookmarkEnd w:id="37"/>
    </w:p>
    <w:p w14:paraId="019EDF6C" w14:textId="77777777" w:rsidR="00695276" w:rsidRPr="00513A2A" w:rsidRDefault="00695276" w:rsidP="00813380">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46EDD90C" w14:textId="77777777" w:rsidR="00695276" w:rsidRDefault="00E45DE2" w:rsidP="00E45DE2">
      <w:pPr>
        <w:spacing w:after="240" w:line="360" w:lineRule="auto"/>
        <w:jc w:val="center"/>
        <w:rPr>
          <w:rFonts w:ascii="Times New Roman" w:hAnsi="Times New Roman"/>
          <w:b/>
          <w:sz w:val="24"/>
          <w:szCs w:val="24"/>
        </w:rPr>
      </w:pPr>
      <w:r>
        <w:rPr>
          <w:rFonts w:ascii="Times New Roman" w:hAnsi="Times New Roman"/>
          <w:b/>
          <w:sz w:val="24"/>
          <w:szCs w:val="24"/>
        </w:rPr>
        <w:t xml:space="preserve">USING THE THIN CLIENT TECHNOLOGY                           </w:t>
      </w:r>
      <w:r w:rsidR="00695276">
        <w:rPr>
          <w:rFonts w:ascii="Times New Roman" w:hAnsi="Times New Roman"/>
          <w:b/>
          <w:sz w:val="24"/>
          <w:szCs w:val="24"/>
        </w:rPr>
        <w:t>COMMUNIACTION BACKUP AND MANAGEMENT SOLUTIONS             IN THE SOCIAL SECURITY INSTUTION PROVINCE UNITS</w:t>
      </w:r>
    </w:p>
    <w:p w14:paraId="2DAC7EA6" w14:textId="77777777" w:rsidR="00695276" w:rsidRDefault="00695276" w:rsidP="00513A2A">
      <w:pPr>
        <w:spacing w:after="0" w:line="360" w:lineRule="auto"/>
        <w:jc w:val="center"/>
        <w:rPr>
          <w:rFonts w:ascii="Times New Roman" w:hAnsi="Times New Roman"/>
          <w:b/>
          <w:sz w:val="24"/>
          <w:szCs w:val="24"/>
        </w:rPr>
      </w:pPr>
      <w:r>
        <w:rPr>
          <w:rFonts w:ascii="Times New Roman" w:hAnsi="Times New Roman"/>
          <w:b/>
          <w:sz w:val="24"/>
          <w:szCs w:val="24"/>
        </w:rPr>
        <w:t>Emrah ÇOLAK</w:t>
      </w:r>
    </w:p>
    <w:p w14:paraId="4D836AB7" w14:textId="77777777" w:rsidR="00695276" w:rsidRPr="00513A2A" w:rsidRDefault="00695276" w:rsidP="00513A2A">
      <w:pPr>
        <w:spacing w:after="0" w:line="360" w:lineRule="auto"/>
        <w:jc w:val="center"/>
        <w:rPr>
          <w:rFonts w:ascii="Times New Roman" w:hAnsi="Times New Roman"/>
          <w:b/>
          <w:sz w:val="24"/>
          <w:szCs w:val="24"/>
        </w:rPr>
      </w:pPr>
    </w:p>
    <w:p w14:paraId="45A1C21A" w14:textId="77777777" w:rsidR="00695276" w:rsidRDefault="00695276">
      <w:pPr>
        <w:pStyle w:val="NormalTimesNewRoman"/>
        <w:spacing w:line="360" w:lineRule="auto"/>
        <w:ind w:right="-62" w:firstLine="709"/>
        <w:rPr>
          <w:lang w:val="en-US"/>
        </w:rPr>
        <w:pPrChange w:id="38" w:author="EMRAH COLAK" w:date="2015-07-30T10:13:00Z">
          <w:pPr>
            <w:pStyle w:val="NormalTimesNewRoman"/>
          </w:pPr>
        </w:pPrChange>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9A02E31" w14:textId="77777777" w:rsidR="00695276" w:rsidRDefault="00695276">
      <w:pPr>
        <w:pStyle w:val="NormalTimesNewRoman"/>
        <w:spacing w:line="360" w:lineRule="auto"/>
        <w:ind w:right="-62" w:firstLine="709"/>
        <w:rPr>
          <w:lang w:val="en-US"/>
        </w:rPr>
        <w:pPrChange w:id="39" w:author="EMRAH COLAK" w:date="2015-07-30T10:13:00Z">
          <w:pPr>
            <w:pStyle w:val="NormalTimesNewRoman"/>
          </w:pPr>
        </w:pPrChange>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41190A55" w14:textId="0D2ED981" w:rsidR="00695276" w:rsidRDefault="00695276">
      <w:pPr>
        <w:pStyle w:val="NormalTimesNewRoman"/>
        <w:spacing w:line="360" w:lineRule="auto"/>
        <w:ind w:right="-62" w:firstLine="709"/>
        <w:rPr>
          <w:lang w:val="en-US"/>
        </w:rPr>
        <w:pPrChange w:id="40" w:author="EMRAH COLAK" w:date="2015-07-30T10:13:00Z">
          <w:pPr>
            <w:pStyle w:val="NormalTimesNewRoman"/>
          </w:pPr>
        </w:pPrChange>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w:t>
      </w:r>
      <w:ins w:id="41" w:author="EMRAH COLAK" w:date="2015-07-29T12:44:00Z">
        <w:r w:rsidR="00C85C9D">
          <w:rPr>
            <w:lang w:val="en-US"/>
          </w:rPr>
          <w:t xml:space="preserve"> </w:t>
        </w:r>
      </w:ins>
      <w:r>
        <w:rPr>
          <w:lang w:val="en-US"/>
        </w:rPr>
        <w:t>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w:t>
      </w:r>
      <w:r w:rsidR="006443FE">
        <w:rPr>
          <w:lang w:val="en-US"/>
        </w:rPr>
        <w:t xml:space="preserve"> of thin client technologies </w:t>
      </w:r>
      <w:r w:rsidR="00741DB7">
        <w:rPr>
          <w:lang w:val="en-US"/>
        </w:rPr>
        <w:t xml:space="preserve">at </w:t>
      </w:r>
      <w:r w:rsidR="006443FE">
        <w:rPr>
          <w:lang w:val="en-US"/>
        </w:rPr>
        <w:t>the</w:t>
      </w:r>
      <w:r>
        <w:rPr>
          <w:lang w:val="en-US"/>
        </w:rPr>
        <w:t xml:space="preserv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78AE345E" w14:textId="77777777" w:rsidR="00695276" w:rsidRPr="0078097E" w:rsidRDefault="00695276">
      <w:pPr>
        <w:pStyle w:val="NormalTimesNewRoman"/>
        <w:spacing w:line="360" w:lineRule="auto"/>
        <w:ind w:right="-62" w:firstLine="709"/>
        <w:pPrChange w:id="42" w:author="EMRAH COLAK" w:date="2015-07-30T10:13:00Z">
          <w:pPr>
            <w:pStyle w:val="NormalTimesNewRoman"/>
          </w:pPr>
        </w:pPrChange>
      </w:pPr>
      <w:r w:rsidRPr="0078097E">
        <w:rPr>
          <w:b/>
          <w:lang w:val="en-US"/>
        </w:rPr>
        <w:t>Key Words:</w:t>
      </w:r>
      <w:r>
        <w:rPr>
          <w:b/>
          <w:lang w:val="en-US"/>
        </w:rPr>
        <w:t xml:space="preserve"> </w:t>
      </w:r>
      <w:r>
        <w:rPr>
          <w:lang w:val="en-US"/>
        </w:rPr>
        <w:t>Thin Client, Communication, Backup, Management, Remote Desktop, Virtualization</w:t>
      </w:r>
    </w:p>
    <w:p w14:paraId="4E1C0404" w14:textId="77777777" w:rsidR="00695276" w:rsidRPr="00513A2A" w:rsidRDefault="00695276">
      <w:pPr>
        <w:pStyle w:val="Balk1"/>
      </w:pPr>
      <w:bookmarkStart w:id="43" w:name="_Toc425946738"/>
      <w:r w:rsidRPr="00513A2A">
        <w:lastRenderedPageBreak/>
        <w:t>YÖNTEM</w:t>
      </w:r>
      <w:bookmarkEnd w:id="43"/>
    </w:p>
    <w:p w14:paraId="23D2EFB0" w14:textId="76EC018D" w:rsidR="00695276" w:rsidRDefault="00695276">
      <w:pPr>
        <w:spacing w:after="0" w:line="360" w:lineRule="auto"/>
        <w:ind w:right="-2" w:firstLine="709"/>
        <w:jc w:val="both"/>
        <w:rPr>
          <w:ins w:id="44" w:author="EMRAH COLAK" w:date="2015-07-30T10:11:00Z"/>
          <w:rFonts w:ascii="Times New Roman" w:hAnsi="Times New Roman"/>
          <w:sz w:val="24"/>
          <w:szCs w:val="24"/>
        </w:rPr>
        <w:pPrChange w:id="45" w:author="EMRAH COLAK" w:date="2015-07-30T10:11:00Z">
          <w:pPr>
            <w:spacing w:line="360" w:lineRule="auto"/>
            <w:ind w:right="-2" w:firstLine="851"/>
            <w:jc w:val="both"/>
          </w:pPr>
        </w:pPrChange>
      </w:pPr>
      <w:r w:rsidRPr="00D0554D">
        <w:rPr>
          <w:rFonts w:ascii="Times New Roman" w:hAnsi="Times New Roman"/>
          <w:sz w:val="24"/>
          <w:szCs w:val="24"/>
        </w:rPr>
        <w:t xml:space="preserve">Bu çalışmada ulusal ve yabancı kaynaklardan </w:t>
      </w:r>
      <w:del w:id="46" w:author="EMRE MUTLU" w:date="2015-07-31T10:11:00Z">
        <w:r w:rsidRPr="00D0554D" w:rsidDel="00CD53BD">
          <w:rPr>
            <w:rFonts w:ascii="Times New Roman" w:hAnsi="Times New Roman"/>
            <w:sz w:val="24"/>
            <w:szCs w:val="24"/>
          </w:rPr>
          <w:delText xml:space="preserve">faydalanılması </w:delText>
        </w:r>
      </w:del>
      <w:ins w:id="47" w:author="EMRE MUTLU" w:date="2015-07-31T10:11:00Z">
        <w:r w:rsidR="00CD53BD" w:rsidRPr="00D0554D">
          <w:rPr>
            <w:rFonts w:ascii="Times New Roman" w:hAnsi="Times New Roman"/>
            <w:sz w:val="24"/>
            <w:szCs w:val="24"/>
          </w:rPr>
          <w:t>faydalanıl</w:t>
        </w:r>
        <w:r w:rsidR="00CD53BD">
          <w:rPr>
            <w:rFonts w:ascii="Times New Roman" w:hAnsi="Times New Roman"/>
            <w:sz w:val="24"/>
            <w:szCs w:val="24"/>
          </w:rPr>
          <w:t>arak hazırlanmıştır.</w:t>
        </w:r>
      </w:ins>
      <w:del w:id="48" w:author="EMRE MUTLU" w:date="2015-07-31T10:11:00Z">
        <w:r w:rsidRPr="00D0554D" w:rsidDel="00CD53BD">
          <w:rPr>
            <w:rFonts w:ascii="Times New Roman" w:hAnsi="Times New Roman"/>
            <w:sz w:val="24"/>
            <w:szCs w:val="24"/>
          </w:rPr>
          <w:delText>düşünülmektedir.</w:delText>
        </w:r>
      </w:del>
      <w:r w:rsidRPr="00D0554D">
        <w:rPr>
          <w:rFonts w:ascii="Times New Roman" w:hAnsi="Times New Roman"/>
          <w:sz w:val="24"/>
          <w:szCs w:val="24"/>
        </w:rPr>
        <w:t xml:space="preserve"> Sanallaştırmanın ve sanallaştırma türlerinin detaylı araştırılmasında yurtiçi ve yurtdışındaki makalelerden, analizlerden, dergi ve kitaplardan, kurumların yapmış oldukları çalışmalardan </w:t>
      </w:r>
      <w:commentRangeStart w:id="49"/>
      <w:r w:rsidRPr="00D0554D">
        <w:rPr>
          <w:rFonts w:ascii="Times New Roman" w:hAnsi="Times New Roman"/>
          <w:sz w:val="24"/>
          <w:szCs w:val="24"/>
        </w:rPr>
        <w:t>yararlanıl</w:t>
      </w:r>
      <w:ins w:id="50" w:author="EMRAH COLAK" w:date="2015-07-30T09:08:00Z">
        <w:r w:rsidR="00106230">
          <w:rPr>
            <w:rFonts w:ascii="Times New Roman" w:hAnsi="Times New Roman"/>
            <w:sz w:val="24"/>
            <w:szCs w:val="24"/>
          </w:rPr>
          <w:t>mış</w:t>
        </w:r>
      </w:ins>
      <w:del w:id="51" w:author="EMRAH COLAK" w:date="2015-07-30T09:08:00Z">
        <w:r w:rsidRPr="00D0554D" w:rsidDel="00106230">
          <w:rPr>
            <w:rFonts w:ascii="Times New Roman" w:hAnsi="Times New Roman"/>
            <w:sz w:val="24"/>
            <w:szCs w:val="24"/>
          </w:rPr>
          <w:delText>acak</w:delText>
        </w:r>
      </w:del>
      <w:r w:rsidRPr="00D0554D">
        <w:rPr>
          <w:rFonts w:ascii="Times New Roman" w:hAnsi="Times New Roman"/>
          <w:sz w:val="24"/>
          <w:szCs w:val="24"/>
        </w:rPr>
        <w:t>tır. Ayrıca konu ile ilgili ulusal ve yabancı internet sitelerinin de ağırlıklı olarak kullanımı düşünülmektedir. Tezin yazımının üç aşamadan meydana gelmesi düşünülmektedir</w:t>
      </w:r>
      <w:commentRangeEnd w:id="49"/>
      <w:r w:rsidR="00C5742A">
        <w:rPr>
          <w:rStyle w:val="AklamaBavurusu"/>
        </w:rPr>
        <w:commentReference w:id="49"/>
      </w:r>
      <w:r w:rsidRPr="00D0554D">
        <w:rPr>
          <w:rFonts w:ascii="Times New Roman" w:hAnsi="Times New Roman"/>
          <w:sz w:val="24"/>
          <w:szCs w:val="24"/>
        </w:rPr>
        <w:t>.</w:t>
      </w:r>
    </w:p>
    <w:p w14:paraId="44016CE4" w14:textId="77777777" w:rsidR="001A5558" w:rsidRPr="00D0554D" w:rsidRDefault="001A5558">
      <w:pPr>
        <w:spacing w:after="0" w:line="360" w:lineRule="auto"/>
        <w:ind w:right="-2" w:firstLine="709"/>
        <w:jc w:val="both"/>
        <w:rPr>
          <w:rFonts w:ascii="Times New Roman" w:hAnsi="Times New Roman"/>
          <w:sz w:val="24"/>
          <w:szCs w:val="24"/>
        </w:rPr>
        <w:pPrChange w:id="52" w:author="EMRAH COLAK" w:date="2015-07-30T10:11:00Z">
          <w:pPr>
            <w:spacing w:line="360" w:lineRule="auto"/>
            <w:ind w:right="-2" w:firstLine="851"/>
            <w:jc w:val="both"/>
          </w:pPr>
        </w:pPrChange>
      </w:pPr>
    </w:p>
    <w:p w14:paraId="6E41EB6E" w14:textId="77777777" w:rsidR="00695276" w:rsidRDefault="00695276">
      <w:pPr>
        <w:spacing w:after="0" w:line="360" w:lineRule="auto"/>
        <w:ind w:firstLine="709"/>
        <w:jc w:val="both"/>
        <w:rPr>
          <w:ins w:id="53" w:author="EMRAH COLAK" w:date="2015-07-30T10:10:00Z"/>
          <w:rFonts w:ascii="Times New Roman" w:hAnsi="Times New Roman"/>
          <w:sz w:val="24"/>
          <w:szCs w:val="24"/>
        </w:rPr>
        <w:pPrChange w:id="54" w:author="EMRAH COLAK" w:date="2015-07-30T10:11:00Z">
          <w:pPr>
            <w:spacing w:before="240" w:after="240" w:line="360" w:lineRule="auto"/>
            <w:ind w:firstLine="851"/>
            <w:jc w:val="both"/>
          </w:pPr>
        </w:pPrChange>
      </w:pPr>
      <w:r w:rsidRPr="00D0554D">
        <w:rPr>
          <w:rFonts w:ascii="Times New Roman" w:hAnsi="Times New Roman"/>
          <w:sz w:val="24"/>
          <w:szCs w:val="24"/>
        </w:rPr>
        <w:t xml:space="preserve">Birinci </w:t>
      </w:r>
      <w:r w:rsidR="00311D0A" w:rsidRPr="00D0554D">
        <w:rPr>
          <w:rFonts w:ascii="Times New Roman" w:hAnsi="Times New Roman"/>
          <w:sz w:val="24"/>
          <w:szCs w:val="24"/>
        </w:rPr>
        <w:t>bölümde</w:t>
      </w:r>
      <w:r w:rsidRPr="00D0554D">
        <w:rPr>
          <w:rFonts w:ascii="Times New Roman" w:hAnsi="Times New Roman"/>
          <w:sz w:val="24"/>
          <w:szCs w:val="24"/>
        </w:rPr>
        <w:t xml:space="preserve"> Sosyal Güvenlik Kurumu bilgi işlem ağı ve altyapısı,</w:t>
      </w:r>
      <w:r w:rsidR="00527BAB">
        <w:rPr>
          <w:rFonts w:ascii="Times New Roman" w:hAnsi="Times New Roman"/>
          <w:sz w:val="24"/>
          <w:szCs w:val="24"/>
        </w:rPr>
        <w:t xml:space="preserve"> ince istemcinin temeli olan</w:t>
      </w:r>
      <w:r w:rsidRPr="00D0554D">
        <w:rPr>
          <w:rFonts w:ascii="Times New Roman" w:hAnsi="Times New Roman"/>
          <w:sz w:val="24"/>
          <w:szCs w:val="24"/>
        </w:rPr>
        <w:t xml:space="preserve"> sanallaştırma kavramanın tarihçesinden, kurum veri merkezlerinden ve </w:t>
      </w:r>
      <w:r w:rsidR="00054D86">
        <w:rPr>
          <w:rFonts w:ascii="Times New Roman" w:hAnsi="Times New Roman"/>
          <w:sz w:val="24"/>
          <w:szCs w:val="24"/>
        </w:rPr>
        <w:t>hali hazırda yürütüyor olunan</w:t>
      </w:r>
      <w:r w:rsidRPr="00D0554D">
        <w:rPr>
          <w:rFonts w:ascii="Times New Roman" w:hAnsi="Times New Roman"/>
          <w:sz w:val="24"/>
          <w:szCs w:val="24"/>
        </w:rPr>
        <w:t xml:space="preserve"> projelerden bahsedilecektir.</w:t>
      </w:r>
      <w:r w:rsidR="00712891" w:rsidRPr="00D0554D">
        <w:rPr>
          <w:rFonts w:ascii="Times New Roman" w:hAnsi="Times New Roman"/>
          <w:sz w:val="24"/>
          <w:szCs w:val="24"/>
        </w:rPr>
        <w:t xml:space="preserve"> Ayrıca diğer sanallaştırma yöntemleri olan;</w:t>
      </w:r>
      <w:r w:rsidR="00E47F6B" w:rsidRPr="00D0554D">
        <w:rPr>
          <w:rFonts w:ascii="Times New Roman" w:hAnsi="Times New Roman"/>
          <w:sz w:val="24"/>
          <w:szCs w:val="24"/>
        </w:rPr>
        <w:t xml:space="preserve"> sunucu sanallaştırma,</w:t>
      </w:r>
      <w:r w:rsidR="00712891" w:rsidRPr="00D0554D">
        <w:rPr>
          <w:rFonts w:ascii="Times New Roman" w:hAnsi="Times New Roman"/>
          <w:sz w:val="24"/>
          <w:szCs w:val="24"/>
        </w:rPr>
        <w:t xml:space="preserve"> masaüstü sanallaştırma, uygulama sanallaştırma, veri depolama sanallaştırma, </w:t>
      </w:r>
      <w:r w:rsidR="00E47F6B" w:rsidRPr="00D0554D">
        <w:rPr>
          <w:rFonts w:ascii="Times New Roman" w:hAnsi="Times New Roman"/>
          <w:sz w:val="24"/>
          <w:szCs w:val="24"/>
        </w:rPr>
        <w:t>ağ</w:t>
      </w:r>
      <w:r w:rsidR="00712891" w:rsidRPr="00D0554D">
        <w:rPr>
          <w:rFonts w:ascii="Times New Roman" w:hAnsi="Times New Roman"/>
          <w:sz w:val="24"/>
          <w:szCs w:val="24"/>
        </w:rPr>
        <w:t xml:space="preserve"> sanallaştırma, </w:t>
      </w:r>
      <w:r w:rsidR="00E47F6B" w:rsidRPr="00D0554D">
        <w:rPr>
          <w:rFonts w:ascii="Times New Roman" w:hAnsi="Times New Roman"/>
          <w:sz w:val="24"/>
          <w:szCs w:val="24"/>
        </w:rPr>
        <w:t>veri ve veritabanı</w:t>
      </w:r>
      <w:r w:rsidR="00712891" w:rsidRPr="00D0554D">
        <w:rPr>
          <w:rFonts w:ascii="Times New Roman" w:hAnsi="Times New Roman"/>
          <w:sz w:val="24"/>
          <w:szCs w:val="24"/>
        </w:rPr>
        <w:t xml:space="preserve"> sanallaştırma</w:t>
      </w:r>
      <w:r w:rsidR="00F520D2" w:rsidRPr="00D0554D">
        <w:rPr>
          <w:rFonts w:ascii="Times New Roman" w:hAnsi="Times New Roman"/>
          <w:sz w:val="24"/>
          <w:szCs w:val="24"/>
        </w:rPr>
        <w:t>, bellek sanallaştırma</w:t>
      </w:r>
      <w:r w:rsidR="00712891" w:rsidRPr="00D0554D">
        <w:rPr>
          <w:rFonts w:ascii="Times New Roman" w:hAnsi="Times New Roman"/>
          <w:sz w:val="24"/>
          <w:szCs w:val="24"/>
        </w:rPr>
        <w:t xml:space="preserve"> gibi sanallaştırma türleri detaylı bir şekilde incelenecektir.</w:t>
      </w:r>
    </w:p>
    <w:p w14:paraId="48B598C3" w14:textId="77777777" w:rsidR="001A5558" w:rsidRPr="00D0554D" w:rsidRDefault="001A5558">
      <w:pPr>
        <w:spacing w:after="0" w:line="360" w:lineRule="auto"/>
        <w:ind w:firstLine="709"/>
        <w:jc w:val="both"/>
        <w:rPr>
          <w:rFonts w:ascii="Times New Roman" w:hAnsi="Times New Roman"/>
          <w:sz w:val="24"/>
          <w:szCs w:val="24"/>
        </w:rPr>
        <w:pPrChange w:id="55" w:author="EMRAH COLAK" w:date="2015-07-30T10:11:00Z">
          <w:pPr>
            <w:spacing w:before="240" w:after="240" w:line="360" w:lineRule="auto"/>
            <w:ind w:firstLine="851"/>
            <w:jc w:val="both"/>
          </w:pPr>
        </w:pPrChange>
      </w:pPr>
    </w:p>
    <w:p w14:paraId="71F1D983" w14:textId="1F823D16" w:rsidR="00695276" w:rsidRDefault="00311D0A">
      <w:pPr>
        <w:spacing w:after="0" w:line="360" w:lineRule="auto"/>
        <w:ind w:firstLine="709"/>
        <w:jc w:val="both"/>
        <w:rPr>
          <w:ins w:id="56" w:author="EMRAH COLAK" w:date="2015-07-30T10:11:00Z"/>
          <w:rFonts w:ascii="Times New Roman" w:hAnsi="Times New Roman"/>
          <w:sz w:val="24"/>
          <w:szCs w:val="24"/>
        </w:rPr>
        <w:pPrChange w:id="57" w:author="EMRAH COLAK" w:date="2015-07-30T10:11:00Z">
          <w:pPr>
            <w:spacing w:before="240" w:after="240" w:line="360" w:lineRule="auto"/>
            <w:ind w:firstLine="851"/>
            <w:jc w:val="both"/>
          </w:pPr>
        </w:pPrChange>
      </w:pPr>
      <w:r w:rsidRPr="00D0554D">
        <w:rPr>
          <w:rFonts w:ascii="Times New Roman" w:hAnsi="Times New Roman"/>
          <w:sz w:val="24"/>
          <w:szCs w:val="24"/>
        </w:rPr>
        <w:t xml:space="preserve"> İkinci bölümde</w:t>
      </w:r>
      <w:r w:rsidR="00695276" w:rsidRPr="00D0554D">
        <w:rPr>
          <w:rFonts w:ascii="Times New Roman" w:hAnsi="Times New Roman"/>
          <w:sz w:val="24"/>
          <w:szCs w:val="24"/>
        </w:rPr>
        <w:t xml:space="preserve"> ise </w:t>
      </w:r>
      <w:r w:rsidR="00F520D2" w:rsidRPr="00D0554D">
        <w:rPr>
          <w:rFonts w:ascii="Times New Roman" w:hAnsi="Times New Roman"/>
          <w:sz w:val="24"/>
          <w:szCs w:val="24"/>
        </w:rPr>
        <w:t xml:space="preserve">ince istemcinin ne olduğu, mimarisi, uygulama alanları ve </w:t>
      </w:r>
      <w:r w:rsidR="00695276" w:rsidRPr="00D0554D">
        <w:rPr>
          <w:rFonts w:ascii="Times New Roman" w:hAnsi="Times New Roman"/>
          <w:sz w:val="24"/>
          <w:szCs w:val="24"/>
        </w:rPr>
        <w:t>ince istemci ile sanallaştırma modeli uygulanırken, hangi hususlara dikkat edilmesi gerektiği açıklan</w:t>
      </w:r>
      <w:ins w:id="58" w:author="EMRAH COLAK" w:date="2015-07-30T09:09:00Z">
        <w:r w:rsidR="00106230">
          <w:rPr>
            <w:rFonts w:ascii="Times New Roman" w:hAnsi="Times New Roman"/>
            <w:sz w:val="24"/>
            <w:szCs w:val="24"/>
          </w:rPr>
          <w:t>mış</w:t>
        </w:r>
      </w:ins>
      <w:del w:id="59" w:author="EMRAH COLAK" w:date="2015-07-30T09:09:00Z">
        <w:r w:rsidR="00695276" w:rsidRPr="00D0554D" w:rsidDel="00106230">
          <w:rPr>
            <w:rFonts w:ascii="Times New Roman" w:hAnsi="Times New Roman"/>
            <w:sz w:val="24"/>
            <w:szCs w:val="24"/>
          </w:rPr>
          <w:delText>acak</w:delText>
        </w:r>
      </w:del>
      <w:r w:rsidR="00695276" w:rsidRPr="00D0554D">
        <w:rPr>
          <w:rFonts w:ascii="Times New Roman" w:hAnsi="Times New Roman"/>
          <w:sz w:val="24"/>
          <w:szCs w:val="24"/>
        </w:rPr>
        <w:t xml:space="preserve">tır. </w:t>
      </w:r>
      <w:r w:rsidR="00BD2658">
        <w:rPr>
          <w:rFonts w:ascii="Times New Roman" w:hAnsi="Times New Roman"/>
          <w:sz w:val="24"/>
          <w:szCs w:val="24"/>
        </w:rPr>
        <w:t>Ayrıca ince istemcinin geleneksel masaüstü bilgisayarlardan mantıksal farkı ve ince istemciye geçiş süreci de yine bu bölümde incelenecektir.</w:t>
      </w:r>
    </w:p>
    <w:p w14:paraId="2D33934F" w14:textId="77777777" w:rsidR="001A5558" w:rsidRPr="00D0554D" w:rsidRDefault="001A5558">
      <w:pPr>
        <w:spacing w:after="0" w:line="360" w:lineRule="auto"/>
        <w:ind w:firstLine="709"/>
        <w:jc w:val="both"/>
        <w:rPr>
          <w:rFonts w:ascii="Times New Roman" w:hAnsi="Times New Roman"/>
          <w:sz w:val="24"/>
          <w:szCs w:val="24"/>
        </w:rPr>
        <w:pPrChange w:id="60" w:author="EMRAH COLAK" w:date="2015-07-30T10:11:00Z">
          <w:pPr>
            <w:spacing w:before="240" w:after="240" w:line="360" w:lineRule="auto"/>
            <w:ind w:firstLine="851"/>
            <w:jc w:val="both"/>
          </w:pPr>
        </w:pPrChange>
      </w:pPr>
    </w:p>
    <w:p w14:paraId="66326ED9" w14:textId="560070A6" w:rsidR="00BD2658" w:rsidRPr="00D0554D" w:rsidRDefault="00695276">
      <w:pPr>
        <w:spacing w:after="0" w:line="360" w:lineRule="auto"/>
        <w:ind w:firstLine="709"/>
        <w:jc w:val="both"/>
        <w:rPr>
          <w:rFonts w:ascii="Times New Roman" w:hAnsi="Times New Roman"/>
          <w:sz w:val="24"/>
          <w:szCs w:val="24"/>
        </w:rPr>
        <w:pPrChange w:id="61" w:author="EMRAH COLAK" w:date="2015-07-30T10:11:00Z">
          <w:pPr>
            <w:spacing w:before="240" w:after="240" w:line="360" w:lineRule="auto"/>
            <w:ind w:firstLine="851"/>
            <w:jc w:val="both"/>
          </w:pPr>
        </w:pPrChange>
      </w:pPr>
      <w:r w:rsidRPr="00D0554D">
        <w:rPr>
          <w:rFonts w:ascii="Times New Roman" w:hAnsi="Times New Roman"/>
          <w:sz w:val="24"/>
          <w:szCs w:val="24"/>
        </w:rPr>
        <w:t>Son bölümde ise ince istemci teknolojisi kullanılarak</w:t>
      </w:r>
      <w:r w:rsidR="00311D0A" w:rsidRPr="00D0554D">
        <w:rPr>
          <w:rFonts w:ascii="Times New Roman" w:hAnsi="Times New Roman"/>
          <w:sz w:val="24"/>
          <w:szCs w:val="24"/>
        </w:rPr>
        <w:t xml:space="preserve"> taşralarda </w:t>
      </w:r>
      <w:r w:rsidRPr="00D0554D">
        <w:rPr>
          <w:rFonts w:ascii="Times New Roman" w:hAnsi="Times New Roman"/>
          <w:sz w:val="24"/>
          <w:szCs w:val="24"/>
        </w:rPr>
        <w:t xml:space="preserve">sanallaştırmaya </w:t>
      </w:r>
      <w:r w:rsidR="00F520D2" w:rsidRPr="00D0554D">
        <w:rPr>
          <w:rFonts w:ascii="Times New Roman" w:hAnsi="Times New Roman"/>
          <w:sz w:val="24"/>
          <w:szCs w:val="24"/>
        </w:rPr>
        <w:t>geçiş sonucu</w:t>
      </w:r>
      <w:r w:rsidR="00712891" w:rsidRPr="00D0554D">
        <w:rPr>
          <w:rFonts w:ascii="Times New Roman" w:hAnsi="Times New Roman"/>
          <w:sz w:val="24"/>
          <w:szCs w:val="24"/>
        </w:rPr>
        <w:t xml:space="preserve"> elde edilebilecek faydalar</w:t>
      </w:r>
      <w:r w:rsidR="00F520D2" w:rsidRPr="00D0554D">
        <w:rPr>
          <w:rFonts w:ascii="Times New Roman" w:hAnsi="Times New Roman"/>
          <w:sz w:val="24"/>
          <w:szCs w:val="24"/>
        </w:rPr>
        <w:t xml:space="preserve"> ve geçiş süreci</w:t>
      </w:r>
      <w:r w:rsidR="00712891" w:rsidRPr="00D0554D">
        <w:rPr>
          <w:rFonts w:ascii="Times New Roman" w:hAnsi="Times New Roman"/>
          <w:sz w:val="24"/>
          <w:szCs w:val="24"/>
        </w:rPr>
        <w:t xml:space="preserve"> </w:t>
      </w:r>
      <w:r w:rsidRPr="00D0554D">
        <w:rPr>
          <w:rFonts w:ascii="Times New Roman" w:hAnsi="Times New Roman"/>
          <w:sz w:val="24"/>
          <w:szCs w:val="24"/>
        </w:rPr>
        <w:t>anlatıl</w:t>
      </w:r>
      <w:ins w:id="62" w:author="EMRAH COLAK" w:date="2015-07-30T09:09:00Z">
        <w:r w:rsidR="00106230">
          <w:rPr>
            <w:rFonts w:ascii="Times New Roman" w:hAnsi="Times New Roman"/>
            <w:sz w:val="24"/>
            <w:szCs w:val="24"/>
          </w:rPr>
          <w:t>mış</w:t>
        </w:r>
      </w:ins>
      <w:del w:id="63" w:author="EMRAH COLAK" w:date="2015-07-30T09:09:00Z">
        <w:r w:rsidRPr="00D0554D" w:rsidDel="00106230">
          <w:rPr>
            <w:rFonts w:ascii="Times New Roman" w:hAnsi="Times New Roman"/>
            <w:sz w:val="24"/>
            <w:szCs w:val="24"/>
          </w:rPr>
          <w:delText>acak</w:delText>
        </w:r>
      </w:del>
      <w:r w:rsidRPr="00D0554D">
        <w:rPr>
          <w:rFonts w:ascii="Times New Roman" w:hAnsi="Times New Roman"/>
          <w:sz w:val="24"/>
          <w:szCs w:val="24"/>
        </w:rPr>
        <w:t>tır.</w:t>
      </w:r>
      <w:ins w:id="64" w:author="EMRAH COLAK" w:date="2015-07-29T12:45:00Z">
        <w:r w:rsidR="00C85C9D">
          <w:rPr>
            <w:rFonts w:ascii="Times New Roman" w:hAnsi="Times New Roman"/>
            <w:sz w:val="24"/>
            <w:szCs w:val="24"/>
          </w:rPr>
          <w:t xml:space="preserve"> </w:t>
        </w:r>
      </w:ins>
      <w:r w:rsidRPr="00D0554D">
        <w:rPr>
          <w:rFonts w:ascii="Times New Roman" w:hAnsi="Times New Roman"/>
          <w:sz w:val="24"/>
          <w:szCs w:val="24"/>
        </w:rPr>
        <w:t xml:space="preserve"> </w:t>
      </w:r>
      <w:r w:rsidR="00311D0A" w:rsidRPr="00D0554D">
        <w:rPr>
          <w:rFonts w:ascii="Times New Roman" w:hAnsi="Times New Roman"/>
          <w:sz w:val="24"/>
          <w:szCs w:val="24"/>
        </w:rPr>
        <w:t>Yapıl</w:t>
      </w:r>
      <w:ins w:id="65" w:author="EMRAH COLAK" w:date="2015-07-30T09:09:00Z">
        <w:r w:rsidR="00106230">
          <w:rPr>
            <w:rFonts w:ascii="Times New Roman" w:hAnsi="Times New Roman"/>
            <w:sz w:val="24"/>
            <w:szCs w:val="24"/>
          </w:rPr>
          <w:t>ması düşünülen</w:t>
        </w:r>
      </w:ins>
      <w:del w:id="66" w:author="EMRAH COLAK" w:date="2015-07-30T09:09:00Z">
        <w:r w:rsidR="00311D0A" w:rsidRPr="00D0554D" w:rsidDel="00106230">
          <w:rPr>
            <w:rFonts w:ascii="Times New Roman" w:hAnsi="Times New Roman"/>
            <w:sz w:val="24"/>
            <w:szCs w:val="24"/>
          </w:rPr>
          <w:delText>acak</w:delText>
        </w:r>
      </w:del>
      <w:r w:rsidR="00311D0A" w:rsidRPr="00D0554D">
        <w:rPr>
          <w:rFonts w:ascii="Times New Roman" w:hAnsi="Times New Roman"/>
          <w:sz w:val="24"/>
          <w:szCs w:val="24"/>
        </w:rPr>
        <w:t xml:space="preserve"> yeni sanallaştırma teknolojisinin Sosyal Güvenlik Kurumu’na olası getirileri riskleri ve götürüleri üzerinde durul</w:t>
      </w:r>
      <w:ins w:id="67" w:author="EMRAH COLAK" w:date="2015-07-30T09:09:00Z">
        <w:r w:rsidR="00106230">
          <w:rPr>
            <w:rFonts w:ascii="Times New Roman" w:hAnsi="Times New Roman"/>
            <w:sz w:val="24"/>
            <w:szCs w:val="24"/>
          </w:rPr>
          <w:t>muş</w:t>
        </w:r>
      </w:ins>
      <w:del w:id="68" w:author="EMRAH COLAK" w:date="2015-07-30T09:09:00Z">
        <w:r w:rsidR="00311D0A" w:rsidRPr="00D0554D" w:rsidDel="00106230">
          <w:rPr>
            <w:rFonts w:ascii="Times New Roman" w:hAnsi="Times New Roman"/>
            <w:sz w:val="24"/>
            <w:szCs w:val="24"/>
          </w:rPr>
          <w:delText>acak</w:delText>
        </w:r>
      </w:del>
      <w:r w:rsidR="00311D0A" w:rsidRPr="00D0554D">
        <w:rPr>
          <w:rFonts w:ascii="Times New Roman" w:hAnsi="Times New Roman"/>
          <w:sz w:val="24"/>
          <w:szCs w:val="24"/>
        </w:rPr>
        <w:t>t</w:t>
      </w:r>
      <w:ins w:id="69" w:author="EMRAH COLAK" w:date="2015-07-30T09:09:00Z">
        <w:r w:rsidR="00106230">
          <w:rPr>
            <w:rFonts w:ascii="Times New Roman" w:hAnsi="Times New Roman"/>
            <w:sz w:val="24"/>
            <w:szCs w:val="24"/>
          </w:rPr>
          <w:t>u</w:t>
        </w:r>
      </w:ins>
      <w:del w:id="70" w:author="EMRAH COLAK" w:date="2015-07-30T09:09:00Z">
        <w:r w:rsidR="00311D0A" w:rsidRPr="00D0554D" w:rsidDel="00106230">
          <w:rPr>
            <w:rFonts w:ascii="Times New Roman" w:hAnsi="Times New Roman"/>
            <w:sz w:val="24"/>
            <w:szCs w:val="24"/>
          </w:rPr>
          <w:delText>ı</w:delText>
        </w:r>
      </w:del>
      <w:r w:rsidR="00311D0A" w:rsidRPr="00D0554D">
        <w:rPr>
          <w:rFonts w:ascii="Times New Roman" w:hAnsi="Times New Roman"/>
          <w:sz w:val="24"/>
          <w:szCs w:val="24"/>
        </w:rPr>
        <w:t>r</w:t>
      </w:r>
      <w:del w:id="71" w:author="EMRAH COLAK" w:date="2015-07-30T09:10:00Z">
        <w:r w:rsidR="00311D0A" w:rsidRPr="00D0554D" w:rsidDel="00106230">
          <w:rPr>
            <w:rFonts w:ascii="Times New Roman" w:hAnsi="Times New Roman"/>
            <w:sz w:val="24"/>
            <w:szCs w:val="24"/>
          </w:rPr>
          <w:delText>.</w:delText>
        </w:r>
        <w:r w:rsidR="00BD2658" w:rsidRPr="00BD2658" w:rsidDel="00106230">
          <w:rPr>
            <w:rFonts w:ascii="Times New Roman" w:hAnsi="Times New Roman"/>
            <w:sz w:val="24"/>
            <w:szCs w:val="24"/>
          </w:rPr>
          <w:delText xml:space="preserve"> </w:delText>
        </w:r>
      </w:del>
      <w:del w:id="72" w:author="EMRAH COLAK" w:date="2015-07-30T14:58:00Z">
        <w:r w:rsidR="00BD2658" w:rsidRPr="00D0554D" w:rsidDel="00275249">
          <w:rPr>
            <w:rFonts w:ascii="Times New Roman" w:hAnsi="Times New Roman"/>
            <w:sz w:val="24"/>
            <w:szCs w:val="24"/>
          </w:rPr>
          <w:delText xml:space="preserve">Ayrıca ince istemci teknolojisi kullanılarak oluşturulan sanallaştırmanın ne gibi güvenlik getirileri </w:delText>
        </w:r>
      </w:del>
      <w:del w:id="73" w:author="EMRAH COLAK" w:date="2015-07-30T09:10:00Z">
        <w:r w:rsidR="00BD2658" w:rsidRPr="00D0554D" w:rsidDel="00106230">
          <w:rPr>
            <w:rFonts w:ascii="Times New Roman" w:hAnsi="Times New Roman"/>
            <w:sz w:val="24"/>
            <w:szCs w:val="24"/>
          </w:rPr>
          <w:delText xml:space="preserve">olacağı </w:delText>
        </w:r>
      </w:del>
      <w:del w:id="74" w:author="EMRAH COLAK" w:date="2015-07-30T14:58:00Z">
        <w:r w:rsidR="00BD2658" w:rsidRPr="00D0554D" w:rsidDel="00275249">
          <w:rPr>
            <w:rFonts w:ascii="Times New Roman" w:hAnsi="Times New Roman"/>
            <w:sz w:val="24"/>
            <w:szCs w:val="24"/>
          </w:rPr>
          <w:delText xml:space="preserve">ve enerji verimliliği açısından (otuz bin kullanıcılı üç yüz ayrı ve uzak lokasyonda bulunan bir kurumda) ne gibi getirileri </w:delText>
        </w:r>
      </w:del>
      <w:del w:id="75" w:author="EMRAH COLAK" w:date="2015-07-30T09:10:00Z">
        <w:r w:rsidR="00BD2658" w:rsidRPr="00D0554D" w:rsidDel="00106230">
          <w:rPr>
            <w:rFonts w:ascii="Times New Roman" w:hAnsi="Times New Roman"/>
            <w:sz w:val="24"/>
            <w:szCs w:val="24"/>
          </w:rPr>
          <w:delText xml:space="preserve">olacağı </w:delText>
        </w:r>
      </w:del>
      <w:del w:id="76" w:author="EMRAH COLAK" w:date="2015-07-30T14:58:00Z">
        <w:r w:rsidR="00BD2658" w:rsidRPr="00D0554D" w:rsidDel="00275249">
          <w:rPr>
            <w:rFonts w:ascii="Times New Roman" w:hAnsi="Times New Roman"/>
            <w:sz w:val="24"/>
            <w:szCs w:val="24"/>
          </w:rPr>
          <w:delText xml:space="preserve">da bu bölümde </w:delText>
        </w:r>
      </w:del>
      <w:del w:id="77" w:author="EMRAH COLAK" w:date="2015-07-30T09:10:00Z">
        <w:r w:rsidR="00BD2658" w:rsidRPr="00D0554D" w:rsidDel="00106230">
          <w:rPr>
            <w:rFonts w:ascii="Times New Roman" w:hAnsi="Times New Roman"/>
            <w:sz w:val="24"/>
            <w:szCs w:val="24"/>
          </w:rPr>
          <w:delText>anlatılacaktır</w:delText>
        </w:r>
      </w:del>
      <w:del w:id="78" w:author="EMRAH COLAK" w:date="2015-07-30T14:58:00Z">
        <w:r w:rsidR="00BD2658" w:rsidRPr="00D0554D" w:rsidDel="00275249">
          <w:rPr>
            <w:rFonts w:ascii="Times New Roman" w:hAnsi="Times New Roman"/>
            <w:sz w:val="24"/>
            <w:szCs w:val="24"/>
          </w:rPr>
          <w:delText xml:space="preserve">. </w:delText>
        </w:r>
      </w:del>
      <w:ins w:id="79" w:author="EMRAH COLAK" w:date="2015-07-30T14:58:00Z">
        <w:r w:rsidR="00275249">
          <w:rPr>
            <w:rFonts w:ascii="Times New Roman" w:hAnsi="Times New Roman"/>
            <w:sz w:val="24"/>
            <w:szCs w:val="24"/>
          </w:rPr>
          <w:t xml:space="preserve">. </w:t>
        </w:r>
        <w:r w:rsidR="00275249" w:rsidRPr="00D0554D">
          <w:rPr>
            <w:rFonts w:ascii="Times New Roman" w:hAnsi="Times New Roman"/>
            <w:sz w:val="24"/>
            <w:szCs w:val="24"/>
          </w:rPr>
          <w:t>Ayrıca ince istemci teknolojisi kullanılarak oluşturulan sanallaştırmanın ne gibi güvenlik getirileri ol</w:t>
        </w:r>
        <w:r w:rsidR="00275249">
          <w:rPr>
            <w:rFonts w:ascii="Times New Roman" w:hAnsi="Times New Roman"/>
            <w:sz w:val="24"/>
            <w:szCs w:val="24"/>
          </w:rPr>
          <w:t>duğu</w:t>
        </w:r>
        <w:r w:rsidR="00275249" w:rsidRPr="00D0554D">
          <w:rPr>
            <w:rFonts w:ascii="Times New Roman" w:hAnsi="Times New Roman"/>
            <w:sz w:val="24"/>
            <w:szCs w:val="24"/>
          </w:rPr>
          <w:t xml:space="preserve"> ve enerji verimliliği açısından (otuz bin kullanıcılı üç yüz ayrı ve uzak lokasyonda bulunan bir kurumda) ne gibi getirileri ol</w:t>
        </w:r>
        <w:r w:rsidR="00275249">
          <w:rPr>
            <w:rFonts w:ascii="Times New Roman" w:hAnsi="Times New Roman"/>
            <w:sz w:val="24"/>
            <w:szCs w:val="24"/>
          </w:rPr>
          <w:t>duğu</w:t>
        </w:r>
        <w:r w:rsidR="00275249" w:rsidRPr="00D0554D">
          <w:rPr>
            <w:rFonts w:ascii="Times New Roman" w:hAnsi="Times New Roman"/>
            <w:sz w:val="24"/>
            <w:szCs w:val="24"/>
          </w:rPr>
          <w:t xml:space="preserve"> da bu bölümde anlatıl</w:t>
        </w:r>
        <w:r w:rsidR="00275249">
          <w:rPr>
            <w:rFonts w:ascii="Times New Roman" w:hAnsi="Times New Roman"/>
            <w:sz w:val="24"/>
            <w:szCs w:val="24"/>
          </w:rPr>
          <w:t>mış</w:t>
        </w:r>
        <w:r w:rsidR="00275249" w:rsidRPr="00D0554D">
          <w:rPr>
            <w:rFonts w:ascii="Times New Roman" w:hAnsi="Times New Roman"/>
            <w:sz w:val="24"/>
            <w:szCs w:val="24"/>
          </w:rPr>
          <w:t xml:space="preserve">tır. </w:t>
        </w:r>
      </w:ins>
      <w:r w:rsidR="00BD2658" w:rsidRPr="00D0554D">
        <w:rPr>
          <w:rFonts w:ascii="Times New Roman" w:hAnsi="Times New Roman"/>
          <w:sz w:val="24"/>
          <w:szCs w:val="24"/>
        </w:rPr>
        <w:t xml:space="preserve">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37D36934" w14:textId="77777777" w:rsidR="006B4FBB" w:rsidRDefault="006B4FBB">
      <w:pPr>
        <w:pStyle w:val="Balk1"/>
      </w:pPr>
      <w:bookmarkStart w:id="80" w:name="_Toc425946739"/>
      <w:r>
        <w:lastRenderedPageBreak/>
        <w:t>İÇİNDEKİLER</w:t>
      </w:r>
      <w:bookmarkEnd w:id="80"/>
    </w:p>
    <w:p w14:paraId="74D4D108" w14:textId="6D4AA940" w:rsidR="00480F45" w:rsidRDefault="006B4FBB">
      <w:pPr>
        <w:pStyle w:val="T1"/>
        <w:rPr>
          <w:ins w:id="81" w:author="EMRAH COLAK" w:date="2015-07-29T15:23:00Z"/>
          <w:rFonts w:asciiTheme="minorHAnsi" w:eastAsiaTheme="minorEastAsia" w:hAnsiTheme="minorHAnsi" w:cstheme="minorBidi"/>
          <w:b w:val="0"/>
          <w:bCs w:val="0"/>
          <w:sz w:val="22"/>
          <w:szCs w:val="22"/>
        </w:rPr>
      </w:pPr>
      <w:r w:rsidRPr="006B4FBB">
        <w:rPr>
          <w:rFonts w:eastAsia="Calibri"/>
        </w:rPr>
        <w:fldChar w:fldCharType="begin"/>
      </w:r>
      <w:r w:rsidRPr="006B4FBB">
        <w:rPr>
          <w:rFonts w:eastAsia="Calibri"/>
        </w:rPr>
        <w:instrText xml:space="preserve"> TOC \o "1-4" \h \z \u </w:instrText>
      </w:r>
      <w:r w:rsidRPr="006B4FBB">
        <w:rPr>
          <w:rFonts w:eastAsia="Calibri"/>
        </w:rPr>
        <w:fldChar w:fldCharType="separate"/>
      </w:r>
      <w:ins w:id="82" w:author="EMRAH COLAK" w:date="2015-07-29T15:23:00Z">
        <w:r w:rsidR="00480F45" w:rsidRPr="0001193B">
          <w:rPr>
            <w:rStyle w:val="Kpr"/>
          </w:rPr>
          <w:fldChar w:fldCharType="begin"/>
        </w:r>
        <w:r w:rsidR="00480F45" w:rsidRPr="0001193B">
          <w:rPr>
            <w:rStyle w:val="Kpr"/>
          </w:rPr>
          <w:instrText xml:space="preserve"> </w:instrText>
        </w:r>
        <w:r w:rsidR="00480F45">
          <w:instrText>HYPERLINK \l "_Toc425946734"</w:instrText>
        </w:r>
        <w:r w:rsidR="00480F45" w:rsidRPr="0001193B">
          <w:rPr>
            <w:rStyle w:val="Kpr"/>
          </w:rPr>
          <w:instrText xml:space="preserve"> </w:instrText>
        </w:r>
        <w:r w:rsidR="00480F45" w:rsidRPr="0001193B">
          <w:rPr>
            <w:rStyle w:val="Kpr"/>
          </w:rPr>
          <w:fldChar w:fldCharType="separate"/>
        </w:r>
        <w:r w:rsidR="00480F45" w:rsidRPr="0001193B">
          <w:rPr>
            <w:rStyle w:val="Kpr"/>
          </w:rPr>
          <w:t>TEŞEKKÜR</w:t>
        </w:r>
        <w:r w:rsidR="00480F45">
          <w:rPr>
            <w:webHidden/>
          </w:rPr>
          <w:tab/>
        </w:r>
        <w:r w:rsidR="00480F45">
          <w:rPr>
            <w:webHidden/>
          </w:rPr>
          <w:fldChar w:fldCharType="begin"/>
        </w:r>
        <w:r w:rsidR="00480F45">
          <w:rPr>
            <w:webHidden/>
          </w:rPr>
          <w:instrText xml:space="preserve"> PAGEREF _Toc425946734 \h </w:instrText>
        </w:r>
      </w:ins>
      <w:r w:rsidR="00480F45">
        <w:rPr>
          <w:webHidden/>
        </w:rPr>
      </w:r>
      <w:r w:rsidR="00480F45">
        <w:rPr>
          <w:webHidden/>
        </w:rPr>
        <w:fldChar w:fldCharType="separate"/>
      </w:r>
      <w:ins w:id="83" w:author="EMRAH COLAK" w:date="2015-07-29T15:23:00Z">
        <w:r w:rsidR="00480F45">
          <w:rPr>
            <w:webHidden/>
          </w:rPr>
          <w:t>i</w:t>
        </w:r>
        <w:r w:rsidR="00480F45">
          <w:rPr>
            <w:webHidden/>
          </w:rPr>
          <w:fldChar w:fldCharType="end"/>
        </w:r>
        <w:r w:rsidR="00480F45" w:rsidRPr="0001193B">
          <w:rPr>
            <w:rStyle w:val="Kpr"/>
          </w:rPr>
          <w:fldChar w:fldCharType="end"/>
        </w:r>
      </w:ins>
    </w:p>
    <w:p w14:paraId="23641F06" w14:textId="644BF508" w:rsidR="00480F45" w:rsidRDefault="00480F45">
      <w:pPr>
        <w:pStyle w:val="T1"/>
        <w:rPr>
          <w:ins w:id="84" w:author="EMRAH COLAK" w:date="2015-07-29T15:23:00Z"/>
          <w:rFonts w:asciiTheme="minorHAnsi" w:eastAsiaTheme="minorEastAsia" w:hAnsiTheme="minorHAnsi" w:cstheme="minorBidi"/>
          <w:b w:val="0"/>
          <w:bCs w:val="0"/>
          <w:sz w:val="22"/>
          <w:szCs w:val="22"/>
        </w:rPr>
      </w:pPr>
      <w:ins w:id="85" w:author="EMRAH COLAK" w:date="2015-07-29T15:23:00Z">
        <w:r w:rsidRPr="0001193B">
          <w:rPr>
            <w:rStyle w:val="Kpr"/>
          </w:rPr>
          <w:fldChar w:fldCharType="begin"/>
        </w:r>
        <w:r w:rsidRPr="0001193B">
          <w:rPr>
            <w:rStyle w:val="Kpr"/>
          </w:rPr>
          <w:instrText xml:space="preserve"> </w:instrText>
        </w:r>
        <w:r>
          <w:instrText>HYPERLINK \l "_Toc425946735"</w:instrText>
        </w:r>
        <w:r w:rsidRPr="0001193B">
          <w:rPr>
            <w:rStyle w:val="Kpr"/>
          </w:rPr>
          <w:instrText xml:space="preserve"> </w:instrText>
        </w:r>
        <w:r w:rsidRPr="0001193B">
          <w:rPr>
            <w:rStyle w:val="Kpr"/>
          </w:rPr>
          <w:fldChar w:fldCharType="separate"/>
        </w:r>
        <w:r w:rsidRPr="0001193B">
          <w:rPr>
            <w:rStyle w:val="Kpr"/>
          </w:rPr>
          <w:t>BEYAN</w:t>
        </w:r>
        <w:r>
          <w:rPr>
            <w:webHidden/>
          </w:rPr>
          <w:tab/>
        </w:r>
        <w:r>
          <w:rPr>
            <w:webHidden/>
          </w:rPr>
          <w:fldChar w:fldCharType="begin"/>
        </w:r>
        <w:r>
          <w:rPr>
            <w:webHidden/>
          </w:rPr>
          <w:instrText xml:space="preserve"> PAGEREF _Toc425946735 \h </w:instrText>
        </w:r>
      </w:ins>
      <w:r>
        <w:rPr>
          <w:webHidden/>
        </w:rPr>
      </w:r>
      <w:r>
        <w:rPr>
          <w:webHidden/>
        </w:rPr>
        <w:fldChar w:fldCharType="separate"/>
      </w:r>
      <w:ins w:id="86" w:author="EMRAH COLAK" w:date="2015-07-29T15:23:00Z">
        <w:r>
          <w:rPr>
            <w:webHidden/>
          </w:rPr>
          <w:t>ii</w:t>
        </w:r>
        <w:r>
          <w:rPr>
            <w:webHidden/>
          </w:rPr>
          <w:fldChar w:fldCharType="end"/>
        </w:r>
        <w:r w:rsidRPr="0001193B">
          <w:rPr>
            <w:rStyle w:val="Kpr"/>
          </w:rPr>
          <w:fldChar w:fldCharType="end"/>
        </w:r>
      </w:ins>
    </w:p>
    <w:p w14:paraId="5306F5D5" w14:textId="283074C7" w:rsidR="00480F45" w:rsidRDefault="00480F45">
      <w:pPr>
        <w:pStyle w:val="T1"/>
        <w:rPr>
          <w:ins w:id="87" w:author="EMRAH COLAK" w:date="2015-07-29T15:23:00Z"/>
          <w:rFonts w:asciiTheme="minorHAnsi" w:eastAsiaTheme="minorEastAsia" w:hAnsiTheme="minorHAnsi" w:cstheme="minorBidi"/>
          <w:b w:val="0"/>
          <w:bCs w:val="0"/>
          <w:sz w:val="22"/>
          <w:szCs w:val="22"/>
        </w:rPr>
      </w:pPr>
      <w:ins w:id="88" w:author="EMRAH COLAK" w:date="2015-07-29T15:23:00Z">
        <w:r w:rsidRPr="0001193B">
          <w:rPr>
            <w:rStyle w:val="Kpr"/>
          </w:rPr>
          <w:fldChar w:fldCharType="begin"/>
        </w:r>
        <w:r w:rsidRPr="0001193B">
          <w:rPr>
            <w:rStyle w:val="Kpr"/>
          </w:rPr>
          <w:instrText xml:space="preserve"> </w:instrText>
        </w:r>
        <w:r>
          <w:instrText>HYPERLINK \l "_Toc425946736"</w:instrText>
        </w:r>
        <w:r w:rsidRPr="0001193B">
          <w:rPr>
            <w:rStyle w:val="Kpr"/>
          </w:rPr>
          <w:instrText xml:space="preserve"> </w:instrText>
        </w:r>
        <w:r w:rsidRPr="0001193B">
          <w:rPr>
            <w:rStyle w:val="Kpr"/>
          </w:rPr>
          <w:fldChar w:fldCharType="separate"/>
        </w:r>
        <w:r w:rsidRPr="0001193B">
          <w:rPr>
            <w:rStyle w:val="Kpr"/>
          </w:rPr>
          <w:t>ÖZET</w:t>
        </w:r>
        <w:r>
          <w:rPr>
            <w:webHidden/>
          </w:rPr>
          <w:tab/>
        </w:r>
        <w:r>
          <w:rPr>
            <w:webHidden/>
          </w:rPr>
          <w:fldChar w:fldCharType="begin"/>
        </w:r>
        <w:r>
          <w:rPr>
            <w:webHidden/>
          </w:rPr>
          <w:instrText xml:space="preserve"> PAGEREF _Toc425946736 \h </w:instrText>
        </w:r>
      </w:ins>
      <w:r>
        <w:rPr>
          <w:webHidden/>
        </w:rPr>
      </w:r>
      <w:r>
        <w:rPr>
          <w:webHidden/>
        </w:rPr>
        <w:fldChar w:fldCharType="separate"/>
      </w:r>
      <w:ins w:id="89" w:author="EMRAH COLAK" w:date="2015-07-29T15:23:00Z">
        <w:r>
          <w:rPr>
            <w:webHidden/>
          </w:rPr>
          <w:t>i</w:t>
        </w:r>
      </w:ins>
      <w:ins w:id="90" w:author="EMRAH COLAK" w:date="2015-07-29T16:39:00Z">
        <w:r w:rsidR="003C0A82">
          <w:rPr>
            <w:webHidden/>
          </w:rPr>
          <w:t>ii</w:t>
        </w:r>
      </w:ins>
      <w:ins w:id="91" w:author="EMRAH COLAK" w:date="2015-07-29T15:23:00Z">
        <w:r>
          <w:rPr>
            <w:webHidden/>
          </w:rPr>
          <w:fldChar w:fldCharType="end"/>
        </w:r>
        <w:r w:rsidRPr="0001193B">
          <w:rPr>
            <w:rStyle w:val="Kpr"/>
          </w:rPr>
          <w:fldChar w:fldCharType="end"/>
        </w:r>
      </w:ins>
    </w:p>
    <w:p w14:paraId="4D11BF40" w14:textId="65FCC5CA" w:rsidR="00480F45" w:rsidRDefault="00480F45">
      <w:pPr>
        <w:pStyle w:val="T1"/>
        <w:rPr>
          <w:ins w:id="92" w:author="EMRAH COLAK" w:date="2015-07-29T15:23:00Z"/>
          <w:rFonts w:asciiTheme="minorHAnsi" w:eastAsiaTheme="minorEastAsia" w:hAnsiTheme="minorHAnsi" w:cstheme="minorBidi"/>
          <w:b w:val="0"/>
          <w:bCs w:val="0"/>
          <w:sz w:val="22"/>
          <w:szCs w:val="22"/>
        </w:rPr>
      </w:pPr>
      <w:ins w:id="93" w:author="EMRAH COLAK" w:date="2015-07-29T15:23:00Z">
        <w:r w:rsidRPr="0001193B">
          <w:rPr>
            <w:rStyle w:val="Kpr"/>
          </w:rPr>
          <w:fldChar w:fldCharType="begin"/>
        </w:r>
        <w:r w:rsidRPr="0001193B">
          <w:rPr>
            <w:rStyle w:val="Kpr"/>
          </w:rPr>
          <w:instrText xml:space="preserve"> </w:instrText>
        </w:r>
        <w:r>
          <w:instrText>HYPERLINK \l "_Toc425946737"</w:instrText>
        </w:r>
        <w:r w:rsidRPr="0001193B">
          <w:rPr>
            <w:rStyle w:val="Kpr"/>
          </w:rPr>
          <w:instrText xml:space="preserve"> </w:instrText>
        </w:r>
        <w:r w:rsidRPr="0001193B">
          <w:rPr>
            <w:rStyle w:val="Kpr"/>
          </w:rPr>
          <w:fldChar w:fldCharType="separate"/>
        </w:r>
        <w:r w:rsidRPr="0001193B">
          <w:rPr>
            <w:rStyle w:val="Kpr"/>
          </w:rPr>
          <w:t>ABSTRACT</w:t>
        </w:r>
        <w:r>
          <w:rPr>
            <w:webHidden/>
          </w:rPr>
          <w:tab/>
        </w:r>
      </w:ins>
      <w:ins w:id="94" w:author="EMRAH COLAK" w:date="2015-07-29T16:39:00Z">
        <w:r w:rsidR="003C0A82">
          <w:rPr>
            <w:webHidden/>
          </w:rPr>
          <w:t>i</w:t>
        </w:r>
      </w:ins>
      <w:ins w:id="95" w:author="EMRAH COLAK" w:date="2015-07-29T15:23:00Z">
        <w:r>
          <w:rPr>
            <w:webHidden/>
          </w:rPr>
          <w:fldChar w:fldCharType="begin"/>
        </w:r>
        <w:r>
          <w:rPr>
            <w:webHidden/>
          </w:rPr>
          <w:instrText xml:space="preserve"> PAGEREF _Toc425946737 \h </w:instrText>
        </w:r>
      </w:ins>
      <w:r>
        <w:rPr>
          <w:webHidden/>
        </w:rPr>
      </w:r>
      <w:r>
        <w:rPr>
          <w:webHidden/>
        </w:rPr>
        <w:fldChar w:fldCharType="separate"/>
      </w:r>
      <w:ins w:id="96" w:author="EMRAH COLAK" w:date="2015-07-29T15:23:00Z">
        <w:r>
          <w:rPr>
            <w:webHidden/>
          </w:rPr>
          <w:t>v</w:t>
        </w:r>
        <w:r>
          <w:rPr>
            <w:webHidden/>
          </w:rPr>
          <w:fldChar w:fldCharType="end"/>
        </w:r>
        <w:r w:rsidRPr="0001193B">
          <w:rPr>
            <w:rStyle w:val="Kpr"/>
          </w:rPr>
          <w:fldChar w:fldCharType="end"/>
        </w:r>
      </w:ins>
    </w:p>
    <w:p w14:paraId="3CE2D00B" w14:textId="2D3CCBDF" w:rsidR="00480F45" w:rsidRDefault="00480F45">
      <w:pPr>
        <w:pStyle w:val="T1"/>
        <w:rPr>
          <w:ins w:id="97" w:author="EMRAH COLAK" w:date="2015-07-29T15:23:00Z"/>
          <w:rFonts w:asciiTheme="minorHAnsi" w:eastAsiaTheme="minorEastAsia" w:hAnsiTheme="minorHAnsi" w:cstheme="minorBidi"/>
          <w:b w:val="0"/>
          <w:bCs w:val="0"/>
          <w:sz w:val="22"/>
          <w:szCs w:val="22"/>
        </w:rPr>
      </w:pPr>
      <w:ins w:id="98" w:author="EMRAH COLAK" w:date="2015-07-29T15:23:00Z">
        <w:r w:rsidRPr="0001193B">
          <w:rPr>
            <w:rStyle w:val="Kpr"/>
          </w:rPr>
          <w:fldChar w:fldCharType="begin"/>
        </w:r>
        <w:r w:rsidRPr="0001193B">
          <w:rPr>
            <w:rStyle w:val="Kpr"/>
          </w:rPr>
          <w:instrText xml:space="preserve"> </w:instrText>
        </w:r>
        <w:r>
          <w:instrText>HYPERLINK \l "_Toc425946738"</w:instrText>
        </w:r>
        <w:r w:rsidRPr="0001193B">
          <w:rPr>
            <w:rStyle w:val="Kpr"/>
          </w:rPr>
          <w:instrText xml:space="preserve"> </w:instrText>
        </w:r>
        <w:r w:rsidRPr="0001193B">
          <w:rPr>
            <w:rStyle w:val="Kpr"/>
          </w:rPr>
          <w:fldChar w:fldCharType="separate"/>
        </w:r>
        <w:r w:rsidRPr="0001193B">
          <w:rPr>
            <w:rStyle w:val="Kpr"/>
          </w:rPr>
          <w:t>YÖNTEM</w:t>
        </w:r>
        <w:r>
          <w:rPr>
            <w:webHidden/>
          </w:rPr>
          <w:tab/>
        </w:r>
        <w:r>
          <w:rPr>
            <w:webHidden/>
          </w:rPr>
          <w:fldChar w:fldCharType="begin"/>
        </w:r>
        <w:r>
          <w:rPr>
            <w:webHidden/>
          </w:rPr>
          <w:instrText xml:space="preserve"> PAGEREF _Toc425946738 \h </w:instrText>
        </w:r>
      </w:ins>
      <w:r>
        <w:rPr>
          <w:webHidden/>
        </w:rPr>
      </w:r>
      <w:r>
        <w:rPr>
          <w:webHidden/>
        </w:rPr>
        <w:fldChar w:fldCharType="separate"/>
      </w:r>
      <w:ins w:id="99" w:author="EMRAH COLAK" w:date="2015-07-29T15:23:00Z">
        <w:r>
          <w:rPr>
            <w:webHidden/>
          </w:rPr>
          <w:t>v</w:t>
        </w:r>
        <w:r>
          <w:rPr>
            <w:webHidden/>
          </w:rPr>
          <w:fldChar w:fldCharType="end"/>
        </w:r>
        <w:r w:rsidRPr="0001193B">
          <w:rPr>
            <w:rStyle w:val="Kpr"/>
          </w:rPr>
          <w:fldChar w:fldCharType="end"/>
        </w:r>
      </w:ins>
    </w:p>
    <w:p w14:paraId="64540F02" w14:textId="1065FCA9" w:rsidR="00480F45" w:rsidRDefault="00480F45">
      <w:pPr>
        <w:pStyle w:val="T1"/>
        <w:rPr>
          <w:ins w:id="100" w:author="EMRAH COLAK" w:date="2015-07-29T15:23:00Z"/>
          <w:rFonts w:asciiTheme="minorHAnsi" w:eastAsiaTheme="minorEastAsia" w:hAnsiTheme="minorHAnsi" w:cstheme="minorBidi"/>
          <w:b w:val="0"/>
          <w:bCs w:val="0"/>
          <w:sz w:val="22"/>
          <w:szCs w:val="22"/>
        </w:rPr>
      </w:pPr>
      <w:ins w:id="101" w:author="EMRAH COLAK" w:date="2015-07-29T15:23:00Z">
        <w:r w:rsidRPr="0001193B">
          <w:rPr>
            <w:rStyle w:val="Kpr"/>
          </w:rPr>
          <w:fldChar w:fldCharType="begin"/>
        </w:r>
        <w:r w:rsidRPr="0001193B">
          <w:rPr>
            <w:rStyle w:val="Kpr"/>
          </w:rPr>
          <w:instrText xml:space="preserve"> </w:instrText>
        </w:r>
        <w:r>
          <w:instrText>HYPERLINK \l "_Toc425946739"</w:instrText>
        </w:r>
        <w:r w:rsidRPr="0001193B">
          <w:rPr>
            <w:rStyle w:val="Kpr"/>
          </w:rPr>
          <w:instrText xml:space="preserve"> </w:instrText>
        </w:r>
        <w:r w:rsidRPr="0001193B">
          <w:rPr>
            <w:rStyle w:val="Kpr"/>
          </w:rPr>
          <w:fldChar w:fldCharType="separate"/>
        </w:r>
        <w:r w:rsidRPr="0001193B">
          <w:rPr>
            <w:rStyle w:val="Kpr"/>
          </w:rPr>
          <w:t>İÇİNDEKİLER</w:t>
        </w:r>
        <w:r>
          <w:rPr>
            <w:webHidden/>
          </w:rPr>
          <w:tab/>
        </w:r>
        <w:r>
          <w:rPr>
            <w:webHidden/>
          </w:rPr>
          <w:fldChar w:fldCharType="begin"/>
        </w:r>
        <w:r>
          <w:rPr>
            <w:webHidden/>
          </w:rPr>
          <w:instrText xml:space="preserve"> PAGEREF _Toc425946739 \h </w:instrText>
        </w:r>
      </w:ins>
      <w:r>
        <w:rPr>
          <w:webHidden/>
        </w:rPr>
      </w:r>
      <w:r>
        <w:rPr>
          <w:webHidden/>
        </w:rPr>
        <w:fldChar w:fldCharType="separate"/>
      </w:r>
      <w:ins w:id="102" w:author="EMRAH COLAK" w:date="2015-07-29T15:23:00Z">
        <w:r>
          <w:rPr>
            <w:webHidden/>
          </w:rPr>
          <w:t>vi</w:t>
        </w:r>
        <w:r>
          <w:rPr>
            <w:webHidden/>
          </w:rPr>
          <w:fldChar w:fldCharType="end"/>
        </w:r>
        <w:r w:rsidRPr="0001193B">
          <w:rPr>
            <w:rStyle w:val="Kpr"/>
          </w:rPr>
          <w:fldChar w:fldCharType="end"/>
        </w:r>
      </w:ins>
    </w:p>
    <w:p w14:paraId="07D0B7D7" w14:textId="4E03CF89" w:rsidR="00480F45" w:rsidRDefault="00480F45">
      <w:pPr>
        <w:pStyle w:val="T1"/>
        <w:rPr>
          <w:ins w:id="103" w:author="EMRAH COLAK" w:date="2015-07-29T15:23:00Z"/>
          <w:rFonts w:asciiTheme="minorHAnsi" w:eastAsiaTheme="minorEastAsia" w:hAnsiTheme="minorHAnsi" w:cstheme="minorBidi"/>
          <w:b w:val="0"/>
          <w:bCs w:val="0"/>
          <w:sz w:val="22"/>
          <w:szCs w:val="22"/>
        </w:rPr>
      </w:pPr>
      <w:ins w:id="104" w:author="EMRAH COLAK" w:date="2015-07-29T15:23:00Z">
        <w:r w:rsidRPr="0001193B">
          <w:rPr>
            <w:rStyle w:val="Kpr"/>
          </w:rPr>
          <w:fldChar w:fldCharType="begin"/>
        </w:r>
        <w:r w:rsidRPr="0001193B">
          <w:rPr>
            <w:rStyle w:val="Kpr"/>
          </w:rPr>
          <w:instrText xml:space="preserve"> </w:instrText>
        </w:r>
        <w:r>
          <w:instrText>HYPERLINK \l "_Toc425946740"</w:instrText>
        </w:r>
        <w:r w:rsidRPr="0001193B">
          <w:rPr>
            <w:rStyle w:val="Kpr"/>
          </w:rPr>
          <w:instrText xml:space="preserve"> </w:instrText>
        </w:r>
        <w:r w:rsidRPr="0001193B">
          <w:rPr>
            <w:rStyle w:val="Kpr"/>
          </w:rPr>
          <w:fldChar w:fldCharType="separate"/>
        </w:r>
        <w:r w:rsidRPr="0001193B">
          <w:rPr>
            <w:rStyle w:val="Kpr"/>
          </w:rPr>
          <w:t>ŞEKİLLER LİSTESİ</w:t>
        </w:r>
        <w:r>
          <w:rPr>
            <w:webHidden/>
          </w:rPr>
          <w:tab/>
        </w:r>
      </w:ins>
      <w:ins w:id="105" w:author="EMRAH COLAK" w:date="2015-07-29T16:40:00Z">
        <w:r w:rsidR="003C0A82">
          <w:rPr>
            <w:webHidden/>
          </w:rPr>
          <w:t>vii</w:t>
        </w:r>
      </w:ins>
      <w:ins w:id="106" w:author="EMRAH COLAK" w:date="2015-07-29T15:23:00Z">
        <w:r>
          <w:rPr>
            <w:webHidden/>
          </w:rPr>
          <w:fldChar w:fldCharType="begin"/>
        </w:r>
        <w:r>
          <w:rPr>
            <w:webHidden/>
          </w:rPr>
          <w:instrText xml:space="preserve"> PAGEREF _Toc425946740 \h </w:instrText>
        </w:r>
      </w:ins>
      <w:r>
        <w:rPr>
          <w:webHidden/>
        </w:rPr>
      </w:r>
      <w:r>
        <w:rPr>
          <w:webHidden/>
        </w:rPr>
        <w:fldChar w:fldCharType="separate"/>
      </w:r>
      <w:ins w:id="107" w:author="EMRAH COLAK" w:date="2015-07-29T15:23:00Z">
        <w:r>
          <w:rPr>
            <w:webHidden/>
          </w:rPr>
          <w:t>i</w:t>
        </w:r>
        <w:r>
          <w:rPr>
            <w:webHidden/>
          </w:rPr>
          <w:fldChar w:fldCharType="end"/>
        </w:r>
        <w:r w:rsidRPr="0001193B">
          <w:rPr>
            <w:rStyle w:val="Kpr"/>
          </w:rPr>
          <w:fldChar w:fldCharType="end"/>
        </w:r>
      </w:ins>
    </w:p>
    <w:p w14:paraId="6D296D19" w14:textId="033D8B65" w:rsidR="00480F45" w:rsidRDefault="00480F45">
      <w:pPr>
        <w:pStyle w:val="T1"/>
        <w:rPr>
          <w:ins w:id="108" w:author="EMRAH COLAK" w:date="2015-07-29T15:23:00Z"/>
          <w:rFonts w:asciiTheme="minorHAnsi" w:eastAsiaTheme="minorEastAsia" w:hAnsiTheme="minorHAnsi" w:cstheme="minorBidi"/>
          <w:b w:val="0"/>
          <w:bCs w:val="0"/>
          <w:sz w:val="22"/>
          <w:szCs w:val="22"/>
        </w:rPr>
      </w:pPr>
      <w:ins w:id="109" w:author="EMRAH COLAK" w:date="2015-07-29T15:23:00Z">
        <w:r w:rsidRPr="0001193B">
          <w:rPr>
            <w:rStyle w:val="Kpr"/>
          </w:rPr>
          <w:fldChar w:fldCharType="begin"/>
        </w:r>
        <w:r w:rsidRPr="0001193B">
          <w:rPr>
            <w:rStyle w:val="Kpr"/>
          </w:rPr>
          <w:instrText xml:space="preserve"> </w:instrText>
        </w:r>
        <w:r>
          <w:instrText>HYPERLINK \l "_Toc425946741"</w:instrText>
        </w:r>
        <w:r w:rsidRPr="0001193B">
          <w:rPr>
            <w:rStyle w:val="Kpr"/>
          </w:rPr>
          <w:instrText xml:space="preserve"> </w:instrText>
        </w:r>
        <w:r w:rsidRPr="0001193B">
          <w:rPr>
            <w:rStyle w:val="Kpr"/>
          </w:rPr>
          <w:fldChar w:fldCharType="separate"/>
        </w:r>
        <w:r w:rsidRPr="0001193B">
          <w:rPr>
            <w:rStyle w:val="Kpr"/>
          </w:rPr>
          <w:t>TABLOLAR LİSTESİ</w:t>
        </w:r>
        <w:r>
          <w:rPr>
            <w:webHidden/>
          </w:rPr>
          <w:tab/>
        </w:r>
      </w:ins>
      <w:ins w:id="110" w:author="EMRAH COLAK" w:date="2015-07-29T16:40:00Z">
        <w:r w:rsidR="003C0A82">
          <w:rPr>
            <w:webHidden/>
          </w:rPr>
          <w:t>i</w:t>
        </w:r>
      </w:ins>
      <w:ins w:id="111" w:author="EMRAH COLAK" w:date="2015-07-29T15:23:00Z">
        <w:r>
          <w:rPr>
            <w:webHidden/>
          </w:rPr>
          <w:fldChar w:fldCharType="begin"/>
        </w:r>
        <w:r>
          <w:rPr>
            <w:webHidden/>
          </w:rPr>
          <w:instrText xml:space="preserve"> PAGEREF _Toc425946741 \h </w:instrText>
        </w:r>
      </w:ins>
      <w:r>
        <w:rPr>
          <w:webHidden/>
        </w:rPr>
      </w:r>
      <w:r>
        <w:rPr>
          <w:webHidden/>
        </w:rPr>
        <w:fldChar w:fldCharType="separate"/>
      </w:r>
      <w:ins w:id="112" w:author="EMRAH COLAK" w:date="2015-07-29T15:23:00Z">
        <w:r>
          <w:rPr>
            <w:webHidden/>
          </w:rPr>
          <w:t>x</w:t>
        </w:r>
        <w:r>
          <w:rPr>
            <w:webHidden/>
          </w:rPr>
          <w:fldChar w:fldCharType="end"/>
        </w:r>
        <w:r w:rsidRPr="0001193B">
          <w:rPr>
            <w:rStyle w:val="Kpr"/>
          </w:rPr>
          <w:fldChar w:fldCharType="end"/>
        </w:r>
      </w:ins>
    </w:p>
    <w:p w14:paraId="694B488C" w14:textId="6B196640" w:rsidR="00480F45" w:rsidRDefault="00480F45">
      <w:pPr>
        <w:pStyle w:val="T1"/>
        <w:rPr>
          <w:ins w:id="113" w:author="EMRAH COLAK" w:date="2015-07-30T10:54:00Z"/>
          <w:rStyle w:val="Kpr"/>
        </w:rPr>
      </w:pPr>
      <w:ins w:id="114" w:author="EMRAH COLAK" w:date="2015-07-29T15:23:00Z">
        <w:r w:rsidRPr="0001193B">
          <w:rPr>
            <w:rStyle w:val="Kpr"/>
          </w:rPr>
          <w:fldChar w:fldCharType="begin"/>
        </w:r>
        <w:r w:rsidRPr="0001193B">
          <w:rPr>
            <w:rStyle w:val="Kpr"/>
          </w:rPr>
          <w:instrText xml:space="preserve"> </w:instrText>
        </w:r>
        <w:r>
          <w:instrText>HYPERLINK \l "_Toc425946742"</w:instrText>
        </w:r>
        <w:r w:rsidRPr="0001193B">
          <w:rPr>
            <w:rStyle w:val="Kpr"/>
          </w:rPr>
          <w:instrText xml:space="preserve"> </w:instrText>
        </w:r>
        <w:r w:rsidRPr="0001193B">
          <w:rPr>
            <w:rStyle w:val="Kpr"/>
          </w:rPr>
          <w:fldChar w:fldCharType="separate"/>
        </w:r>
        <w:r w:rsidRPr="0001193B">
          <w:rPr>
            <w:rStyle w:val="Kpr"/>
          </w:rPr>
          <w:t>KISALTMALAR</w:t>
        </w:r>
        <w:r>
          <w:rPr>
            <w:webHidden/>
          </w:rPr>
          <w:tab/>
        </w:r>
        <w:r>
          <w:rPr>
            <w:webHidden/>
          </w:rPr>
          <w:fldChar w:fldCharType="begin"/>
        </w:r>
        <w:r>
          <w:rPr>
            <w:webHidden/>
          </w:rPr>
          <w:instrText xml:space="preserve"> PAGEREF _Toc425946742 \h </w:instrText>
        </w:r>
      </w:ins>
      <w:r>
        <w:rPr>
          <w:webHidden/>
        </w:rPr>
      </w:r>
      <w:r>
        <w:rPr>
          <w:webHidden/>
        </w:rPr>
        <w:fldChar w:fldCharType="separate"/>
      </w:r>
      <w:ins w:id="115" w:author="EMRAH COLAK" w:date="2015-07-29T15:23:00Z">
        <w:r>
          <w:rPr>
            <w:webHidden/>
          </w:rPr>
          <w:t>x</w:t>
        </w:r>
        <w:r>
          <w:rPr>
            <w:webHidden/>
          </w:rPr>
          <w:fldChar w:fldCharType="end"/>
        </w:r>
        <w:r w:rsidRPr="0001193B">
          <w:rPr>
            <w:rStyle w:val="Kpr"/>
          </w:rPr>
          <w:fldChar w:fldCharType="end"/>
        </w:r>
      </w:ins>
    </w:p>
    <w:p w14:paraId="15F658C8" w14:textId="4D501BAE" w:rsidR="007108A9" w:rsidRPr="007108A9" w:rsidRDefault="007108A9" w:rsidP="007108A9">
      <w:pPr>
        <w:pStyle w:val="T1"/>
        <w:rPr>
          <w:ins w:id="116" w:author="EMRAH COLAK" w:date="2015-07-30T10:55:00Z"/>
          <w:rStyle w:val="Kpr"/>
          <w:rFonts w:asciiTheme="minorHAnsi" w:eastAsiaTheme="minorEastAsia" w:hAnsiTheme="minorHAnsi" w:cstheme="minorBidi"/>
          <w:b w:val="0"/>
          <w:bCs w:val="0"/>
          <w:sz w:val="22"/>
          <w:szCs w:val="22"/>
        </w:rPr>
      </w:pPr>
      <w:ins w:id="117" w:author="EMRAH COLAK" w:date="2015-07-30T10:55:00Z">
        <w:r>
          <w:rPr>
            <w:rStyle w:val="Kpr"/>
          </w:rPr>
          <w:fldChar w:fldCharType="begin"/>
        </w:r>
        <w:r>
          <w:rPr>
            <w:rStyle w:val="Kpr"/>
          </w:rPr>
          <w:instrText xml:space="preserve"> HYPERLINK  \l "GİRİS" </w:instrText>
        </w:r>
        <w:r>
          <w:rPr>
            <w:rStyle w:val="Kpr"/>
          </w:rPr>
          <w:fldChar w:fldCharType="separate"/>
        </w:r>
        <w:r w:rsidRPr="007108A9">
          <w:rPr>
            <w:rStyle w:val="Kpr"/>
          </w:rPr>
          <w:t>GİRİŞ</w:t>
        </w:r>
        <w:r w:rsidRPr="007108A9">
          <w:rPr>
            <w:rStyle w:val="Kpr"/>
            <w:webHidden/>
          </w:rPr>
          <w:tab/>
          <w:t>1</w:t>
        </w:r>
      </w:ins>
    </w:p>
    <w:p w14:paraId="77E1C605" w14:textId="3C61EC20" w:rsidR="00480F45" w:rsidRDefault="007108A9">
      <w:pPr>
        <w:pStyle w:val="T1"/>
        <w:rPr>
          <w:ins w:id="118" w:author="EMRAH COLAK" w:date="2015-07-29T15:23:00Z"/>
          <w:rFonts w:asciiTheme="minorHAnsi" w:eastAsiaTheme="minorEastAsia" w:hAnsiTheme="minorHAnsi" w:cstheme="minorBidi"/>
          <w:b w:val="0"/>
          <w:bCs w:val="0"/>
          <w:sz w:val="22"/>
          <w:szCs w:val="22"/>
        </w:rPr>
      </w:pPr>
      <w:ins w:id="119" w:author="EMRAH COLAK" w:date="2015-07-30T10:55:00Z">
        <w:r>
          <w:rPr>
            <w:rStyle w:val="Kpr"/>
          </w:rPr>
          <w:fldChar w:fldCharType="end"/>
        </w:r>
      </w:ins>
      <w:ins w:id="120" w:author="EMRAH COLAK" w:date="2015-07-29T15:23:00Z">
        <w:r w:rsidR="00480F45" w:rsidRPr="0001193B">
          <w:rPr>
            <w:rStyle w:val="Kpr"/>
          </w:rPr>
          <w:fldChar w:fldCharType="begin"/>
        </w:r>
        <w:r w:rsidR="00480F45" w:rsidRPr="0001193B">
          <w:rPr>
            <w:rStyle w:val="Kpr"/>
          </w:rPr>
          <w:instrText xml:space="preserve"> </w:instrText>
        </w:r>
        <w:r w:rsidR="00480F45">
          <w:instrText>HYPERLINK \l "_Toc425946744"</w:instrText>
        </w:r>
        <w:r w:rsidR="00480F45" w:rsidRPr="0001193B">
          <w:rPr>
            <w:rStyle w:val="Kpr"/>
          </w:rPr>
          <w:instrText xml:space="preserve"> </w:instrText>
        </w:r>
        <w:r w:rsidR="00480F45" w:rsidRPr="0001193B">
          <w:rPr>
            <w:rStyle w:val="Kpr"/>
          </w:rPr>
          <w:fldChar w:fldCharType="separate"/>
        </w:r>
        <w:r w:rsidR="00480F45" w:rsidRPr="0001193B">
          <w:rPr>
            <w:rStyle w:val="Kpr"/>
          </w:rPr>
          <w:t>BİRİNCİ BÖLÜM</w:t>
        </w:r>
        <w:r w:rsidR="00480F45" w:rsidRPr="0001193B">
          <w:rPr>
            <w:rStyle w:val="Kpr"/>
          </w:rPr>
          <w:fldChar w:fldCharType="end"/>
        </w:r>
      </w:ins>
    </w:p>
    <w:p w14:paraId="2B769C56" w14:textId="5B965910" w:rsidR="00480F45" w:rsidRDefault="00480F45">
      <w:pPr>
        <w:pStyle w:val="T1"/>
        <w:rPr>
          <w:ins w:id="121" w:author="EMRAH COLAK" w:date="2015-07-29T15:23:00Z"/>
          <w:rFonts w:asciiTheme="minorHAnsi" w:eastAsiaTheme="minorEastAsia" w:hAnsiTheme="minorHAnsi" w:cstheme="minorBidi"/>
          <w:b w:val="0"/>
          <w:bCs w:val="0"/>
          <w:sz w:val="22"/>
          <w:szCs w:val="22"/>
        </w:rPr>
      </w:pPr>
      <w:ins w:id="122" w:author="EMRAH COLAK" w:date="2015-07-29T15:23:00Z">
        <w:r w:rsidRPr="0001193B">
          <w:rPr>
            <w:rStyle w:val="Kpr"/>
          </w:rPr>
          <w:fldChar w:fldCharType="begin"/>
        </w:r>
        <w:r w:rsidRPr="0001193B">
          <w:rPr>
            <w:rStyle w:val="Kpr"/>
          </w:rPr>
          <w:instrText xml:space="preserve"> </w:instrText>
        </w:r>
        <w:r>
          <w:instrText>HYPERLINK \l "_Toc425946745"</w:instrText>
        </w:r>
        <w:r w:rsidRPr="0001193B">
          <w:rPr>
            <w:rStyle w:val="Kpr"/>
          </w:rPr>
          <w:instrText xml:space="preserve"> </w:instrText>
        </w:r>
        <w:r w:rsidRPr="0001193B">
          <w:rPr>
            <w:rStyle w:val="Kpr"/>
          </w:rPr>
          <w:fldChar w:fldCharType="separate"/>
        </w:r>
        <w:r w:rsidRPr="0001193B">
          <w:rPr>
            <w:rStyle w:val="Kpr"/>
          </w:rPr>
          <w:t>SOSYAL GÜVENLİK KURUMU BİLİŞİM AĞI VE SANAL MİMARİ</w:t>
        </w:r>
        <w:r w:rsidRPr="0001193B">
          <w:rPr>
            <w:rStyle w:val="Kpr"/>
          </w:rPr>
          <w:fldChar w:fldCharType="end"/>
        </w:r>
      </w:ins>
    </w:p>
    <w:p w14:paraId="00586617" w14:textId="77777777" w:rsidR="00480F45" w:rsidRDefault="00480F45">
      <w:pPr>
        <w:pStyle w:val="T2"/>
        <w:rPr>
          <w:ins w:id="123" w:author="EMRAH COLAK" w:date="2015-07-29T15:23:00Z"/>
          <w:rFonts w:asciiTheme="minorHAnsi" w:eastAsiaTheme="minorEastAsia" w:hAnsiTheme="minorHAnsi" w:cstheme="minorBidi"/>
          <w:b w:val="0"/>
          <w:iCs w:val="0"/>
          <w:noProof/>
          <w:sz w:val="22"/>
          <w:szCs w:val="22"/>
          <w:lang w:eastAsia="tr-TR"/>
        </w:rPr>
      </w:pPr>
      <w:ins w:id="124" w:author="EMRAH COLAK" w:date="2015-07-29T15:23:00Z">
        <w:r w:rsidRPr="0001193B">
          <w:rPr>
            <w:rStyle w:val="Kpr"/>
            <w:noProof/>
          </w:rPr>
          <w:fldChar w:fldCharType="begin"/>
        </w:r>
        <w:r w:rsidRPr="0001193B">
          <w:rPr>
            <w:rStyle w:val="Kpr"/>
            <w:noProof/>
          </w:rPr>
          <w:instrText xml:space="preserve"> </w:instrText>
        </w:r>
        <w:r>
          <w:rPr>
            <w:noProof/>
          </w:rPr>
          <w:instrText>HYPERLINK \l "_Toc425946746"</w:instrText>
        </w:r>
        <w:r w:rsidRPr="0001193B">
          <w:rPr>
            <w:rStyle w:val="Kpr"/>
            <w:noProof/>
          </w:rPr>
          <w:instrText xml:space="preserve"> </w:instrText>
        </w:r>
        <w:r w:rsidRPr="0001193B">
          <w:rPr>
            <w:rStyle w:val="Kpr"/>
            <w:noProof/>
          </w:rPr>
          <w:fldChar w:fldCharType="separate"/>
        </w:r>
        <w:r w:rsidRPr="0001193B">
          <w:rPr>
            <w:rStyle w:val="Kpr"/>
            <w:noProof/>
          </w:rPr>
          <w:t>1.1</w:t>
        </w:r>
        <w:r>
          <w:rPr>
            <w:rFonts w:asciiTheme="minorHAnsi" w:eastAsiaTheme="minorEastAsia" w:hAnsiTheme="minorHAnsi" w:cstheme="minorBidi"/>
            <w:b w:val="0"/>
            <w:iCs w:val="0"/>
            <w:noProof/>
            <w:sz w:val="22"/>
            <w:szCs w:val="22"/>
            <w:lang w:eastAsia="tr-TR"/>
          </w:rPr>
          <w:tab/>
        </w:r>
        <w:r w:rsidRPr="0001193B">
          <w:rPr>
            <w:rStyle w:val="Kpr"/>
            <w:noProof/>
          </w:rPr>
          <w:t>Kurum Bilgi İşlem A</w:t>
        </w:r>
        <w:r w:rsidRPr="0001193B">
          <w:rPr>
            <w:rStyle w:val="Kpr"/>
            <w:noProof/>
          </w:rPr>
          <w:t>ğ</w:t>
        </w:r>
        <w:r w:rsidRPr="0001193B">
          <w:rPr>
            <w:rStyle w:val="Kpr"/>
            <w:noProof/>
          </w:rPr>
          <w:t xml:space="preserve"> Mimarisi</w:t>
        </w:r>
        <w:r>
          <w:rPr>
            <w:noProof/>
            <w:webHidden/>
          </w:rPr>
          <w:tab/>
        </w:r>
        <w:r>
          <w:rPr>
            <w:noProof/>
            <w:webHidden/>
          </w:rPr>
          <w:fldChar w:fldCharType="begin"/>
        </w:r>
        <w:r>
          <w:rPr>
            <w:noProof/>
            <w:webHidden/>
          </w:rPr>
          <w:instrText xml:space="preserve"> PAGEREF _Toc425946746 \h </w:instrText>
        </w:r>
      </w:ins>
      <w:r>
        <w:rPr>
          <w:noProof/>
          <w:webHidden/>
        </w:rPr>
      </w:r>
      <w:r>
        <w:rPr>
          <w:noProof/>
          <w:webHidden/>
        </w:rPr>
        <w:fldChar w:fldCharType="separate"/>
      </w:r>
      <w:ins w:id="125" w:author="EMRAH COLAK" w:date="2015-07-29T15:23:00Z">
        <w:r>
          <w:rPr>
            <w:noProof/>
            <w:webHidden/>
          </w:rPr>
          <w:t>4</w:t>
        </w:r>
        <w:r>
          <w:rPr>
            <w:noProof/>
            <w:webHidden/>
          </w:rPr>
          <w:fldChar w:fldCharType="end"/>
        </w:r>
        <w:r w:rsidRPr="0001193B">
          <w:rPr>
            <w:rStyle w:val="Kpr"/>
            <w:noProof/>
          </w:rPr>
          <w:fldChar w:fldCharType="end"/>
        </w:r>
      </w:ins>
    </w:p>
    <w:p w14:paraId="5A512179" w14:textId="77777777" w:rsidR="00480F45" w:rsidRDefault="00480F45">
      <w:pPr>
        <w:pStyle w:val="T3"/>
        <w:tabs>
          <w:tab w:val="left" w:pos="1320"/>
          <w:tab w:val="right" w:leader="dot" w:pos="8210"/>
        </w:tabs>
        <w:rPr>
          <w:ins w:id="126" w:author="EMRAH COLAK" w:date="2015-07-29T15:23:00Z"/>
          <w:rFonts w:asciiTheme="minorHAnsi" w:eastAsiaTheme="minorEastAsia" w:hAnsiTheme="minorHAnsi" w:cstheme="minorBidi"/>
          <w:b w:val="0"/>
          <w:noProof/>
          <w:sz w:val="22"/>
          <w:szCs w:val="22"/>
          <w:lang w:eastAsia="tr-TR"/>
        </w:rPr>
      </w:pPr>
      <w:ins w:id="127" w:author="EMRAH COLAK" w:date="2015-07-29T15:23:00Z">
        <w:r w:rsidRPr="0001193B">
          <w:rPr>
            <w:rStyle w:val="Kpr"/>
            <w:noProof/>
          </w:rPr>
          <w:fldChar w:fldCharType="begin"/>
        </w:r>
        <w:r w:rsidRPr="0001193B">
          <w:rPr>
            <w:rStyle w:val="Kpr"/>
            <w:noProof/>
          </w:rPr>
          <w:instrText xml:space="preserve"> </w:instrText>
        </w:r>
        <w:r>
          <w:rPr>
            <w:noProof/>
          </w:rPr>
          <w:instrText>HYPERLINK \l "_Toc425946747"</w:instrText>
        </w:r>
        <w:r w:rsidRPr="0001193B">
          <w:rPr>
            <w:rStyle w:val="Kpr"/>
            <w:noProof/>
          </w:rPr>
          <w:instrText xml:space="preserve"> </w:instrText>
        </w:r>
        <w:r w:rsidRPr="0001193B">
          <w:rPr>
            <w:rStyle w:val="Kpr"/>
            <w:noProof/>
          </w:rPr>
          <w:fldChar w:fldCharType="separate"/>
        </w:r>
        <w:r w:rsidRPr="0001193B">
          <w:rPr>
            <w:rStyle w:val="Kpr"/>
            <w:noProof/>
          </w:rPr>
          <w:t>1.1.1.</w:t>
        </w:r>
        <w:r>
          <w:rPr>
            <w:rFonts w:asciiTheme="minorHAnsi" w:eastAsiaTheme="minorEastAsia" w:hAnsiTheme="minorHAnsi" w:cstheme="minorBidi"/>
            <w:b w:val="0"/>
            <w:noProof/>
            <w:sz w:val="22"/>
            <w:szCs w:val="22"/>
            <w:lang w:eastAsia="tr-TR"/>
          </w:rPr>
          <w:tab/>
        </w:r>
        <w:r w:rsidRPr="0001193B">
          <w:rPr>
            <w:rStyle w:val="Kpr"/>
            <w:noProof/>
          </w:rPr>
          <w:t>İç DMZ</w:t>
        </w:r>
        <w:r>
          <w:rPr>
            <w:noProof/>
            <w:webHidden/>
          </w:rPr>
          <w:tab/>
        </w:r>
        <w:r>
          <w:rPr>
            <w:noProof/>
            <w:webHidden/>
          </w:rPr>
          <w:fldChar w:fldCharType="begin"/>
        </w:r>
        <w:r>
          <w:rPr>
            <w:noProof/>
            <w:webHidden/>
          </w:rPr>
          <w:instrText xml:space="preserve"> PAGEREF _Toc425946747 \h </w:instrText>
        </w:r>
      </w:ins>
      <w:r>
        <w:rPr>
          <w:noProof/>
          <w:webHidden/>
        </w:rPr>
      </w:r>
      <w:r>
        <w:rPr>
          <w:noProof/>
          <w:webHidden/>
        </w:rPr>
        <w:fldChar w:fldCharType="separate"/>
      </w:r>
      <w:ins w:id="128" w:author="EMRAH COLAK" w:date="2015-07-29T15:23:00Z">
        <w:r>
          <w:rPr>
            <w:noProof/>
            <w:webHidden/>
          </w:rPr>
          <w:t>6</w:t>
        </w:r>
        <w:r>
          <w:rPr>
            <w:noProof/>
            <w:webHidden/>
          </w:rPr>
          <w:fldChar w:fldCharType="end"/>
        </w:r>
        <w:r w:rsidRPr="0001193B">
          <w:rPr>
            <w:rStyle w:val="Kpr"/>
            <w:noProof/>
          </w:rPr>
          <w:fldChar w:fldCharType="end"/>
        </w:r>
      </w:ins>
    </w:p>
    <w:p w14:paraId="757E03BC" w14:textId="662BB2AB" w:rsidR="00480F45" w:rsidRDefault="00480F45">
      <w:pPr>
        <w:pStyle w:val="T3"/>
        <w:tabs>
          <w:tab w:val="left" w:pos="1320"/>
          <w:tab w:val="right" w:leader="dot" w:pos="8210"/>
        </w:tabs>
        <w:rPr>
          <w:ins w:id="129" w:author="EMRAH COLAK" w:date="2015-07-29T15:23:00Z"/>
          <w:rFonts w:asciiTheme="minorHAnsi" w:eastAsiaTheme="minorEastAsia" w:hAnsiTheme="minorHAnsi" w:cstheme="minorBidi"/>
          <w:b w:val="0"/>
          <w:noProof/>
          <w:sz w:val="22"/>
          <w:szCs w:val="22"/>
          <w:lang w:eastAsia="tr-TR"/>
        </w:rPr>
      </w:pPr>
      <w:ins w:id="13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"_Toc425946748"</w:instrText>
        </w:r>
        <w:r w:rsidRPr="0001193B">
          <w:rPr>
            <w:rStyle w:val="Kpr"/>
            <w:noProof/>
          </w:rPr>
          <w:instrText xml:space="preserve"> </w:instrText>
        </w:r>
        <w:r w:rsidRPr="0001193B">
          <w:rPr>
            <w:rStyle w:val="Kpr"/>
            <w:noProof/>
          </w:rPr>
          <w:fldChar w:fldCharType="separate"/>
        </w:r>
        <w:r w:rsidRPr="0001193B">
          <w:rPr>
            <w:rStyle w:val="Kpr"/>
            <w:noProof/>
          </w:rPr>
          <w:t>1.1.2.</w:t>
        </w:r>
        <w:r>
          <w:rPr>
            <w:rFonts w:asciiTheme="minorHAnsi" w:eastAsiaTheme="minorEastAsia" w:hAnsiTheme="minorHAnsi" w:cstheme="minorBidi"/>
            <w:b w:val="0"/>
            <w:noProof/>
            <w:sz w:val="22"/>
            <w:szCs w:val="22"/>
            <w:lang w:eastAsia="tr-TR"/>
          </w:rPr>
          <w:tab/>
        </w:r>
        <w:r w:rsidRPr="0001193B">
          <w:rPr>
            <w:rStyle w:val="Kpr"/>
            <w:noProof/>
          </w:rPr>
          <w:t>Aktif Cihaz Ağı</w:t>
        </w:r>
        <w:r>
          <w:rPr>
            <w:noProof/>
            <w:webHidden/>
          </w:rPr>
          <w:tab/>
        </w:r>
      </w:ins>
      <w:ins w:id="131" w:author="EMRAH COLAK" w:date="2015-07-30T15:18:00Z">
        <w:r w:rsidR="00C65D2D">
          <w:rPr>
            <w:noProof/>
            <w:webHidden/>
          </w:rPr>
          <w:t>7</w:t>
        </w:r>
      </w:ins>
      <w:ins w:id="132" w:author="EMRAH COLAK" w:date="2015-07-29T15:23:00Z">
        <w:r w:rsidRPr="0001193B">
          <w:rPr>
            <w:rStyle w:val="Kpr"/>
            <w:noProof/>
          </w:rPr>
          <w:fldChar w:fldCharType="end"/>
        </w:r>
      </w:ins>
    </w:p>
    <w:p w14:paraId="7E623748" w14:textId="7C8044FC" w:rsidR="00480F45" w:rsidRDefault="00480F45">
      <w:pPr>
        <w:pStyle w:val="T3"/>
        <w:tabs>
          <w:tab w:val="left" w:pos="1320"/>
          <w:tab w:val="right" w:leader="dot" w:pos="8210"/>
        </w:tabs>
        <w:rPr>
          <w:ins w:id="133" w:author="EMRAH COLAK" w:date="2015-07-29T15:23:00Z"/>
          <w:rFonts w:asciiTheme="minorHAnsi" w:eastAsiaTheme="minorEastAsia" w:hAnsiTheme="minorHAnsi" w:cstheme="minorBidi"/>
          <w:b w:val="0"/>
          <w:noProof/>
          <w:sz w:val="22"/>
          <w:szCs w:val="22"/>
          <w:lang w:eastAsia="tr-TR"/>
        </w:rPr>
      </w:pPr>
      <w:ins w:id="134" w:author="EMRAH COLAK" w:date="2015-07-29T15:23:00Z">
        <w:r w:rsidRPr="0001193B">
          <w:rPr>
            <w:rStyle w:val="Kpr"/>
            <w:noProof/>
          </w:rPr>
          <w:fldChar w:fldCharType="begin"/>
        </w:r>
        <w:r w:rsidRPr="0001193B">
          <w:rPr>
            <w:rStyle w:val="Kpr"/>
            <w:noProof/>
          </w:rPr>
          <w:instrText xml:space="preserve"> </w:instrText>
        </w:r>
        <w:r>
          <w:rPr>
            <w:noProof/>
          </w:rPr>
          <w:instrText>HYPERLINK \l "_Toc425946749"</w:instrText>
        </w:r>
        <w:r w:rsidRPr="0001193B">
          <w:rPr>
            <w:rStyle w:val="Kpr"/>
            <w:noProof/>
          </w:rPr>
          <w:instrText xml:space="preserve"> </w:instrText>
        </w:r>
        <w:r w:rsidRPr="0001193B">
          <w:rPr>
            <w:rStyle w:val="Kpr"/>
            <w:noProof/>
          </w:rPr>
          <w:fldChar w:fldCharType="separate"/>
        </w:r>
        <w:r w:rsidRPr="0001193B">
          <w:rPr>
            <w:rStyle w:val="Kpr"/>
            <w:noProof/>
          </w:rPr>
          <w:t>1.1.3.</w:t>
        </w:r>
        <w:r>
          <w:rPr>
            <w:rFonts w:asciiTheme="minorHAnsi" w:eastAsiaTheme="minorEastAsia" w:hAnsiTheme="minorHAnsi" w:cstheme="minorBidi"/>
            <w:b w:val="0"/>
            <w:noProof/>
            <w:sz w:val="22"/>
            <w:szCs w:val="22"/>
            <w:lang w:eastAsia="tr-TR"/>
          </w:rPr>
          <w:tab/>
        </w:r>
        <w:r w:rsidRPr="0001193B">
          <w:rPr>
            <w:rStyle w:val="Kpr"/>
            <w:noProof/>
          </w:rPr>
          <w:t>Veri Tabanı Ağı</w:t>
        </w:r>
        <w:r>
          <w:rPr>
            <w:noProof/>
            <w:webHidden/>
          </w:rPr>
          <w:tab/>
        </w:r>
      </w:ins>
      <w:ins w:id="135" w:author="EMRAH COLAK" w:date="2015-07-30T15:19:00Z">
        <w:r w:rsidR="00C65D2D">
          <w:rPr>
            <w:noProof/>
            <w:webHidden/>
          </w:rPr>
          <w:t>7</w:t>
        </w:r>
      </w:ins>
      <w:ins w:id="136" w:author="EMRAH COLAK" w:date="2015-07-29T15:23:00Z">
        <w:r w:rsidRPr="0001193B">
          <w:rPr>
            <w:rStyle w:val="Kpr"/>
            <w:noProof/>
          </w:rPr>
          <w:fldChar w:fldCharType="end"/>
        </w:r>
      </w:ins>
    </w:p>
    <w:p w14:paraId="18EFCC41" w14:textId="77777777" w:rsidR="00480F45" w:rsidRDefault="00480F45">
      <w:pPr>
        <w:pStyle w:val="T3"/>
        <w:tabs>
          <w:tab w:val="left" w:pos="1320"/>
          <w:tab w:val="right" w:leader="dot" w:pos="8210"/>
        </w:tabs>
        <w:rPr>
          <w:ins w:id="137" w:author="EMRAH COLAK" w:date="2015-07-29T15:23:00Z"/>
          <w:rFonts w:asciiTheme="minorHAnsi" w:eastAsiaTheme="minorEastAsia" w:hAnsiTheme="minorHAnsi" w:cstheme="minorBidi"/>
          <w:b w:val="0"/>
          <w:noProof/>
          <w:sz w:val="22"/>
          <w:szCs w:val="22"/>
          <w:lang w:eastAsia="tr-TR"/>
        </w:rPr>
      </w:pPr>
      <w:ins w:id="138"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"_Toc425946750"</w:instrText>
        </w:r>
        <w:r w:rsidRPr="0001193B">
          <w:rPr>
            <w:rStyle w:val="Kpr"/>
            <w:noProof/>
          </w:rPr>
          <w:instrText xml:space="preserve"> </w:instrText>
        </w:r>
        <w:r w:rsidRPr="0001193B">
          <w:rPr>
            <w:rStyle w:val="Kpr"/>
            <w:noProof/>
          </w:rPr>
          <w:fldChar w:fldCharType="separate"/>
        </w:r>
        <w:r w:rsidRPr="0001193B">
          <w:rPr>
            <w:rStyle w:val="Kpr"/>
            <w:noProof/>
          </w:rPr>
          <w:t>1.1.4.</w:t>
        </w:r>
        <w:r>
          <w:rPr>
            <w:rFonts w:asciiTheme="minorHAnsi" w:eastAsiaTheme="minorEastAsia" w:hAnsiTheme="minorHAnsi" w:cstheme="minorBidi"/>
            <w:b w:val="0"/>
            <w:noProof/>
            <w:sz w:val="22"/>
            <w:szCs w:val="22"/>
            <w:lang w:eastAsia="tr-TR"/>
          </w:rPr>
          <w:tab/>
        </w:r>
        <w:r w:rsidRPr="0001193B">
          <w:rPr>
            <w:rStyle w:val="Kpr"/>
            <w:noProof/>
          </w:rPr>
          <w:t>Sanallaştırma Ağı</w:t>
        </w:r>
        <w:r>
          <w:rPr>
            <w:noProof/>
            <w:webHidden/>
          </w:rPr>
          <w:tab/>
        </w:r>
        <w:r>
          <w:rPr>
            <w:noProof/>
            <w:webHidden/>
          </w:rPr>
          <w:fldChar w:fldCharType="begin"/>
        </w:r>
        <w:r>
          <w:rPr>
            <w:noProof/>
            <w:webHidden/>
          </w:rPr>
          <w:instrText xml:space="preserve"> PAGEREF _Toc425946750 \h </w:instrText>
        </w:r>
      </w:ins>
      <w:r>
        <w:rPr>
          <w:noProof/>
          <w:webHidden/>
        </w:rPr>
      </w:r>
      <w:r>
        <w:rPr>
          <w:noProof/>
          <w:webHidden/>
        </w:rPr>
        <w:fldChar w:fldCharType="separate"/>
      </w:r>
      <w:ins w:id="139" w:author="EMRAH COLAK" w:date="2015-07-29T15:23:00Z">
        <w:r>
          <w:rPr>
            <w:noProof/>
            <w:webHidden/>
          </w:rPr>
          <w:t>7</w:t>
        </w:r>
        <w:r>
          <w:rPr>
            <w:noProof/>
            <w:webHidden/>
          </w:rPr>
          <w:fldChar w:fldCharType="end"/>
        </w:r>
        <w:r w:rsidRPr="0001193B">
          <w:rPr>
            <w:rStyle w:val="Kpr"/>
            <w:noProof/>
          </w:rPr>
          <w:fldChar w:fldCharType="end"/>
        </w:r>
      </w:ins>
    </w:p>
    <w:p w14:paraId="427BA045" w14:textId="0BCA857F" w:rsidR="00480F45" w:rsidRDefault="00480F45">
      <w:pPr>
        <w:pStyle w:val="T3"/>
        <w:tabs>
          <w:tab w:val="left" w:pos="1320"/>
          <w:tab w:val="right" w:leader="dot" w:pos="8210"/>
        </w:tabs>
        <w:rPr>
          <w:ins w:id="140" w:author="EMRAH COLAK" w:date="2015-07-29T15:23:00Z"/>
          <w:rFonts w:asciiTheme="minorHAnsi" w:eastAsiaTheme="minorEastAsia" w:hAnsiTheme="minorHAnsi" w:cstheme="minorBidi"/>
          <w:b w:val="0"/>
          <w:noProof/>
          <w:sz w:val="22"/>
          <w:szCs w:val="22"/>
          <w:lang w:eastAsia="tr-TR"/>
        </w:rPr>
      </w:pPr>
      <w:ins w:id="14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"_Toc425946751"</w:instrText>
        </w:r>
        <w:r w:rsidRPr="0001193B">
          <w:rPr>
            <w:rStyle w:val="Kpr"/>
            <w:noProof/>
          </w:rPr>
          <w:instrText xml:space="preserve"> </w:instrText>
        </w:r>
        <w:r w:rsidRPr="0001193B">
          <w:rPr>
            <w:rStyle w:val="Kpr"/>
            <w:noProof/>
          </w:rPr>
          <w:fldChar w:fldCharType="separate"/>
        </w:r>
        <w:r w:rsidRPr="0001193B">
          <w:rPr>
            <w:rStyle w:val="Kpr"/>
            <w:noProof/>
          </w:rPr>
          <w:t>1.1.5.</w:t>
        </w:r>
        <w:r>
          <w:rPr>
            <w:rFonts w:asciiTheme="minorHAnsi" w:eastAsiaTheme="minorEastAsia" w:hAnsiTheme="minorHAnsi" w:cstheme="minorBidi"/>
            <w:b w:val="0"/>
            <w:noProof/>
            <w:sz w:val="22"/>
            <w:szCs w:val="22"/>
            <w:lang w:eastAsia="tr-TR"/>
          </w:rPr>
          <w:tab/>
        </w:r>
        <w:r w:rsidRPr="0001193B">
          <w:rPr>
            <w:rStyle w:val="Kpr"/>
            <w:noProof/>
          </w:rPr>
          <w:t>Yönetim Ağı</w:t>
        </w:r>
        <w:r>
          <w:rPr>
            <w:noProof/>
            <w:webHidden/>
          </w:rPr>
          <w:tab/>
        </w:r>
      </w:ins>
      <w:ins w:id="142" w:author="EMRAH COLAK" w:date="2015-07-30T15:19:00Z">
        <w:r w:rsidR="00C65D2D">
          <w:rPr>
            <w:noProof/>
            <w:webHidden/>
          </w:rPr>
          <w:t>7</w:t>
        </w:r>
      </w:ins>
      <w:ins w:id="143" w:author="EMRAH COLAK" w:date="2015-07-29T15:23:00Z">
        <w:r w:rsidRPr="0001193B">
          <w:rPr>
            <w:rStyle w:val="Kpr"/>
            <w:noProof/>
          </w:rPr>
          <w:fldChar w:fldCharType="end"/>
        </w:r>
      </w:ins>
    </w:p>
    <w:p w14:paraId="1BC05BEC" w14:textId="52915DB0" w:rsidR="00480F45" w:rsidRDefault="00480F45">
      <w:pPr>
        <w:pStyle w:val="T3"/>
        <w:tabs>
          <w:tab w:val="left" w:pos="1320"/>
          <w:tab w:val="right" w:leader="dot" w:pos="8210"/>
        </w:tabs>
        <w:rPr>
          <w:ins w:id="144" w:author="EMRAH COLAK" w:date="2015-07-29T15:23:00Z"/>
          <w:rFonts w:asciiTheme="minorHAnsi" w:eastAsiaTheme="minorEastAsia" w:hAnsiTheme="minorHAnsi" w:cstheme="minorBidi"/>
          <w:b w:val="0"/>
          <w:noProof/>
          <w:sz w:val="22"/>
          <w:szCs w:val="22"/>
          <w:lang w:eastAsia="tr-TR"/>
        </w:rPr>
      </w:pPr>
      <w:ins w:id="14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"_Toc425946752"</w:instrText>
        </w:r>
        <w:r w:rsidRPr="0001193B">
          <w:rPr>
            <w:rStyle w:val="Kpr"/>
            <w:noProof/>
          </w:rPr>
          <w:instrText xml:space="preserve"> </w:instrText>
        </w:r>
        <w:r w:rsidRPr="0001193B">
          <w:rPr>
            <w:rStyle w:val="Kpr"/>
            <w:noProof/>
          </w:rPr>
          <w:fldChar w:fldCharType="separate"/>
        </w:r>
        <w:r w:rsidRPr="0001193B">
          <w:rPr>
            <w:rStyle w:val="Kpr"/>
            <w:noProof/>
          </w:rPr>
          <w:t>1.1.6.</w:t>
        </w:r>
        <w:r>
          <w:rPr>
            <w:rFonts w:asciiTheme="minorHAnsi" w:eastAsiaTheme="minorEastAsia" w:hAnsiTheme="minorHAnsi" w:cstheme="minorBidi"/>
            <w:b w:val="0"/>
            <w:noProof/>
            <w:sz w:val="22"/>
            <w:szCs w:val="22"/>
            <w:lang w:eastAsia="tr-TR"/>
          </w:rPr>
          <w:tab/>
        </w:r>
        <w:r w:rsidRPr="0001193B">
          <w:rPr>
            <w:rStyle w:val="Kpr"/>
            <w:noProof/>
          </w:rPr>
          <w:t xml:space="preserve">Kullanıcı </w:t>
        </w:r>
        <w:r w:rsidRPr="0001193B">
          <w:rPr>
            <w:rStyle w:val="Kpr"/>
            <w:noProof/>
          </w:rPr>
          <w:t>A</w:t>
        </w:r>
        <w:r w:rsidRPr="0001193B">
          <w:rPr>
            <w:rStyle w:val="Kpr"/>
            <w:noProof/>
          </w:rPr>
          <w:t>ğı</w:t>
        </w:r>
        <w:r>
          <w:rPr>
            <w:noProof/>
            <w:webHidden/>
          </w:rPr>
          <w:tab/>
        </w:r>
      </w:ins>
      <w:ins w:id="146" w:author="EMRAH COLAK" w:date="2015-07-30T15:19:00Z">
        <w:r w:rsidR="00C65D2D">
          <w:rPr>
            <w:noProof/>
            <w:webHidden/>
          </w:rPr>
          <w:t>8</w:t>
        </w:r>
      </w:ins>
      <w:ins w:id="147" w:author="EMRAH COLAK" w:date="2015-07-29T15:23:00Z">
        <w:r w:rsidRPr="0001193B">
          <w:rPr>
            <w:rStyle w:val="Kpr"/>
            <w:noProof/>
          </w:rPr>
          <w:fldChar w:fldCharType="end"/>
        </w:r>
      </w:ins>
    </w:p>
    <w:p w14:paraId="3D9332F1" w14:textId="207C99FE" w:rsidR="00480F45" w:rsidRDefault="00480F45">
      <w:pPr>
        <w:pStyle w:val="T3"/>
        <w:tabs>
          <w:tab w:val="left" w:pos="1320"/>
          <w:tab w:val="right" w:leader="dot" w:pos="8210"/>
        </w:tabs>
        <w:rPr>
          <w:ins w:id="148" w:author="EMRAH COLAK" w:date="2015-07-29T15:23:00Z"/>
          <w:rFonts w:asciiTheme="minorHAnsi" w:eastAsiaTheme="minorEastAsia" w:hAnsiTheme="minorHAnsi" w:cstheme="minorBidi"/>
          <w:b w:val="0"/>
          <w:noProof/>
          <w:sz w:val="22"/>
          <w:szCs w:val="22"/>
          <w:lang w:eastAsia="tr-TR"/>
        </w:rPr>
      </w:pPr>
      <w:ins w:id="149"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"_Toc425946753"</w:instrText>
        </w:r>
        <w:r w:rsidRPr="0001193B">
          <w:rPr>
            <w:rStyle w:val="Kpr"/>
            <w:noProof/>
          </w:rPr>
          <w:instrText xml:space="preserve"> </w:instrText>
        </w:r>
        <w:r w:rsidRPr="0001193B">
          <w:rPr>
            <w:rStyle w:val="Kpr"/>
            <w:noProof/>
          </w:rPr>
          <w:fldChar w:fldCharType="separate"/>
        </w:r>
        <w:r w:rsidRPr="0001193B">
          <w:rPr>
            <w:rStyle w:val="Kpr"/>
            <w:noProof/>
          </w:rPr>
          <w:t>1.1.7.</w:t>
        </w:r>
        <w:r>
          <w:rPr>
            <w:rFonts w:asciiTheme="minorHAnsi" w:eastAsiaTheme="minorEastAsia" w:hAnsiTheme="minorHAnsi" w:cstheme="minorBidi"/>
            <w:b w:val="0"/>
            <w:noProof/>
            <w:sz w:val="22"/>
            <w:szCs w:val="22"/>
            <w:lang w:eastAsia="tr-TR"/>
          </w:rPr>
          <w:tab/>
        </w:r>
        <w:r w:rsidRPr="0001193B">
          <w:rPr>
            <w:rStyle w:val="Kpr"/>
            <w:noProof/>
          </w:rPr>
          <w:t>Kurum Dışı Ağ Yapılandırması</w:t>
        </w:r>
        <w:r>
          <w:rPr>
            <w:noProof/>
            <w:webHidden/>
          </w:rPr>
          <w:tab/>
        </w:r>
      </w:ins>
      <w:ins w:id="150" w:author="EMRAH COLAK" w:date="2015-07-31T14:22:00Z">
        <w:r w:rsidR="00074B95">
          <w:rPr>
            <w:noProof/>
            <w:webHidden/>
          </w:rPr>
          <w:t>9</w:t>
        </w:r>
      </w:ins>
      <w:ins w:id="151" w:author="EMRAH COLAK" w:date="2015-07-29T15:23:00Z">
        <w:r w:rsidRPr="0001193B">
          <w:rPr>
            <w:rStyle w:val="Kpr"/>
            <w:noProof/>
          </w:rPr>
          <w:fldChar w:fldCharType="end"/>
        </w:r>
      </w:ins>
    </w:p>
    <w:p w14:paraId="531628F5" w14:textId="4B24B6ED" w:rsidR="00480F45" w:rsidRDefault="00480F45">
      <w:pPr>
        <w:pStyle w:val="T3"/>
        <w:tabs>
          <w:tab w:val="left" w:pos="1320"/>
          <w:tab w:val="right" w:leader="dot" w:pos="8210"/>
        </w:tabs>
        <w:rPr>
          <w:ins w:id="152" w:author="EMRAH COLAK" w:date="2015-07-29T15:23:00Z"/>
          <w:rFonts w:asciiTheme="minorHAnsi" w:eastAsiaTheme="minorEastAsia" w:hAnsiTheme="minorHAnsi" w:cstheme="minorBidi"/>
          <w:b w:val="0"/>
          <w:noProof/>
          <w:sz w:val="22"/>
          <w:szCs w:val="22"/>
          <w:lang w:eastAsia="tr-TR"/>
        </w:rPr>
      </w:pPr>
      <w:ins w:id="153"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"_Toc425946754"</w:instrText>
        </w:r>
        <w:r w:rsidRPr="0001193B">
          <w:rPr>
            <w:rStyle w:val="Kpr"/>
            <w:noProof/>
          </w:rPr>
          <w:instrText xml:space="preserve"> </w:instrText>
        </w:r>
        <w:r w:rsidRPr="0001193B">
          <w:rPr>
            <w:rStyle w:val="Kpr"/>
            <w:noProof/>
          </w:rPr>
          <w:fldChar w:fldCharType="separate"/>
        </w:r>
        <w:r w:rsidRPr="0001193B">
          <w:rPr>
            <w:rStyle w:val="Kpr"/>
            <w:noProof/>
          </w:rPr>
          <w:t>1.1.8.</w:t>
        </w:r>
        <w:r>
          <w:rPr>
            <w:rFonts w:asciiTheme="minorHAnsi" w:eastAsiaTheme="minorEastAsia" w:hAnsiTheme="minorHAnsi" w:cstheme="minorBidi"/>
            <w:b w:val="0"/>
            <w:noProof/>
            <w:sz w:val="22"/>
            <w:szCs w:val="22"/>
            <w:lang w:eastAsia="tr-TR"/>
          </w:rPr>
          <w:tab/>
        </w:r>
        <w:r w:rsidRPr="0001193B">
          <w:rPr>
            <w:rStyle w:val="Kpr"/>
            <w:noProof/>
          </w:rPr>
          <w:t>Mobil ve Kablosuz Ağ Yapılanması</w:t>
        </w:r>
        <w:r>
          <w:rPr>
            <w:noProof/>
            <w:webHidden/>
          </w:rPr>
          <w:tab/>
        </w:r>
      </w:ins>
      <w:ins w:id="154" w:author="EMRAH COLAK" w:date="2015-07-30T15:19:00Z">
        <w:r w:rsidR="00C65D2D">
          <w:rPr>
            <w:noProof/>
            <w:webHidden/>
          </w:rPr>
          <w:t>9</w:t>
        </w:r>
      </w:ins>
      <w:ins w:id="155" w:author="EMRAH COLAK" w:date="2015-07-29T15:23:00Z">
        <w:r w:rsidRPr="0001193B">
          <w:rPr>
            <w:rStyle w:val="Kpr"/>
            <w:noProof/>
          </w:rPr>
          <w:fldChar w:fldCharType="end"/>
        </w:r>
      </w:ins>
    </w:p>
    <w:p w14:paraId="142E1DF1" w14:textId="77777777" w:rsidR="00480F45" w:rsidRDefault="00480F45">
      <w:pPr>
        <w:pStyle w:val="T2"/>
        <w:rPr>
          <w:ins w:id="156" w:author="EMRAH COLAK" w:date="2015-07-29T15:23:00Z"/>
          <w:rFonts w:asciiTheme="minorHAnsi" w:eastAsiaTheme="minorEastAsia" w:hAnsiTheme="minorHAnsi" w:cstheme="minorBidi"/>
          <w:b w:val="0"/>
          <w:iCs w:val="0"/>
          <w:noProof/>
          <w:sz w:val="22"/>
          <w:szCs w:val="22"/>
          <w:lang w:eastAsia="tr-TR"/>
        </w:rPr>
      </w:pPr>
      <w:ins w:id="157"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"_Toc425946755"</w:instrText>
        </w:r>
        <w:r w:rsidRPr="0001193B">
          <w:rPr>
            <w:rStyle w:val="Kpr"/>
            <w:noProof/>
          </w:rPr>
          <w:instrText xml:space="preserve"> </w:instrText>
        </w:r>
        <w:r w:rsidRPr="0001193B">
          <w:rPr>
            <w:rStyle w:val="Kpr"/>
            <w:noProof/>
          </w:rPr>
          <w:fldChar w:fldCharType="separate"/>
        </w:r>
        <w:r w:rsidRPr="0001193B">
          <w:rPr>
            <w:rStyle w:val="Kpr"/>
            <w:noProof/>
          </w:rPr>
          <w:t>1.2</w:t>
        </w:r>
        <w:r>
          <w:rPr>
            <w:rFonts w:asciiTheme="minorHAnsi" w:eastAsiaTheme="minorEastAsia" w:hAnsiTheme="minorHAnsi" w:cstheme="minorBidi"/>
            <w:b w:val="0"/>
            <w:iCs w:val="0"/>
            <w:noProof/>
            <w:sz w:val="22"/>
            <w:szCs w:val="22"/>
            <w:lang w:eastAsia="tr-TR"/>
          </w:rPr>
          <w:tab/>
        </w:r>
        <w:r w:rsidRPr="0001193B">
          <w:rPr>
            <w:rStyle w:val="Kpr"/>
            <w:noProof/>
          </w:rPr>
          <w:t>Mamak ve Kızılay Veri Merkezi Analizi</w:t>
        </w:r>
        <w:r>
          <w:rPr>
            <w:noProof/>
            <w:webHidden/>
          </w:rPr>
          <w:tab/>
        </w:r>
        <w:r>
          <w:rPr>
            <w:noProof/>
            <w:webHidden/>
          </w:rPr>
          <w:fldChar w:fldCharType="begin"/>
        </w:r>
        <w:r>
          <w:rPr>
            <w:noProof/>
            <w:webHidden/>
          </w:rPr>
          <w:instrText xml:space="preserve"> PAGEREF _Toc425946755 \h </w:instrText>
        </w:r>
      </w:ins>
      <w:r>
        <w:rPr>
          <w:noProof/>
          <w:webHidden/>
        </w:rPr>
      </w:r>
      <w:r>
        <w:rPr>
          <w:noProof/>
          <w:webHidden/>
        </w:rPr>
        <w:fldChar w:fldCharType="separate"/>
      </w:r>
      <w:ins w:id="158" w:author="EMRAH COLAK" w:date="2015-07-29T15:23:00Z">
        <w:r>
          <w:rPr>
            <w:noProof/>
            <w:webHidden/>
          </w:rPr>
          <w:t>9</w:t>
        </w:r>
        <w:r>
          <w:rPr>
            <w:noProof/>
            <w:webHidden/>
          </w:rPr>
          <w:fldChar w:fldCharType="end"/>
        </w:r>
        <w:r w:rsidRPr="0001193B">
          <w:rPr>
            <w:rStyle w:val="Kpr"/>
            <w:noProof/>
          </w:rPr>
          <w:fldChar w:fldCharType="end"/>
        </w:r>
      </w:ins>
    </w:p>
    <w:p w14:paraId="483F5F59" w14:textId="484BC715" w:rsidR="00480F45" w:rsidRDefault="00480F45">
      <w:pPr>
        <w:pStyle w:val="T2"/>
        <w:rPr>
          <w:ins w:id="159" w:author="EMRAH COLAK" w:date="2015-07-29T15:23:00Z"/>
          <w:rFonts w:asciiTheme="minorHAnsi" w:eastAsiaTheme="minorEastAsia" w:hAnsiTheme="minorHAnsi" w:cstheme="minorBidi"/>
          <w:b w:val="0"/>
          <w:iCs w:val="0"/>
          <w:noProof/>
          <w:sz w:val="22"/>
          <w:szCs w:val="22"/>
          <w:lang w:eastAsia="tr-TR"/>
        </w:rPr>
      </w:pPr>
      <w:ins w:id="16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"_Toc425946756"</w:instrText>
        </w:r>
        <w:r w:rsidRPr="0001193B">
          <w:rPr>
            <w:rStyle w:val="Kpr"/>
            <w:noProof/>
          </w:rPr>
          <w:instrText xml:space="preserve"> </w:instrText>
        </w:r>
        <w:r w:rsidRPr="0001193B">
          <w:rPr>
            <w:rStyle w:val="Kpr"/>
            <w:noProof/>
          </w:rPr>
          <w:fldChar w:fldCharType="separate"/>
        </w:r>
        <w:r w:rsidRPr="0001193B">
          <w:rPr>
            <w:rStyle w:val="Kpr"/>
            <w:noProof/>
          </w:rPr>
          <w:t>1.3</w:t>
        </w:r>
        <w:r>
          <w:rPr>
            <w:rFonts w:asciiTheme="minorHAnsi" w:eastAsiaTheme="minorEastAsia" w:hAnsiTheme="minorHAnsi" w:cstheme="minorBidi"/>
            <w:b w:val="0"/>
            <w:iCs w:val="0"/>
            <w:noProof/>
            <w:sz w:val="22"/>
            <w:szCs w:val="22"/>
            <w:lang w:eastAsia="tr-TR"/>
          </w:rPr>
          <w:tab/>
        </w:r>
        <w:r w:rsidRPr="0001193B">
          <w:rPr>
            <w:rStyle w:val="Kpr"/>
            <w:noProof/>
          </w:rPr>
          <w:t>Kurumda Başlıca Yürütülen Bilgi Sistemleri Projeleri</w:t>
        </w:r>
        <w:r>
          <w:rPr>
            <w:noProof/>
            <w:webHidden/>
          </w:rPr>
          <w:tab/>
        </w:r>
        <w:r>
          <w:rPr>
            <w:noProof/>
            <w:webHidden/>
          </w:rPr>
          <w:fldChar w:fldCharType="begin"/>
        </w:r>
        <w:r>
          <w:rPr>
            <w:noProof/>
            <w:webHidden/>
          </w:rPr>
          <w:instrText xml:space="preserve"> PAGEREF _Toc425946756 \h </w:instrText>
        </w:r>
      </w:ins>
      <w:r>
        <w:rPr>
          <w:noProof/>
          <w:webHidden/>
        </w:rPr>
      </w:r>
      <w:r>
        <w:rPr>
          <w:noProof/>
          <w:webHidden/>
        </w:rPr>
        <w:fldChar w:fldCharType="separate"/>
      </w:r>
      <w:ins w:id="161" w:author="EMRAH COLAK" w:date="2015-07-29T15:23:00Z">
        <w:r>
          <w:rPr>
            <w:noProof/>
            <w:webHidden/>
          </w:rPr>
          <w:t>1</w:t>
        </w:r>
      </w:ins>
      <w:ins w:id="162" w:author="EMRAH COLAK" w:date="2015-07-30T15:23:00Z">
        <w:r w:rsidR="00B507D7">
          <w:rPr>
            <w:noProof/>
            <w:webHidden/>
          </w:rPr>
          <w:t>1</w:t>
        </w:r>
      </w:ins>
      <w:ins w:id="163" w:author="EMRAH COLAK" w:date="2015-07-29T15:23:00Z">
        <w:r>
          <w:rPr>
            <w:noProof/>
            <w:webHidden/>
          </w:rPr>
          <w:fldChar w:fldCharType="end"/>
        </w:r>
        <w:r w:rsidRPr="0001193B">
          <w:rPr>
            <w:rStyle w:val="Kpr"/>
            <w:noProof/>
          </w:rPr>
          <w:fldChar w:fldCharType="end"/>
        </w:r>
      </w:ins>
    </w:p>
    <w:p w14:paraId="4239A708" w14:textId="4439D66D" w:rsidR="00480F45" w:rsidRDefault="00480F45">
      <w:pPr>
        <w:pStyle w:val="T2"/>
        <w:rPr>
          <w:ins w:id="164" w:author="EMRAH COLAK" w:date="2015-07-29T15:23:00Z"/>
          <w:rFonts w:asciiTheme="minorHAnsi" w:eastAsiaTheme="minorEastAsia" w:hAnsiTheme="minorHAnsi" w:cstheme="minorBidi"/>
          <w:b w:val="0"/>
          <w:iCs w:val="0"/>
          <w:noProof/>
          <w:sz w:val="22"/>
          <w:szCs w:val="22"/>
          <w:lang w:eastAsia="tr-TR"/>
        </w:rPr>
      </w:pPr>
      <w:ins w:id="16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"_Toc425946757"</w:instrText>
        </w:r>
        <w:r w:rsidRPr="0001193B">
          <w:rPr>
            <w:rStyle w:val="Kpr"/>
            <w:noProof/>
          </w:rPr>
          <w:instrText xml:space="preserve"> </w:instrText>
        </w:r>
        <w:r w:rsidRPr="0001193B">
          <w:rPr>
            <w:rStyle w:val="Kpr"/>
            <w:noProof/>
          </w:rPr>
          <w:fldChar w:fldCharType="separate"/>
        </w:r>
        <w:r w:rsidRPr="0001193B">
          <w:rPr>
            <w:rStyle w:val="Kpr"/>
            <w:noProof/>
          </w:rPr>
          <w:t>1.4</w:t>
        </w:r>
        <w:r>
          <w:rPr>
            <w:rFonts w:asciiTheme="minorHAnsi" w:eastAsiaTheme="minorEastAsia" w:hAnsiTheme="minorHAnsi" w:cstheme="minorBidi"/>
            <w:b w:val="0"/>
            <w:iCs w:val="0"/>
            <w:noProof/>
            <w:sz w:val="22"/>
            <w:szCs w:val="22"/>
            <w:lang w:eastAsia="tr-TR"/>
          </w:rPr>
          <w:tab/>
        </w:r>
        <w:r w:rsidRPr="0001193B">
          <w:rPr>
            <w:rStyle w:val="Kpr"/>
            <w:noProof/>
          </w:rPr>
          <w:t xml:space="preserve">Sanallaştırma </w:t>
        </w:r>
      </w:ins>
      <w:ins w:id="166" w:author="EMRAH COLAK" w:date="2015-07-30T11:24:00Z">
        <w:r w:rsidR="00F77D4B">
          <w:rPr>
            <w:rStyle w:val="Kpr"/>
            <w:noProof/>
          </w:rPr>
          <w:t>T</w:t>
        </w:r>
      </w:ins>
      <w:ins w:id="167" w:author="EMRAH COLAK" w:date="2015-07-31T14:15:00Z">
        <w:r w:rsidR="00074B95">
          <w:rPr>
            <w:rStyle w:val="Kpr"/>
            <w:noProof/>
          </w:rPr>
          <w:t>e</w:t>
        </w:r>
        <w:r w:rsidR="00074B95">
          <w:rPr>
            <w:rStyle w:val="Kpr"/>
            <w:noProof/>
          </w:rPr>
          <w:t>k</w:t>
        </w:r>
        <w:r w:rsidR="00074B95">
          <w:rPr>
            <w:rStyle w:val="Kpr"/>
            <w:noProof/>
          </w:rPr>
          <w:t>nolojileri</w:t>
        </w:r>
      </w:ins>
      <w:ins w:id="168" w:author="EMRAH COLAK" w:date="2015-07-29T15:23:00Z">
        <w:r>
          <w:rPr>
            <w:noProof/>
            <w:webHidden/>
          </w:rPr>
          <w:tab/>
        </w:r>
        <w:r>
          <w:rPr>
            <w:noProof/>
            <w:webHidden/>
          </w:rPr>
          <w:fldChar w:fldCharType="begin"/>
        </w:r>
        <w:r>
          <w:rPr>
            <w:noProof/>
            <w:webHidden/>
          </w:rPr>
          <w:instrText xml:space="preserve"> PAGEREF _Toc425946757 \h </w:instrText>
        </w:r>
      </w:ins>
      <w:r>
        <w:rPr>
          <w:noProof/>
          <w:webHidden/>
        </w:rPr>
      </w:r>
      <w:r>
        <w:rPr>
          <w:noProof/>
          <w:webHidden/>
        </w:rPr>
        <w:fldChar w:fldCharType="separate"/>
      </w:r>
      <w:ins w:id="169" w:author="EMRAH COLAK" w:date="2015-07-29T15:23:00Z">
        <w:r>
          <w:rPr>
            <w:noProof/>
            <w:webHidden/>
          </w:rPr>
          <w:t>13</w:t>
        </w:r>
        <w:r>
          <w:rPr>
            <w:noProof/>
            <w:webHidden/>
          </w:rPr>
          <w:fldChar w:fldCharType="end"/>
        </w:r>
        <w:r w:rsidRPr="0001193B">
          <w:rPr>
            <w:rStyle w:val="Kpr"/>
            <w:noProof/>
          </w:rPr>
          <w:fldChar w:fldCharType="end"/>
        </w:r>
      </w:ins>
    </w:p>
    <w:p w14:paraId="38C9C59C" w14:textId="77777777" w:rsidR="00480F45" w:rsidRDefault="00480F45">
      <w:pPr>
        <w:pStyle w:val="T3"/>
        <w:tabs>
          <w:tab w:val="left" w:pos="1320"/>
          <w:tab w:val="right" w:leader="dot" w:pos="8210"/>
        </w:tabs>
        <w:rPr>
          <w:ins w:id="170" w:author="EMRAH COLAK" w:date="2015-07-29T15:23:00Z"/>
          <w:rFonts w:asciiTheme="minorHAnsi" w:eastAsiaTheme="minorEastAsia" w:hAnsiTheme="minorHAnsi" w:cstheme="minorBidi"/>
          <w:b w:val="0"/>
          <w:noProof/>
          <w:sz w:val="22"/>
          <w:szCs w:val="22"/>
          <w:lang w:eastAsia="tr-TR"/>
        </w:rPr>
      </w:pPr>
      <w:ins w:id="171"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"_Toc425946758"</w:instrText>
        </w:r>
        <w:r w:rsidRPr="0001193B">
          <w:rPr>
            <w:rStyle w:val="Kpr"/>
            <w:noProof/>
          </w:rPr>
          <w:instrText xml:space="preserve"> </w:instrText>
        </w:r>
        <w:r w:rsidRPr="0001193B">
          <w:rPr>
            <w:rStyle w:val="Kpr"/>
            <w:noProof/>
          </w:rPr>
          <w:fldChar w:fldCharType="separate"/>
        </w:r>
        <w:r w:rsidRPr="0001193B">
          <w:rPr>
            <w:rStyle w:val="Kpr"/>
            <w:noProof/>
          </w:rPr>
          <w:t>1.4.1</w:t>
        </w:r>
        <w:r>
          <w:rPr>
            <w:rFonts w:asciiTheme="minorHAnsi" w:eastAsiaTheme="minorEastAsia" w:hAnsiTheme="minorHAnsi" w:cstheme="minorBidi"/>
            <w:b w:val="0"/>
            <w:noProof/>
            <w:sz w:val="22"/>
            <w:szCs w:val="22"/>
            <w:lang w:eastAsia="tr-TR"/>
          </w:rPr>
          <w:tab/>
        </w:r>
        <w:r w:rsidRPr="0001193B">
          <w:rPr>
            <w:rStyle w:val="Kpr"/>
            <w:noProof/>
          </w:rPr>
          <w:t>Tarihçe</w:t>
        </w:r>
        <w:r>
          <w:rPr>
            <w:noProof/>
            <w:webHidden/>
          </w:rPr>
          <w:tab/>
        </w:r>
        <w:r>
          <w:rPr>
            <w:noProof/>
            <w:webHidden/>
          </w:rPr>
          <w:fldChar w:fldCharType="begin"/>
        </w:r>
        <w:r>
          <w:rPr>
            <w:noProof/>
            <w:webHidden/>
          </w:rPr>
          <w:instrText xml:space="preserve"> PAGEREF _Toc425946758 \h </w:instrText>
        </w:r>
      </w:ins>
      <w:r>
        <w:rPr>
          <w:noProof/>
          <w:webHidden/>
        </w:rPr>
      </w:r>
      <w:r>
        <w:rPr>
          <w:noProof/>
          <w:webHidden/>
        </w:rPr>
        <w:fldChar w:fldCharType="separate"/>
      </w:r>
      <w:ins w:id="172" w:author="EMRAH COLAK" w:date="2015-07-29T15:23:00Z">
        <w:r>
          <w:rPr>
            <w:noProof/>
            <w:webHidden/>
          </w:rPr>
          <w:t>15</w:t>
        </w:r>
        <w:r>
          <w:rPr>
            <w:noProof/>
            <w:webHidden/>
          </w:rPr>
          <w:fldChar w:fldCharType="end"/>
        </w:r>
        <w:r w:rsidRPr="0001193B">
          <w:rPr>
            <w:rStyle w:val="Kpr"/>
            <w:noProof/>
          </w:rPr>
          <w:fldChar w:fldCharType="end"/>
        </w:r>
      </w:ins>
    </w:p>
    <w:p w14:paraId="2FAEB422" w14:textId="7C35E627" w:rsidR="00480F45" w:rsidRDefault="00480F45">
      <w:pPr>
        <w:pStyle w:val="T3"/>
        <w:tabs>
          <w:tab w:val="left" w:pos="1320"/>
          <w:tab w:val="right" w:leader="dot" w:pos="8210"/>
        </w:tabs>
        <w:rPr>
          <w:ins w:id="173" w:author="EMRAH COLAK" w:date="2015-07-29T15:23:00Z"/>
          <w:rFonts w:asciiTheme="minorHAnsi" w:eastAsiaTheme="minorEastAsia" w:hAnsiTheme="minorHAnsi" w:cstheme="minorBidi"/>
          <w:b w:val="0"/>
          <w:noProof/>
          <w:sz w:val="22"/>
          <w:szCs w:val="22"/>
          <w:lang w:eastAsia="tr-TR"/>
        </w:rPr>
      </w:pPr>
      <w:ins w:id="174" w:author="EMRAH COLAK" w:date="2015-07-29T15:23:00Z">
        <w:r w:rsidRPr="0001193B">
          <w:rPr>
            <w:rStyle w:val="Kpr"/>
            <w:noProof/>
          </w:rPr>
          <w:fldChar w:fldCharType="begin"/>
        </w:r>
        <w:r w:rsidRPr="0001193B">
          <w:rPr>
            <w:rStyle w:val="Kpr"/>
            <w:noProof/>
          </w:rPr>
          <w:instrText xml:space="preserve"> </w:instrText>
        </w:r>
        <w:r>
          <w:rPr>
            <w:noProof/>
          </w:rPr>
          <w:instrText>HYPERLINK \l "_Toc425946759"</w:instrText>
        </w:r>
        <w:r w:rsidRPr="0001193B">
          <w:rPr>
            <w:rStyle w:val="Kpr"/>
            <w:noProof/>
          </w:rPr>
          <w:instrText xml:space="preserve"> </w:instrText>
        </w:r>
        <w:r w:rsidRPr="0001193B">
          <w:rPr>
            <w:rStyle w:val="Kpr"/>
            <w:noProof/>
          </w:rPr>
          <w:fldChar w:fldCharType="separate"/>
        </w:r>
        <w:r w:rsidRPr="0001193B">
          <w:rPr>
            <w:rStyle w:val="Kpr"/>
            <w:noProof/>
          </w:rPr>
          <w:t>1.4.2</w:t>
        </w:r>
        <w:r>
          <w:rPr>
            <w:rFonts w:asciiTheme="minorHAnsi" w:eastAsiaTheme="minorEastAsia" w:hAnsiTheme="minorHAnsi" w:cstheme="minorBidi"/>
            <w:b w:val="0"/>
            <w:noProof/>
            <w:sz w:val="22"/>
            <w:szCs w:val="22"/>
            <w:lang w:eastAsia="tr-TR"/>
          </w:rPr>
          <w:tab/>
        </w:r>
        <w:r w:rsidRPr="0001193B">
          <w:rPr>
            <w:rStyle w:val="Kpr"/>
            <w:noProof/>
          </w:rPr>
          <w:t>Sunucu Sanallaştırması</w:t>
        </w:r>
        <w:r>
          <w:rPr>
            <w:noProof/>
            <w:webHidden/>
          </w:rPr>
          <w:tab/>
        </w:r>
        <w:r>
          <w:rPr>
            <w:noProof/>
            <w:webHidden/>
          </w:rPr>
          <w:fldChar w:fldCharType="begin"/>
        </w:r>
        <w:r>
          <w:rPr>
            <w:noProof/>
            <w:webHidden/>
          </w:rPr>
          <w:instrText xml:space="preserve"> PAGEREF _Toc425946759 \h </w:instrText>
        </w:r>
      </w:ins>
      <w:r>
        <w:rPr>
          <w:noProof/>
          <w:webHidden/>
        </w:rPr>
      </w:r>
      <w:r>
        <w:rPr>
          <w:noProof/>
          <w:webHidden/>
        </w:rPr>
        <w:fldChar w:fldCharType="separate"/>
      </w:r>
      <w:ins w:id="175" w:author="EMRAH COLAK" w:date="2015-07-29T15:23:00Z">
        <w:r>
          <w:rPr>
            <w:noProof/>
            <w:webHidden/>
          </w:rPr>
          <w:t>1</w:t>
        </w:r>
      </w:ins>
      <w:ins w:id="176" w:author="EMRAH COLAK" w:date="2015-07-30T15:23:00Z">
        <w:r w:rsidR="00B507D7">
          <w:rPr>
            <w:noProof/>
            <w:webHidden/>
          </w:rPr>
          <w:t>9</w:t>
        </w:r>
      </w:ins>
      <w:ins w:id="177" w:author="EMRAH COLAK" w:date="2015-07-29T15:23:00Z">
        <w:r>
          <w:rPr>
            <w:noProof/>
            <w:webHidden/>
          </w:rPr>
          <w:fldChar w:fldCharType="end"/>
        </w:r>
        <w:r w:rsidRPr="0001193B">
          <w:rPr>
            <w:rStyle w:val="Kpr"/>
            <w:noProof/>
          </w:rPr>
          <w:fldChar w:fldCharType="end"/>
        </w:r>
      </w:ins>
    </w:p>
    <w:p w14:paraId="5C415A9C" w14:textId="77777777" w:rsidR="00480F45" w:rsidRDefault="00480F45">
      <w:pPr>
        <w:pStyle w:val="T3"/>
        <w:tabs>
          <w:tab w:val="left" w:pos="1320"/>
          <w:tab w:val="right" w:leader="dot" w:pos="8210"/>
        </w:tabs>
        <w:rPr>
          <w:ins w:id="178" w:author="EMRAH COLAK" w:date="2015-07-29T15:23:00Z"/>
          <w:rFonts w:asciiTheme="minorHAnsi" w:eastAsiaTheme="minorEastAsia" w:hAnsiTheme="minorHAnsi" w:cstheme="minorBidi"/>
          <w:b w:val="0"/>
          <w:noProof/>
          <w:sz w:val="22"/>
          <w:szCs w:val="22"/>
          <w:lang w:eastAsia="tr-TR"/>
        </w:rPr>
      </w:pPr>
      <w:ins w:id="179"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"_Toc425946760"</w:instrText>
        </w:r>
        <w:r w:rsidRPr="0001193B">
          <w:rPr>
            <w:rStyle w:val="Kpr"/>
            <w:noProof/>
          </w:rPr>
          <w:instrText xml:space="preserve"> </w:instrText>
        </w:r>
        <w:r w:rsidRPr="0001193B">
          <w:rPr>
            <w:rStyle w:val="Kpr"/>
            <w:noProof/>
          </w:rPr>
          <w:fldChar w:fldCharType="separate"/>
        </w:r>
        <w:r w:rsidRPr="0001193B">
          <w:rPr>
            <w:rStyle w:val="Kpr"/>
            <w:noProof/>
          </w:rPr>
          <w:t>1.4.3</w:t>
        </w:r>
        <w:r>
          <w:rPr>
            <w:rFonts w:asciiTheme="minorHAnsi" w:eastAsiaTheme="minorEastAsia" w:hAnsiTheme="minorHAnsi" w:cstheme="minorBidi"/>
            <w:b w:val="0"/>
            <w:noProof/>
            <w:sz w:val="22"/>
            <w:szCs w:val="22"/>
            <w:lang w:eastAsia="tr-TR"/>
          </w:rPr>
          <w:tab/>
        </w:r>
        <w:r w:rsidRPr="0001193B">
          <w:rPr>
            <w:rStyle w:val="Kpr"/>
            <w:noProof/>
          </w:rPr>
          <w:t>Masaüstü Sanallaştırması</w:t>
        </w:r>
        <w:r>
          <w:rPr>
            <w:noProof/>
            <w:webHidden/>
          </w:rPr>
          <w:tab/>
        </w:r>
        <w:r>
          <w:rPr>
            <w:noProof/>
            <w:webHidden/>
          </w:rPr>
          <w:fldChar w:fldCharType="begin"/>
        </w:r>
        <w:r>
          <w:rPr>
            <w:noProof/>
            <w:webHidden/>
          </w:rPr>
          <w:instrText xml:space="preserve"> PAGEREF _Toc425946760 \h </w:instrText>
        </w:r>
      </w:ins>
      <w:r>
        <w:rPr>
          <w:noProof/>
          <w:webHidden/>
        </w:rPr>
      </w:r>
      <w:r>
        <w:rPr>
          <w:noProof/>
          <w:webHidden/>
        </w:rPr>
        <w:fldChar w:fldCharType="separate"/>
      </w:r>
      <w:ins w:id="180" w:author="EMRAH COLAK" w:date="2015-07-29T15:23:00Z">
        <w:r>
          <w:rPr>
            <w:noProof/>
            <w:webHidden/>
          </w:rPr>
          <w:t>20</w:t>
        </w:r>
        <w:r>
          <w:rPr>
            <w:noProof/>
            <w:webHidden/>
          </w:rPr>
          <w:fldChar w:fldCharType="end"/>
        </w:r>
        <w:r w:rsidRPr="0001193B">
          <w:rPr>
            <w:rStyle w:val="Kpr"/>
            <w:noProof/>
          </w:rPr>
          <w:fldChar w:fldCharType="end"/>
        </w:r>
      </w:ins>
    </w:p>
    <w:p w14:paraId="523DFFD7" w14:textId="2825FC0E" w:rsidR="00480F45" w:rsidRDefault="00480F45">
      <w:pPr>
        <w:pStyle w:val="T3"/>
        <w:tabs>
          <w:tab w:val="left" w:pos="1320"/>
          <w:tab w:val="right" w:leader="dot" w:pos="8210"/>
        </w:tabs>
        <w:rPr>
          <w:ins w:id="181" w:author="EMRAH COLAK" w:date="2015-07-29T15:23:00Z"/>
          <w:rFonts w:asciiTheme="minorHAnsi" w:eastAsiaTheme="minorEastAsia" w:hAnsiTheme="minorHAnsi" w:cstheme="minorBidi"/>
          <w:b w:val="0"/>
          <w:noProof/>
          <w:sz w:val="22"/>
          <w:szCs w:val="22"/>
          <w:lang w:eastAsia="tr-TR"/>
        </w:rPr>
      </w:pPr>
      <w:ins w:id="182"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"_Toc425946761"</w:instrText>
        </w:r>
        <w:r w:rsidRPr="0001193B">
          <w:rPr>
            <w:rStyle w:val="Kpr"/>
            <w:noProof/>
          </w:rPr>
          <w:instrText xml:space="preserve"> </w:instrText>
        </w:r>
        <w:r w:rsidRPr="0001193B">
          <w:rPr>
            <w:rStyle w:val="Kpr"/>
            <w:noProof/>
          </w:rPr>
          <w:fldChar w:fldCharType="separate"/>
        </w:r>
        <w:r w:rsidRPr="0001193B">
          <w:rPr>
            <w:rStyle w:val="Kpr"/>
            <w:noProof/>
          </w:rPr>
          <w:t>1.4.4</w:t>
        </w:r>
        <w:r>
          <w:rPr>
            <w:rFonts w:asciiTheme="minorHAnsi" w:eastAsiaTheme="minorEastAsia" w:hAnsiTheme="minorHAnsi" w:cstheme="minorBidi"/>
            <w:b w:val="0"/>
            <w:noProof/>
            <w:sz w:val="22"/>
            <w:szCs w:val="22"/>
            <w:lang w:eastAsia="tr-TR"/>
          </w:rPr>
          <w:tab/>
        </w:r>
        <w:r w:rsidRPr="0001193B">
          <w:rPr>
            <w:rStyle w:val="Kpr"/>
            <w:noProof/>
          </w:rPr>
          <w:t>Veri Depolama Sanallaştır</w:t>
        </w:r>
        <w:r w:rsidRPr="0001193B">
          <w:rPr>
            <w:rStyle w:val="Kpr"/>
            <w:noProof/>
          </w:rPr>
          <w:t>m</w:t>
        </w:r>
        <w:r w:rsidRPr="0001193B">
          <w:rPr>
            <w:rStyle w:val="Kpr"/>
            <w:noProof/>
          </w:rPr>
          <w:t>a</w:t>
        </w:r>
        <w:r w:rsidRPr="0001193B">
          <w:rPr>
            <w:rStyle w:val="Kpr"/>
            <w:noProof/>
          </w:rPr>
          <w:t>sı</w:t>
        </w:r>
        <w:r>
          <w:rPr>
            <w:noProof/>
            <w:webHidden/>
          </w:rPr>
          <w:tab/>
        </w:r>
        <w:r>
          <w:rPr>
            <w:noProof/>
            <w:webHidden/>
          </w:rPr>
          <w:fldChar w:fldCharType="begin"/>
        </w:r>
        <w:r>
          <w:rPr>
            <w:noProof/>
            <w:webHidden/>
          </w:rPr>
          <w:instrText xml:space="preserve"> PAGEREF _Toc425946761 \h </w:instrText>
        </w:r>
      </w:ins>
      <w:r>
        <w:rPr>
          <w:noProof/>
          <w:webHidden/>
        </w:rPr>
      </w:r>
      <w:r>
        <w:rPr>
          <w:noProof/>
          <w:webHidden/>
        </w:rPr>
        <w:fldChar w:fldCharType="separate"/>
      </w:r>
      <w:ins w:id="183" w:author="EMRAH COLAK" w:date="2015-07-29T15:23:00Z">
        <w:r>
          <w:rPr>
            <w:noProof/>
            <w:webHidden/>
          </w:rPr>
          <w:t>2</w:t>
        </w:r>
      </w:ins>
      <w:ins w:id="184" w:author="EMRAH COLAK" w:date="2015-07-30T15:23:00Z">
        <w:r w:rsidR="00B507D7">
          <w:rPr>
            <w:noProof/>
            <w:webHidden/>
          </w:rPr>
          <w:t>1</w:t>
        </w:r>
      </w:ins>
      <w:ins w:id="185" w:author="EMRAH COLAK" w:date="2015-07-29T15:23:00Z">
        <w:r>
          <w:rPr>
            <w:noProof/>
            <w:webHidden/>
          </w:rPr>
          <w:fldChar w:fldCharType="end"/>
        </w:r>
        <w:r w:rsidRPr="0001193B">
          <w:rPr>
            <w:rStyle w:val="Kpr"/>
            <w:noProof/>
          </w:rPr>
          <w:fldChar w:fldCharType="end"/>
        </w:r>
      </w:ins>
    </w:p>
    <w:p w14:paraId="2F8CCDE6" w14:textId="735CD3BC" w:rsidR="00480F45" w:rsidRDefault="00480F45">
      <w:pPr>
        <w:pStyle w:val="T3"/>
        <w:tabs>
          <w:tab w:val="left" w:pos="1320"/>
          <w:tab w:val="right" w:leader="dot" w:pos="8210"/>
        </w:tabs>
        <w:rPr>
          <w:ins w:id="186" w:author="EMRAH COLAK" w:date="2015-07-29T15:23:00Z"/>
          <w:rFonts w:asciiTheme="minorHAnsi" w:eastAsiaTheme="minorEastAsia" w:hAnsiTheme="minorHAnsi" w:cstheme="minorBidi"/>
          <w:b w:val="0"/>
          <w:noProof/>
          <w:sz w:val="22"/>
          <w:szCs w:val="22"/>
          <w:lang w:eastAsia="tr-TR"/>
        </w:rPr>
      </w:pPr>
      <w:ins w:id="187"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"_Toc425946762"</w:instrText>
        </w:r>
        <w:r w:rsidRPr="0001193B">
          <w:rPr>
            <w:rStyle w:val="Kpr"/>
            <w:noProof/>
          </w:rPr>
          <w:instrText xml:space="preserve"> </w:instrText>
        </w:r>
        <w:r w:rsidRPr="0001193B">
          <w:rPr>
            <w:rStyle w:val="Kpr"/>
            <w:noProof/>
          </w:rPr>
          <w:fldChar w:fldCharType="separate"/>
        </w:r>
        <w:r w:rsidRPr="0001193B">
          <w:rPr>
            <w:rStyle w:val="Kpr"/>
            <w:noProof/>
          </w:rPr>
          <w:t>1.4.5</w:t>
        </w:r>
        <w:r>
          <w:rPr>
            <w:rFonts w:asciiTheme="minorHAnsi" w:eastAsiaTheme="minorEastAsia" w:hAnsiTheme="minorHAnsi" w:cstheme="minorBidi"/>
            <w:b w:val="0"/>
            <w:noProof/>
            <w:sz w:val="22"/>
            <w:szCs w:val="22"/>
            <w:lang w:eastAsia="tr-TR"/>
          </w:rPr>
          <w:tab/>
        </w:r>
        <w:r w:rsidRPr="0001193B">
          <w:rPr>
            <w:rStyle w:val="Kpr"/>
            <w:noProof/>
          </w:rPr>
          <w:t>Veri ve Veritabanı Sanallaştırması</w:t>
        </w:r>
        <w:r>
          <w:rPr>
            <w:noProof/>
            <w:webHidden/>
          </w:rPr>
          <w:tab/>
        </w:r>
        <w:r>
          <w:rPr>
            <w:noProof/>
            <w:webHidden/>
          </w:rPr>
          <w:fldChar w:fldCharType="begin"/>
        </w:r>
        <w:r>
          <w:rPr>
            <w:noProof/>
            <w:webHidden/>
          </w:rPr>
          <w:instrText xml:space="preserve"> PAGEREF _Toc425946762 \h </w:instrText>
        </w:r>
      </w:ins>
      <w:r>
        <w:rPr>
          <w:noProof/>
          <w:webHidden/>
        </w:rPr>
      </w:r>
      <w:r>
        <w:rPr>
          <w:noProof/>
          <w:webHidden/>
        </w:rPr>
        <w:fldChar w:fldCharType="separate"/>
      </w:r>
      <w:ins w:id="188" w:author="EMRAH COLAK" w:date="2015-07-29T15:23:00Z">
        <w:r>
          <w:rPr>
            <w:noProof/>
            <w:webHidden/>
          </w:rPr>
          <w:t>2</w:t>
        </w:r>
      </w:ins>
      <w:ins w:id="189" w:author="EMRAH COLAK" w:date="2015-07-31T14:23:00Z">
        <w:r w:rsidR="00074B95">
          <w:rPr>
            <w:noProof/>
            <w:webHidden/>
          </w:rPr>
          <w:t>3</w:t>
        </w:r>
      </w:ins>
      <w:ins w:id="190" w:author="EMRAH COLAK" w:date="2015-07-29T15:23:00Z">
        <w:r>
          <w:rPr>
            <w:noProof/>
            <w:webHidden/>
          </w:rPr>
          <w:fldChar w:fldCharType="end"/>
        </w:r>
        <w:r w:rsidRPr="0001193B">
          <w:rPr>
            <w:rStyle w:val="Kpr"/>
            <w:noProof/>
          </w:rPr>
          <w:fldChar w:fldCharType="end"/>
        </w:r>
      </w:ins>
    </w:p>
    <w:p w14:paraId="47C3AE85" w14:textId="3BB9C3A9" w:rsidR="00480F45" w:rsidRDefault="00480F45">
      <w:pPr>
        <w:pStyle w:val="T3"/>
        <w:tabs>
          <w:tab w:val="left" w:pos="1320"/>
          <w:tab w:val="right" w:leader="dot" w:pos="8210"/>
        </w:tabs>
        <w:rPr>
          <w:ins w:id="191" w:author="EMRAH COLAK" w:date="2015-07-29T15:23:00Z"/>
          <w:rFonts w:asciiTheme="minorHAnsi" w:eastAsiaTheme="minorEastAsia" w:hAnsiTheme="minorHAnsi" w:cstheme="minorBidi"/>
          <w:b w:val="0"/>
          <w:noProof/>
          <w:sz w:val="22"/>
          <w:szCs w:val="22"/>
          <w:lang w:eastAsia="tr-TR"/>
        </w:rPr>
      </w:pPr>
      <w:ins w:id="192"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"_Toc425946763"</w:instrText>
        </w:r>
        <w:r w:rsidRPr="0001193B">
          <w:rPr>
            <w:rStyle w:val="Kpr"/>
            <w:noProof/>
          </w:rPr>
          <w:instrText xml:space="preserve"> </w:instrText>
        </w:r>
        <w:r w:rsidRPr="0001193B">
          <w:rPr>
            <w:rStyle w:val="Kpr"/>
            <w:noProof/>
          </w:rPr>
          <w:fldChar w:fldCharType="separate"/>
        </w:r>
        <w:r w:rsidRPr="0001193B">
          <w:rPr>
            <w:rStyle w:val="Kpr"/>
            <w:noProof/>
          </w:rPr>
          <w:t>1.4.6</w:t>
        </w:r>
        <w:r>
          <w:rPr>
            <w:rFonts w:asciiTheme="minorHAnsi" w:eastAsiaTheme="minorEastAsia" w:hAnsiTheme="minorHAnsi" w:cstheme="minorBidi"/>
            <w:b w:val="0"/>
            <w:noProof/>
            <w:sz w:val="22"/>
            <w:szCs w:val="22"/>
            <w:lang w:eastAsia="tr-TR"/>
          </w:rPr>
          <w:tab/>
        </w:r>
        <w:r w:rsidRPr="0001193B">
          <w:rPr>
            <w:rStyle w:val="Kpr"/>
            <w:noProof/>
          </w:rPr>
          <w:t>Ağ Sanallaştırması</w:t>
        </w:r>
        <w:r>
          <w:rPr>
            <w:noProof/>
            <w:webHidden/>
          </w:rPr>
          <w:tab/>
        </w:r>
        <w:r>
          <w:rPr>
            <w:noProof/>
            <w:webHidden/>
          </w:rPr>
          <w:fldChar w:fldCharType="begin"/>
        </w:r>
        <w:r>
          <w:rPr>
            <w:noProof/>
            <w:webHidden/>
          </w:rPr>
          <w:instrText xml:space="preserve"> PAGEREF _Toc425946763 \h </w:instrText>
        </w:r>
      </w:ins>
      <w:r>
        <w:rPr>
          <w:noProof/>
          <w:webHidden/>
        </w:rPr>
      </w:r>
      <w:r>
        <w:rPr>
          <w:noProof/>
          <w:webHidden/>
        </w:rPr>
        <w:fldChar w:fldCharType="separate"/>
      </w:r>
      <w:ins w:id="193" w:author="EMRAH COLAK" w:date="2015-07-29T15:23:00Z">
        <w:r>
          <w:rPr>
            <w:noProof/>
            <w:webHidden/>
          </w:rPr>
          <w:t>2</w:t>
        </w:r>
      </w:ins>
      <w:ins w:id="194" w:author="EMRAH COLAK" w:date="2015-07-30T15:23:00Z">
        <w:r w:rsidR="00B507D7">
          <w:rPr>
            <w:noProof/>
            <w:webHidden/>
          </w:rPr>
          <w:t>3</w:t>
        </w:r>
      </w:ins>
      <w:ins w:id="195" w:author="EMRAH COLAK" w:date="2015-07-29T15:23:00Z">
        <w:r>
          <w:rPr>
            <w:noProof/>
            <w:webHidden/>
          </w:rPr>
          <w:fldChar w:fldCharType="end"/>
        </w:r>
        <w:r w:rsidRPr="0001193B">
          <w:rPr>
            <w:rStyle w:val="Kpr"/>
            <w:noProof/>
          </w:rPr>
          <w:fldChar w:fldCharType="end"/>
        </w:r>
      </w:ins>
    </w:p>
    <w:p w14:paraId="390B0679" w14:textId="2CE7FD51" w:rsidR="00480F45" w:rsidRDefault="00480F45">
      <w:pPr>
        <w:pStyle w:val="T3"/>
        <w:tabs>
          <w:tab w:val="left" w:pos="1320"/>
          <w:tab w:val="right" w:leader="dot" w:pos="8210"/>
        </w:tabs>
        <w:rPr>
          <w:ins w:id="196" w:author="EMRAH COLAK" w:date="2015-07-29T15:23:00Z"/>
          <w:rFonts w:asciiTheme="minorHAnsi" w:eastAsiaTheme="minorEastAsia" w:hAnsiTheme="minorHAnsi" w:cstheme="minorBidi"/>
          <w:b w:val="0"/>
          <w:noProof/>
          <w:sz w:val="22"/>
          <w:szCs w:val="22"/>
          <w:lang w:eastAsia="tr-TR"/>
        </w:rPr>
      </w:pPr>
      <w:ins w:id="197"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"_Toc425946764"</w:instrText>
        </w:r>
        <w:r w:rsidRPr="0001193B">
          <w:rPr>
            <w:rStyle w:val="Kpr"/>
            <w:noProof/>
          </w:rPr>
          <w:instrText xml:space="preserve"> </w:instrText>
        </w:r>
        <w:r w:rsidRPr="0001193B">
          <w:rPr>
            <w:rStyle w:val="Kpr"/>
            <w:noProof/>
          </w:rPr>
          <w:fldChar w:fldCharType="separate"/>
        </w:r>
        <w:r w:rsidRPr="0001193B">
          <w:rPr>
            <w:rStyle w:val="Kpr"/>
            <w:noProof/>
          </w:rPr>
          <w:t>1.4.7</w:t>
        </w:r>
        <w:r>
          <w:rPr>
            <w:rFonts w:asciiTheme="minorHAnsi" w:eastAsiaTheme="minorEastAsia" w:hAnsiTheme="minorHAnsi" w:cstheme="minorBidi"/>
            <w:b w:val="0"/>
            <w:noProof/>
            <w:sz w:val="22"/>
            <w:szCs w:val="22"/>
            <w:lang w:eastAsia="tr-TR"/>
          </w:rPr>
          <w:tab/>
        </w:r>
        <w:r w:rsidRPr="0001193B">
          <w:rPr>
            <w:rStyle w:val="Kpr"/>
            <w:noProof/>
          </w:rPr>
          <w:t>Uygulama Sanal</w:t>
        </w:r>
        <w:r w:rsidRPr="0001193B">
          <w:rPr>
            <w:rStyle w:val="Kpr"/>
            <w:noProof/>
          </w:rPr>
          <w:t>l</w:t>
        </w:r>
        <w:r w:rsidRPr="0001193B">
          <w:rPr>
            <w:rStyle w:val="Kpr"/>
            <w:noProof/>
          </w:rPr>
          <w:t>aştırması</w:t>
        </w:r>
        <w:r>
          <w:rPr>
            <w:noProof/>
            <w:webHidden/>
          </w:rPr>
          <w:tab/>
        </w:r>
        <w:r>
          <w:rPr>
            <w:noProof/>
            <w:webHidden/>
          </w:rPr>
          <w:fldChar w:fldCharType="begin"/>
        </w:r>
        <w:r>
          <w:rPr>
            <w:noProof/>
            <w:webHidden/>
          </w:rPr>
          <w:instrText xml:space="preserve"> PAGEREF _Toc425946764 \h </w:instrText>
        </w:r>
      </w:ins>
      <w:r>
        <w:rPr>
          <w:noProof/>
          <w:webHidden/>
        </w:rPr>
      </w:r>
      <w:r>
        <w:rPr>
          <w:noProof/>
          <w:webHidden/>
        </w:rPr>
        <w:fldChar w:fldCharType="separate"/>
      </w:r>
      <w:ins w:id="198" w:author="EMRAH COLAK" w:date="2015-07-29T15:23:00Z">
        <w:r>
          <w:rPr>
            <w:noProof/>
            <w:webHidden/>
          </w:rPr>
          <w:t>2</w:t>
        </w:r>
      </w:ins>
      <w:ins w:id="199" w:author="EMRAH COLAK" w:date="2015-07-31T14:23:00Z">
        <w:r w:rsidR="00074B95">
          <w:rPr>
            <w:noProof/>
            <w:webHidden/>
          </w:rPr>
          <w:t>4</w:t>
        </w:r>
      </w:ins>
      <w:ins w:id="200" w:author="EMRAH COLAK" w:date="2015-07-29T15:23:00Z">
        <w:r>
          <w:rPr>
            <w:noProof/>
            <w:webHidden/>
          </w:rPr>
          <w:fldChar w:fldCharType="end"/>
        </w:r>
        <w:r w:rsidRPr="0001193B">
          <w:rPr>
            <w:rStyle w:val="Kpr"/>
            <w:noProof/>
          </w:rPr>
          <w:fldChar w:fldCharType="end"/>
        </w:r>
      </w:ins>
    </w:p>
    <w:p w14:paraId="770427D8" w14:textId="1D03B5BC" w:rsidR="00480F45" w:rsidRDefault="00480F45">
      <w:pPr>
        <w:pStyle w:val="T3"/>
        <w:tabs>
          <w:tab w:val="left" w:pos="1320"/>
          <w:tab w:val="right" w:leader="dot" w:pos="8210"/>
        </w:tabs>
        <w:rPr>
          <w:ins w:id="201" w:author="EMRAH COLAK" w:date="2015-07-29T15:23:00Z"/>
          <w:rFonts w:asciiTheme="minorHAnsi" w:eastAsiaTheme="minorEastAsia" w:hAnsiTheme="minorHAnsi" w:cstheme="minorBidi"/>
          <w:b w:val="0"/>
          <w:noProof/>
          <w:sz w:val="22"/>
          <w:szCs w:val="22"/>
          <w:lang w:eastAsia="tr-TR"/>
        </w:rPr>
      </w:pPr>
      <w:ins w:id="202"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"_Toc425946765"</w:instrText>
        </w:r>
        <w:r w:rsidRPr="0001193B">
          <w:rPr>
            <w:rStyle w:val="Kpr"/>
            <w:noProof/>
          </w:rPr>
          <w:instrText xml:space="preserve"> </w:instrText>
        </w:r>
        <w:r w:rsidRPr="0001193B">
          <w:rPr>
            <w:rStyle w:val="Kpr"/>
            <w:noProof/>
          </w:rPr>
          <w:fldChar w:fldCharType="separate"/>
        </w:r>
        <w:r w:rsidRPr="0001193B">
          <w:rPr>
            <w:rStyle w:val="Kpr"/>
            <w:noProof/>
          </w:rPr>
          <w:t>1.4.8</w:t>
        </w:r>
        <w:r>
          <w:rPr>
            <w:rFonts w:asciiTheme="minorHAnsi" w:eastAsiaTheme="minorEastAsia" w:hAnsiTheme="minorHAnsi" w:cstheme="minorBidi"/>
            <w:b w:val="0"/>
            <w:noProof/>
            <w:sz w:val="22"/>
            <w:szCs w:val="22"/>
            <w:lang w:eastAsia="tr-TR"/>
          </w:rPr>
          <w:tab/>
        </w:r>
        <w:r w:rsidRPr="0001193B">
          <w:rPr>
            <w:rStyle w:val="Kpr"/>
            <w:noProof/>
          </w:rPr>
          <w:t>Bellek Sanallaştırması</w:t>
        </w:r>
        <w:r>
          <w:rPr>
            <w:noProof/>
            <w:webHidden/>
          </w:rPr>
          <w:tab/>
        </w:r>
        <w:r>
          <w:rPr>
            <w:noProof/>
            <w:webHidden/>
          </w:rPr>
          <w:fldChar w:fldCharType="begin"/>
        </w:r>
        <w:r>
          <w:rPr>
            <w:noProof/>
            <w:webHidden/>
          </w:rPr>
          <w:instrText xml:space="preserve"> PAGEREF _Toc425946765 \h </w:instrText>
        </w:r>
      </w:ins>
      <w:r>
        <w:rPr>
          <w:noProof/>
          <w:webHidden/>
        </w:rPr>
      </w:r>
      <w:r>
        <w:rPr>
          <w:noProof/>
          <w:webHidden/>
        </w:rPr>
        <w:fldChar w:fldCharType="separate"/>
      </w:r>
      <w:ins w:id="203" w:author="EMRAH COLAK" w:date="2015-07-29T15:23:00Z">
        <w:r>
          <w:rPr>
            <w:noProof/>
            <w:webHidden/>
          </w:rPr>
          <w:t>2</w:t>
        </w:r>
      </w:ins>
      <w:ins w:id="204" w:author="EMRAH COLAK" w:date="2015-07-31T14:23:00Z">
        <w:r w:rsidR="00074B95">
          <w:rPr>
            <w:noProof/>
            <w:webHidden/>
          </w:rPr>
          <w:t>5</w:t>
        </w:r>
      </w:ins>
      <w:ins w:id="205" w:author="EMRAH COLAK" w:date="2015-07-29T15:23:00Z">
        <w:r>
          <w:rPr>
            <w:noProof/>
            <w:webHidden/>
          </w:rPr>
          <w:fldChar w:fldCharType="end"/>
        </w:r>
        <w:r w:rsidRPr="0001193B">
          <w:rPr>
            <w:rStyle w:val="Kpr"/>
            <w:noProof/>
          </w:rPr>
          <w:fldChar w:fldCharType="end"/>
        </w:r>
      </w:ins>
    </w:p>
    <w:p w14:paraId="4EA2262B" w14:textId="77777777" w:rsidR="00480F45" w:rsidRDefault="00480F45">
      <w:pPr>
        <w:pStyle w:val="T1"/>
        <w:rPr>
          <w:ins w:id="206" w:author="EMRAH COLAK" w:date="2015-07-29T15:24:00Z"/>
          <w:rStyle w:val="Kpr"/>
        </w:rPr>
      </w:pPr>
    </w:p>
    <w:p w14:paraId="75798C24" w14:textId="19E8C954" w:rsidR="00480F45" w:rsidRDefault="00480F45">
      <w:pPr>
        <w:pStyle w:val="T1"/>
        <w:rPr>
          <w:ins w:id="207" w:author="EMRAH COLAK" w:date="2015-07-29T15:23:00Z"/>
          <w:rFonts w:asciiTheme="minorHAnsi" w:eastAsiaTheme="minorEastAsia" w:hAnsiTheme="minorHAnsi" w:cstheme="minorBidi"/>
          <w:b w:val="0"/>
          <w:bCs w:val="0"/>
          <w:sz w:val="22"/>
          <w:szCs w:val="22"/>
        </w:rPr>
      </w:pPr>
      <w:ins w:id="208" w:author="EMRAH COLAK" w:date="2015-07-29T15:23:00Z">
        <w:r w:rsidRPr="0001193B">
          <w:rPr>
            <w:rStyle w:val="Kpr"/>
          </w:rPr>
          <w:lastRenderedPageBreak/>
          <w:fldChar w:fldCharType="begin"/>
        </w:r>
        <w:r w:rsidRPr="0001193B">
          <w:rPr>
            <w:rStyle w:val="Kpr"/>
          </w:rPr>
          <w:instrText xml:space="preserve"> </w:instrText>
        </w:r>
        <w:r>
          <w:instrText>HYPERLINK \l "_Toc425946766"</w:instrText>
        </w:r>
        <w:r w:rsidRPr="0001193B">
          <w:rPr>
            <w:rStyle w:val="Kpr"/>
          </w:rPr>
          <w:instrText xml:space="preserve"> </w:instrText>
        </w:r>
        <w:r w:rsidRPr="0001193B">
          <w:rPr>
            <w:rStyle w:val="Kpr"/>
          </w:rPr>
          <w:fldChar w:fldCharType="separate"/>
        </w:r>
        <w:r w:rsidRPr="0001193B">
          <w:rPr>
            <w:rStyle w:val="Kpr"/>
          </w:rPr>
          <w:t>İKİNCİ BÖLÜM</w:t>
        </w:r>
        <w:r w:rsidRPr="0001193B">
          <w:rPr>
            <w:rStyle w:val="Kpr"/>
          </w:rPr>
          <w:fldChar w:fldCharType="end"/>
        </w:r>
      </w:ins>
    </w:p>
    <w:p w14:paraId="530238E3" w14:textId="61D2FBE1" w:rsidR="00480F45" w:rsidRDefault="00480F45">
      <w:pPr>
        <w:pStyle w:val="T1"/>
        <w:rPr>
          <w:ins w:id="209" w:author="EMRAH COLAK" w:date="2015-07-29T15:23:00Z"/>
          <w:rFonts w:asciiTheme="minorHAnsi" w:eastAsiaTheme="minorEastAsia" w:hAnsiTheme="minorHAnsi" w:cstheme="minorBidi"/>
          <w:b w:val="0"/>
          <w:bCs w:val="0"/>
          <w:sz w:val="22"/>
          <w:szCs w:val="22"/>
        </w:rPr>
      </w:pPr>
      <w:ins w:id="210" w:author="EMRAH COLAK" w:date="2015-07-29T15:23:00Z">
        <w:r w:rsidRPr="0001193B">
          <w:rPr>
            <w:rStyle w:val="Kpr"/>
          </w:rPr>
          <w:fldChar w:fldCharType="begin"/>
        </w:r>
        <w:r w:rsidRPr="0001193B">
          <w:rPr>
            <w:rStyle w:val="Kpr"/>
          </w:rPr>
          <w:instrText xml:space="preserve"> </w:instrText>
        </w:r>
        <w:r>
          <w:instrText>HYPERLINK \l "_Toc425946767"</w:instrText>
        </w:r>
        <w:r w:rsidRPr="0001193B">
          <w:rPr>
            <w:rStyle w:val="Kpr"/>
          </w:rPr>
          <w:instrText xml:space="preserve"> </w:instrText>
        </w:r>
        <w:r w:rsidRPr="0001193B">
          <w:rPr>
            <w:rStyle w:val="Kpr"/>
          </w:rPr>
          <w:fldChar w:fldCharType="separate"/>
        </w:r>
        <w:r w:rsidRPr="0001193B">
          <w:rPr>
            <w:rStyle w:val="Kpr"/>
          </w:rPr>
          <w:t>İNCE İSTEMCİ VE UYGULAMALARI</w:t>
        </w:r>
        <w:r w:rsidRPr="0001193B">
          <w:rPr>
            <w:rStyle w:val="Kpr"/>
          </w:rPr>
          <w:fldChar w:fldCharType="end"/>
        </w:r>
      </w:ins>
    </w:p>
    <w:p w14:paraId="174D4764" w14:textId="1ACFB049" w:rsidR="00480F45" w:rsidRDefault="00480F45">
      <w:pPr>
        <w:pStyle w:val="T2"/>
        <w:rPr>
          <w:ins w:id="211" w:author="EMRAH COLAK" w:date="2015-07-29T15:23:00Z"/>
          <w:rFonts w:asciiTheme="minorHAnsi" w:eastAsiaTheme="minorEastAsia" w:hAnsiTheme="minorHAnsi" w:cstheme="minorBidi"/>
          <w:b w:val="0"/>
          <w:iCs w:val="0"/>
          <w:noProof/>
          <w:sz w:val="22"/>
          <w:szCs w:val="22"/>
          <w:lang w:eastAsia="tr-TR"/>
        </w:rPr>
      </w:pPr>
      <w:ins w:id="212" w:author="EMRAH COLAK" w:date="2015-07-29T15:23:00Z">
        <w:r w:rsidRPr="0001193B">
          <w:rPr>
            <w:rStyle w:val="Kpr"/>
            <w:noProof/>
          </w:rPr>
          <w:fldChar w:fldCharType="begin"/>
        </w:r>
        <w:r w:rsidRPr="0001193B">
          <w:rPr>
            <w:rStyle w:val="Kpr"/>
            <w:noProof/>
          </w:rPr>
          <w:instrText xml:space="preserve"> </w:instrText>
        </w:r>
        <w:r>
          <w:rPr>
            <w:noProof/>
          </w:rPr>
          <w:instrText>HYPERLINK \l "_Toc425946769"</w:instrText>
        </w:r>
        <w:r w:rsidRPr="0001193B">
          <w:rPr>
            <w:rStyle w:val="Kpr"/>
            <w:noProof/>
          </w:rPr>
          <w:instrText xml:space="preserve"> </w:instrText>
        </w:r>
        <w:r w:rsidRPr="0001193B">
          <w:rPr>
            <w:rStyle w:val="Kpr"/>
            <w:noProof/>
          </w:rPr>
          <w:fldChar w:fldCharType="separate"/>
        </w:r>
        <w:r w:rsidRPr="0001193B">
          <w:rPr>
            <w:rStyle w:val="Kpr"/>
            <w:noProof/>
          </w:rPr>
          <w:t>2.1</w:t>
        </w:r>
        <w:r>
          <w:rPr>
            <w:rFonts w:asciiTheme="minorHAnsi" w:eastAsiaTheme="minorEastAsia" w:hAnsiTheme="minorHAnsi" w:cstheme="minorBidi"/>
            <w:b w:val="0"/>
            <w:iCs w:val="0"/>
            <w:noProof/>
            <w:sz w:val="22"/>
            <w:szCs w:val="22"/>
            <w:lang w:eastAsia="tr-TR"/>
          </w:rPr>
          <w:tab/>
        </w:r>
        <w:r w:rsidRPr="0001193B">
          <w:rPr>
            <w:rStyle w:val="Kpr"/>
            <w:noProof/>
          </w:rPr>
          <w:t>İnce İste</w:t>
        </w:r>
        <w:r w:rsidRPr="0001193B">
          <w:rPr>
            <w:rStyle w:val="Kpr"/>
            <w:noProof/>
          </w:rPr>
          <w:t>m</w:t>
        </w:r>
        <w:r w:rsidRPr="0001193B">
          <w:rPr>
            <w:rStyle w:val="Kpr"/>
            <w:noProof/>
          </w:rPr>
          <w:t>ci</w:t>
        </w:r>
        <w:r>
          <w:rPr>
            <w:noProof/>
            <w:webHidden/>
          </w:rPr>
          <w:tab/>
        </w:r>
        <w:r>
          <w:rPr>
            <w:noProof/>
            <w:webHidden/>
          </w:rPr>
          <w:fldChar w:fldCharType="begin"/>
        </w:r>
        <w:r>
          <w:rPr>
            <w:noProof/>
            <w:webHidden/>
          </w:rPr>
          <w:instrText xml:space="preserve"> PAGEREF _Toc425946769 \h </w:instrText>
        </w:r>
      </w:ins>
      <w:r>
        <w:rPr>
          <w:noProof/>
          <w:webHidden/>
        </w:rPr>
      </w:r>
      <w:r>
        <w:rPr>
          <w:noProof/>
          <w:webHidden/>
        </w:rPr>
        <w:fldChar w:fldCharType="separate"/>
      </w:r>
      <w:ins w:id="213" w:author="EMRAH COLAK" w:date="2015-07-29T15:23:00Z">
        <w:r>
          <w:rPr>
            <w:noProof/>
            <w:webHidden/>
          </w:rPr>
          <w:t>2</w:t>
        </w:r>
      </w:ins>
      <w:ins w:id="214" w:author="EMRAH COLAK" w:date="2015-07-31T14:23:00Z">
        <w:r w:rsidR="00074B95">
          <w:rPr>
            <w:noProof/>
            <w:webHidden/>
          </w:rPr>
          <w:t>7</w:t>
        </w:r>
      </w:ins>
      <w:ins w:id="215" w:author="EMRAH COLAK" w:date="2015-07-29T15:23:00Z">
        <w:r>
          <w:rPr>
            <w:noProof/>
            <w:webHidden/>
          </w:rPr>
          <w:fldChar w:fldCharType="end"/>
        </w:r>
        <w:r w:rsidRPr="0001193B">
          <w:rPr>
            <w:rStyle w:val="Kpr"/>
            <w:noProof/>
          </w:rPr>
          <w:fldChar w:fldCharType="end"/>
        </w:r>
      </w:ins>
    </w:p>
    <w:p w14:paraId="0AB88286" w14:textId="268C545B" w:rsidR="00480F45" w:rsidRDefault="00480F45">
      <w:pPr>
        <w:pStyle w:val="T3"/>
        <w:tabs>
          <w:tab w:val="left" w:pos="1320"/>
          <w:tab w:val="right" w:leader="dot" w:pos="8210"/>
        </w:tabs>
        <w:rPr>
          <w:ins w:id="216" w:author="EMRAH COLAK" w:date="2015-07-29T15:23:00Z"/>
          <w:rFonts w:asciiTheme="minorHAnsi" w:eastAsiaTheme="minorEastAsia" w:hAnsiTheme="minorHAnsi" w:cstheme="minorBidi"/>
          <w:b w:val="0"/>
          <w:noProof/>
          <w:sz w:val="22"/>
          <w:szCs w:val="22"/>
          <w:lang w:eastAsia="tr-TR"/>
        </w:rPr>
      </w:pPr>
      <w:ins w:id="217"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"_Toc425946770"</w:instrText>
        </w:r>
        <w:r w:rsidRPr="0001193B">
          <w:rPr>
            <w:rStyle w:val="Kpr"/>
            <w:noProof/>
          </w:rPr>
          <w:instrText xml:space="preserve"> </w:instrText>
        </w:r>
        <w:r w:rsidRPr="0001193B">
          <w:rPr>
            <w:rStyle w:val="Kpr"/>
            <w:noProof/>
          </w:rPr>
          <w:fldChar w:fldCharType="separate"/>
        </w:r>
        <w:r w:rsidRPr="0001193B">
          <w:rPr>
            <w:rStyle w:val="Kpr"/>
            <w:noProof/>
          </w:rPr>
          <w:t>2.1.1</w:t>
        </w:r>
        <w:r>
          <w:rPr>
            <w:rFonts w:asciiTheme="minorHAnsi" w:eastAsiaTheme="minorEastAsia" w:hAnsiTheme="minorHAnsi" w:cstheme="minorBidi"/>
            <w:b w:val="0"/>
            <w:noProof/>
            <w:sz w:val="22"/>
            <w:szCs w:val="22"/>
            <w:lang w:eastAsia="tr-TR"/>
          </w:rPr>
          <w:tab/>
        </w:r>
        <w:r w:rsidRPr="0001193B">
          <w:rPr>
            <w:rStyle w:val="Kpr"/>
            <w:noProof/>
          </w:rPr>
          <w:t>İnce İstemcinin Tanımı</w:t>
        </w:r>
        <w:r>
          <w:rPr>
            <w:noProof/>
            <w:webHidden/>
          </w:rPr>
          <w:tab/>
        </w:r>
        <w:r>
          <w:rPr>
            <w:noProof/>
            <w:webHidden/>
          </w:rPr>
          <w:fldChar w:fldCharType="begin"/>
        </w:r>
        <w:r>
          <w:rPr>
            <w:noProof/>
            <w:webHidden/>
          </w:rPr>
          <w:instrText xml:space="preserve"> PAGEREF _Toc425946770 \h </w:instrText>
        </w:r>
      </w:ins>
      <w:r>
        <w:rPr>
          <w:noProof/>
          <w:webHidden/>
        </w:rPr>
      </w:r>
      <w:r>
        <w:rPr>
          <w:noProof/>
          <w:webHidden/>
        </w:rPr>
        <w:fldChar w:fldCharType="separate"/>
      </w:r>
      <w:ins w:id="218" w:author="EMRAH COLAK" w:date="2015-07-29T15:23:00Z">
        <w:r>
          <w:rPr>
            <w:noProof/>
            <w:webHidden/>
          </w:rPr>
          <w:t>2</w:t>
        </w:r>
      </w:ins>
      <w:ins w:id="219" w:author="EMRAH COLAK" w:date="2015-07-31T14:23:00Z">
        <w:r w:rsidR="00074B95">
          <w:rPr>
            <w:noProof/>
            <w:webHidden/>
          </w:rPr>
          <w:t>7</w:t>
        </w:r>
      </w:ins>
      <w:ins w:id="220" w:author="EMRAH COLAK" w:date="2015-07-29T15:23:00Z">
        <w:r>
          <w:rPr>
            <w:noProof/>
            <w:webHidden/>
          </w:rPr>
          <w:fldChar w:fldCharType="end"/>
        </w:r>
        <w:r w:rsidRPr="0001193B">
          <w:rPr>
            <w:rStyle w:val="Kpr"/>
            <w:noProof/>
          </w:rPr>
          <w:fldChar w:fldCharType="end"/>
        </w:r>
      </w:ins>
    </w:p>
    <w:p w14:paraId="6374152F" w14:textId="53E3B8F4" w:rsidR="00480F45" w:rsidRDefault="00480F45">
      <w:pPr>
        <w:pStyle w:val="T3"/>
        <w:tabs>
          <w:tab w:val="left" w:pos="1320"/>
          <w:tab w:val="right" w:leader="dot" w:pos="8210"/>
        </w:tabs>
        <w:rPr>
          <w:ins w:id="221" w:author="EMRAH COLAK" w:date="2015-07-29T15:23:00Z"/>
          <w:rFonts w:asciiTheme="minorHAnsi" w:eastAsiaTheme="minorEastAsia" w:hAnsiTheme="minorHAnsi" w:cstheme="minorBidi"/>
          <w:b w:val="0"/>
          <w:noProof/>
          <w:sz w:val="22"/>
          <w:szCs w:val="22"/>
          <w:lang w:eastAsia="tr-TR"/>
        </w:rPr>
      </w:pPr>
      <w:ins w:id="222"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"_Toc425946771"</w:instrText>
        </w:r>
        <w:r w:rsidRPr="0001193B">
          <w:rPr>
            <w:rStyle w:val="Kpr"/>
            <w:noProof/>
          </w:rPr>
          <w:instrText xml:space="preserve"> </w:instrText>
        </w:r>
        <w:r w:rsidRPr="0001193B">
          <w:rPr>
            <w:rStyle w:val="Kpr"/>
            <w:noProof/>
          </w:rPr>
          <w:fldChar w:fldCharType="separate"/>
        </w:r>
        <w:r w:rsidRPr="0001193B">
          <w:rPr>
            <w:rStyle w:val="Kpr"/>
            <w:noProof/>
          </w:rPr>
          <w:t>2.1.2</w:t>
        </w:r>
        <w:r>
          <w:rPr>
            <w:rFonts w:asciiTheme="minorHAnsi" w:eastAsiaTheme="minorEastAsia" w:hAnsiTheme="minorHAnsi" w:cstheme="minorBidi"/>
            <w:b w:val="0"/>
            <w:noProof/>
            <w:sz w:val="22"/>
            <w:szCs w:val="22"/>
            <w:lang w:eastAsia="tr-TR"/>
          </w:rPr>
          <w:tab/>
        </w:r>
        <w:r w:rsidRPr="0001193B">
          <w:rPr>
            <w:rStyle w:val="Kpr"/>
            <w:noProof/>
          </w:rPr>
          <w:t>İnce İstemcinin Kullanım Amacı ve Uygulama Alanları</w:t>
        </w:r>
        <w:r>
          <w:rPr>
            <w:noProof/>
            <w:webHidden/>
          </w:rPr>
          <w:tab/>
        </w:r>
        <w:r>
          <w:rPr>
            <w:noProof/>
            <w:webHidden/>
          </w:rPr>
          <w:fldChar w:fldCharType="begin"/>
        </w:r>
        <w:r>
          <w:rPr>
            <w:noProof/>
            <w:webHidden/>
          </w:rPr>
          <w:instrText xml:space="preserve"> PAGEREF _Toc425946771 \h </w:instrText>
        </w:r>
      </w:ins>
      <w:r>
        <w:rPr>
          <w:noProof/>
          <w:webHidden/>
        </w:rPr>
      </w:r>
      <w:r>
        <w:rPr>
          <w:noProof/>
          <w:webHidden/>
        </w:rPr>
        <w:fldChar w:fldCharType="separate"/>
      </w:r>
      <w:ins w:id="223" w:author="EMRAH COLAK" w:date="2015-07-29T15:23:00Z">
        <w:r>
          <w:rPr>
            <w:noProof/>
            <w:webHidden/>
          </w:rPr>
          <w:t>2</w:t>
        </w:r>
      </w:ins>
      <w:ins w:id="224" w:author="EMRAH COLAK" w:date="2015-07-31T14:18:00Z">
        <w:r w:rsidR="00074B95">
          <w:rPr>
            <w:noProof/>
            <w:webHidden/>
          </w:rPr>
          <w:t>9</w:t>
        </w:r>
      </w:ins>
      <w:ins w:id="225" w:author="EMRAH COLAK" w:date="2015-07-29T15:23:00Z">
        <w:r>
          <w:rPr>
            <w:noProof/>
            <w:webHidden/>
          </w:rPr>
          <w:fldChar w:fldCharType="end"/>
        </w:r>
        <w:r w:rsidRPr="0001193B">
          <w:rPr>
            <w:rStyle w:val="Kpr"/>
            <w:noProof/>
          </w:rPr>
          <w:fldChar w:fldCharType="end"/>
        </w:r>
      </w:ins>
    </w:p>
    <w:p w14:paraId="775DA95A" w14:textId="190A3C7C" w:rsidR="00480F45" w:rsidRDefault="00480F45">
      <w:pPr>
        <w:pStyle w:val="T4"/>
        <w:rPr>
          <w:ins w:id="226" w:author="EMRAH COLAK" w:date="2015-07-29T15:23:00Z"/>
          <w:rFonts w:asciiTheme="minorHAnsi" w:eastAsiaTheme="minorEastAsia" w:hAnsiTheme="minorHAnsi" w:cstheme="minorBidi"/>
          <w:b w:val="0"/>
          <w:noProof/>
          <w:sz w:val="22"/>
          <w:szCs w:val="22"/>
          <w:lang w:eastAsia="tr-TR"/>
        </w:rPr>
      </w:pPr>
      <w:ins w:id="227"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"_Toc425946772"</w:instrText>
        </w:r>
        <w:r w:rsidRPr="0001193B">
          <w:rPr>
            <w:rStyle w:val="Kpr"/>
            <w:noProof/>
          </w:rPr>
          <w:instrText xml:space="preserve"> </w:instrText>
        </w:r>
        <w:r w:rsidRPr="0001193B">
          <w:rPr>
            <w:rStyle w:val="Kpr"/>
            <w:noProof/>
          </w:rPr>
          <w:fldChar w:fldCharType="separate"/>
        </w:r>
        <w:r w:rsidRPr="0001193B">
          <w:rPr>
            <w:rStyle w:val="Kpr"/>
            <w:noProof/>
          </w:rPr>
          <w:t>2.1.2.1</w:t>
        </w:r>
        <w:r>
          <w:rPr>
            <w:rFonts w:asciiTheme="minorHAnsi" w:eastAsiaTheme="minorEastAsia" w:hAnsiTheme="minorHAnsi" w:cstheme="minorBidi"/>
            <w:b w:val="0"/>
            <w:noProof/>
            <w:sz w:val="22"/>
            <w:szCs w:val="22"/>
            <w:lang w:eastAsia="tr-TR"/>
          </w:rPr>
          <w:t xml:space="preserve"> </w:t>
        </w:r>
        <w:r>
          <w:rPr>
            <w:rFonts w:asciiTheme="minorHAnsi" w:eastAsiaTheme="minorEastAsia" w:hAnsiTheme="minorHAnsi" w:cstheme="minorBidi"/>
            <w:b w:val="0"/>
            <w:noProof/>
            <w:sz w:val="22"/>
            <w:szCs w:val="22"/>
            <w:lang w:eastAsia="tr-TR"/>
          </w:rPr>
          <w:tab/>
        </w:r>
        <w:r w:rsidRPr="0001193B">
          <w:rPr>
            <w:rStyle w:val="Kpr"/>
            <w:noProof/>
          </w:rPr>
          <w:t>Microsoft Terminal Services (MTS)</w:t>
        </w:r>
        <w:r>
          <w:rPr>
            <w:noProof/>
            <w:webHidden/>
          </w:rPr>
          <w:tab/>
        </w:r>
        <w:r>
          <w:rPr>
            <w:noProof/>
            <w:webHidden/>
          </w:rPr>
          <w:fldChar w:fldCharType="begin"/>
        </w:r>
        <w:r>
          <w:rPr>
            <w:noProof/>
            <w:webHidden/>
          </w:rPr>
          <w:instrText xml:space="preserve"> PAGEREF _Toc425946772 \h </w:instrText>
        </w:r>
      </w:ins>
      <w:r>
        <w:rPr>
          <w:noProof/>
          <w:webHidden/>
        </w:rPr>
      </w:r>
      <w:r>
        <w:rPr>
          <w:noProof/>
          <w:webHidden/>
        </w:rPr>
        <w:fldChar w:fldCharType="separate"/>
      </w:r>
      <w:ins w:id="228" w:author="EMRAH COLAK" w:date="2015-07-29T15:23:00Z">
        <w:r>
          <w:rPr>
            <w:noProof/>
            <w:webHidden/>
          </w:rPr>
          <w:t>2</w:t>
        </w:r>
      </w:ins>
      <w:ins w:id="229" w:author="EMRAH COLAK" w:date="2015-07-31T14:18:00Z">
        <w:r w:rsidR="00074B95">
          <w:rPr>
            <w:noProof/>
            <w:webHidden/>
          </w:rPr>
          <w:t>9</w:t>
        </w:r>
      </w:ins>
      <w:ins w:id="230" w:author="EMRAH COLAK" w:date="2015-07-29T15:23:00Z">
        <w:r>
          <w:rPr>
            <w:noProof/>
            <w:webHidden/>
          </w:rPr>
          <w:fldChar w:fldCharType="end"/>
        </w:r>
        <w:r w:rsidRPr="0001193B">
          <w:rPr>
            <w:rStyle w:val="Kpr"/>
            <w:noProof/>
          </w:rPr>
          <w:fldChar w:fldCharType="end"/>
        </w:r>
      </w:ins>
    </w:p>
    <w:p w14:paraId="5F36D682" w14:textId="1682FED8" w:rsidR="00480F45" w:rsidRDefault="00480F45">
      <w:pPr>
        <w:pStyle w:val="T4"/>
        <w:rPr>
          <w:ins w:id="231" w:author="EMRAH COLAK" w:date="2015-07-29T15:23:00Z"/>
          <w:rFonts w:asciiTheme="minorHAnsi" w:eastAsiaTheme="minorEastAsia" w:hAnsiTheme="minorHAnsi" w:cstheme="minorBidi"/>
          <w:b w:val="0"/>
          <w:noProof/>
          <w:sz w:val="22"/>
          <w:szCs w:val="22"/>
          <w:lang w:eastAsia="tr-TR"/>
        </w:rPr>
      </w:pPr>
      <w:ins w:id="232"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"_Toc425946773"</w:instrText>
        </w:r>
        <w:r w:rsidRPr="0001193B">
          <w:rPr>
            <w:rStyle w:val="Kpr"/>
            <w:noProof/>
          </w:rPr>
          <w:instrText xml:space="preserve"> </w:instrText>
        </w:r>
        <w:r w:rsidRPr="0001193B">
          <w:rPr>
            <w:rStyle w:val="Kpr"/>
            <w:noProof/>
          </w:rPr>
          <w:fldChar w:fldCharType="separate"/>
        </w:r>
        <w:r w:rsidRPr="0001193B">
          <w:rPr>
            <w:rStyle w:val="Kpr"/>
            <w:noProof/>
          </w:rPr>
          <w:t>2.1.2.2</w:t>
        </w:r>
        <w:r>
          <w:rPr>
            <w:rFonts w:asciiTheme="minorHAnsi" w:eastAsiaTheme="minorEastAsia" w:hAnsiTheme="minorHAnsi" w:cstheme="minorBidi"/>
            <w:b w:val="0"/>
            <w:noProof/>
            <w:sz w:val="22"/>
            <w:szCs w:val="22"/>
            <w:lang w:eastAsia="tr-TR"/>
          </w:rPr>
          <w:tab/>
        </w:r>
        <w:r w:rsidRPr="0001193B">
          <w:rPr>
            <w:rStyle w:val="Kpr"/>
            <w:noProof/>
          </w:rPr>
          <w:t>Citrix (MetaFrame) Presentation Server (MPS)</w:t>
        </w:r>
        <w:r>
          <w:rPr>
            <w:noProof/>
            <w:webHidden/>
          </w:rPr>
          <w:tab/>
        </w:r>
      </w:ins>
      <w:ins w:id="233" w:author="EMRAH COLAK" w:date="2015-07-31T14:18:00Z">
        <w:r w:rsidR="00074B95">
          <w:rPr>
            <w:noProof/>
            <w:webHidden/>
          </w:rPr>
          <w:t>30</w:t>
        </w:r>
      </w:ins>
      <w:ins w:id="234" w:author="EMRAH COLAK" w:date="2015-07-29T15:23:00Z">
        <w:r w:rsidRPr="0001193B">
          <w:rPr>
            <w:rStyle w:val="Kpr"/>
            <w:noProof/>
          </w:rPr>
          <w:fldChar w:fldCharType="end"/>
        </w:r>
      </w:ins>
    </w:p>
    <w:p w14:paraId="55D019F5" w14:textId="11EB3444" w:rsidR="00480F45" w:rsidRDefault="00480F45">
      <w:pPr>
        <w:pStyle w:val="T4"/>
        <w:rPr>
          <w:ins w:id="235" w:author="EMRAH COLAK" w:date="2015-07-29T15:23:00Z"/>
          <w:rFonts w:asciiTheme="minorHAnsi" w:eastAsiaTheme="minorEastAsia" w:hAnsiTheme="minorHAnsi" w:cstheme="minorBidi"/>
          <w:b w:val="0"/>
          <w:noProof/>
          <w:sz w:val="22"/>
          <w:szCs w:val="22"/>
          <w:lang w:eastAsia="tr-TR"/>
        </w:rPr>
      </w:pPr>
      <w:ins w:id="236"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"_Toc425946774"</w:instrText>
        </w:r>
        <w:r w:rsidRPr="0001193B">
          <w:rPr>
            <w:rStyle w:val="Kpr"/>
            <w:noProof/>
          </w:rPr>
          <w:instrText xml:space="preserve"> </w:instrText>
        </w:r>
        <w:r w:rsidRPr="0001193B">
          <w:rPr>
            <w:rStyle w:val="Kpr"/>
            <w:noProof/>
          </w:rPr>
          <w:fldChar w:fldCharType="separate"/>
        </w:r>
        <w:r w:rsidRPr="0001193B">
          <w:rPr>
            <w:rStyle w:val="Kpr"/>
            <w:noProof/>
          </w:rPr>
          <w:t>2.1.2.3</w:t>
        </w:r>
        <w:r>
          <w:rPr>
            <w:rStyle w:val="Kpr"/>
            <w:noProof/>
          </w:rPr>
          <w:tab/>
        </w:r>
        <w:r w:rsidRPr="0001193B">
          <w:rPr>
            <w:rStyle w:val="Kpr"/>
            <w:noProof/>
          </w:rPr>
          <w:t>Terminal Emulation (TE) and Linux Termcap</w:t>
        </w:r>
        <w:r>
          <w:rPr>
            <w:noProof/>
            <w:webHidden/>
          </w:rPr>
          <w:tab/>
        </w:r>
      </w:ins>
      <w:ins w:id="237" w:author="EMRAH COLAK" w:date="2015-07-31T14:18:00Z">
        <w:r w:rsidR="00074B95">
          <w:rPr>
            <w:noProof/>
            <w:webHidden/>
          </w:rPr>
          <w:t>30</w:t>
        </w:r>
      </w:ins>
      <w:ins w:id="238" w:author="EMRAH COLAK" w:date="2015-07-29T15:23:00Z">
        <w:r w:rsidRPr="0001193B">
          <w:rPr>
            <w:rStyle w:val="Kpr"/>
            <w:noProof/>
          </w:rPr>
          <w:fldChar w:fldCharType="end"/>
        </w:r>
      </w:ins>
    </w:p>
    <w:p w14:paraId="2B80B8F4" w14:textId="5DF59FBB" w:rsidR="00480F45" w:rsidRDefault="00480F45">
      <w:pPr>
        <w:pStyle w:val="T4"/>
        <w:rPr>
          <w:ins w:id="239" w:author="EMRAH COLAK" w:date="2015-07-29T15:23:00Z"/>
          <w:rFonts w:asciiTheme="minorHAnsi" w:eastAsiaTheme="minorEastAsia" w:hAnsiTheme="minorHAnsi" w:cstheme="minorBidi"/>
          <w:b w:val="0"/>
          <w:noProof/>
          <w:sz w:val="22"/>
          <w:szCs w:val="22"/>
          <w:lang w:eastAsia="tr-TR"/>
        </w:rPr>
      </w:pPr>
      <w:ins w:id="24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"_Toc425946775"</w:instrText>
        </w:r>
        <w:r w:rsidRPr="0001193B">
          <w:rPr>
            <w:rStyle w:val="Kpr"/>
            <w:noProof/>
          </w:rPr>
          <w:instrText xml:space="preserve"> </w:instrText>
        </w:r>
        <w:r w:rsidRPr="0001193B">
          <w:rPr>
            <w:rStyle w:val="Kpr"/>
            <w:noProof/>
          </w:rPr>
          <w:fldChar w:fldCharType="separate"/>
        </w:r>
        <w:r w:rsidRPr="0001193B">
          <w:rPr>
            <w:rStyle w:val="Kpr"/>
            <w:noProof/>
          </w:rPr>
          <w:t xml:space="preserve">2.1.2.4 </w:t>
        </w:r>
        <w:r>
          <w:rPr>
            <w:rStyle w:val="Kpr"/>
            <w:noProof/>
          </w:rPr>
          <w:tab/>
        </w:r>
        <w:r w:rsidRPr="0001193B">
          <w:rPr>
            <w:rStyle w:val="Kpr"/>
            <w:noProof/>
          </w:rPr>
          <w:t>Ağ Sunucul</w:t>
        </w:r>
        <w:r w:rsidRPr="0001193B">
          <w:rPr>
            <w:rStyle w:val="Kpr"/>
            <w:noProof/>
          </w:rPr>
          <w:t>a</w:t>
        </w:r>
        <w:r w:rsidRPr="0001193B">
          <w:rPr>
            <w:rStyle w:val="Kpr"/>
            <w:noProof/>
          </w:rPr>
          <w:t>rı</w:t>
        </w:r>
        <w:r>
          <w:rPr>
            <w:noProof/>
            <w:webHidden/>
          </w:rPr>
          <w:tab/>
        </w:r>
        <w:r>
          <w:rPr>
            <w:noProof/>
            <w:webHidden/>
          </w:rPr>
          <w:fldChar w:fldCharType="begin"/>
        </w:r>
        <w:r>
          <w:rPr>
            <w:noProof/>
            <w:webHidden/>
          </w:rPr>
          <w:instrText xml:space="preserve"> PAGEREF _Toc425946775 \h </w:instrText>
        </w:r>
      </w:ins>
      <w:r>
        <w:rPr>
          <w:noProof/>
          <w:webHidden/>
        </w:rPr>
      </w:r>
      <w:r>
        <w:rPr>
          <w:noProof/>
          <w:webHidden/>
        </w:rPr>
        <w:fldChar w:fldCharType="separate"/>
      </w:r>
      <w:ins w:id="241" w:author="EMRAH COLAK" w:date="2015-07-29T15:23:00Z">
        <w:r>
          <w:rPr>
            <w:noProof/>
            <w:webHidden/>
          </w:rPr>
          <w:t>3</w:t>
        </w:r>
      </w:ins>
      <w:ins w:id="242" w:author="EMRAH COLAK" w:date="2015-07-31T14:18:00Z">
        <w:r w:rsidR="00074B95">
          <w:rPr>
            <w:noProof/>
            <w:webHidden/>
          </w:rPr>
          <w:t>1</w:t>
        </w:r>
      </w:ins>
      <w:ins w:id="243" w:author="EMRAH COLAK" w:date="2015-07-29T15:23:00Z">
        <w:r>
          <w:rPr>
            <w:noProof/>
            <w:webHidden/>
          </w:rPr>
          <w:fldChar w:fldCharType="end"/>
        </w:r>
        <w:r w:rsidRPr="0001193B">
          <w:rPr>
            <w:rStyle w:val="Kpr"/>
            <w:noProof/>
          </w:rPr>
          <w:fldChar w:fldCharType="end"/>
        </w:r>
      </w:ins>
    </w:p>
    <w:p w14:paraId="0444202B" w14:textId="4A65548E" w:rsidR="00480F45" w:rsidRDefault="00480F45">
      <w:pPr>
        <w:pStyle w:val="T2"/>
        <w:rPr>
          <w:ins w:id="244" w:author="EMRAH COLAK" w:date="2015-07-29T15:23:00Z"/>
          <w:rFonts w:asciiTheme="minorHAnsi" w:eastAsiaTheme="minorEastAsia" w:hAnsiTheme="minorHAnsi" w:cstheme="minorBidi"/>
          <w:b w:val="0"/>
          <w:iCs w:val="0"/>
          <w:noProof/>
          <w:sz w:val="22"/>
          <w:szCs w:val="22"/>
          <w:lang w:eastAsia="tr-TR"/>
        </w:rPr>
      </w:pPr>
      <w:ins w:id="24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"_Toc425946776"</w:instrText>
        </w:r>
        <w:r w:rsidRPr="0001193B">
          <w:rPr>
            <w:rStyle w:val="Kpr"/>
            <w:noProof/>
          </w:rPr>
          <w:instrText xml:space="preserve"> </w:instrText>
        </w:r>
        <w:r w:rsidRPr="0001193B">
          <w:rPr>
            <w:rStyle w:val="Kpr"/>
            <w:noProof/>
          </w:rPr>
          <w:fldChar w:fldCharType="separate"/>
        </w:r>
        <w:r w:rsidRPr="0001193B">
          <w:rPr>
            <w:rStyle w:val="Kpr"/>
            <w:noProof/>
          </w:rPr>
          <w:t>2.2</w:t>
        </w:r>
        <w:r>
          <w:rPr>
            <w:rFonts w:asciiTheme="minorHAnsi" w:eastAsiaTheme="minorEastAsia" w:hAnsiTheme="minorHAnsi" w:cstheme="minorBidi"/>
            <w:b w:val="0"/>
            <w:iCs w:val="0"/>
            <w:noProof/>
            <w:sz w:val="22"/>
            <w:szCs w:val="22"/>
            <w:lang w:eastAsia="tr-TR"/>
          </w:rPr>
          <w:tab/>
        </w:r>
        <w:r w:rsidRPr="0001193B">
          <w:rPr>
            <w:rStyle w:val="Kpr"/>
            <w:noProof/>
          </w:rPr>
          <w:t>İnce İstemcinin Özel</w:t>
        </w:r>
        <w:r w:rsidRPr="0001193B">
          <w:rPr>
            <w:rStyle w:val="Kpr"/>
            <w:noProof/>
          </w:rPr>
          <w:t>l</w:t>
        </w:r>
        <w:r w:rsidRPr="0001193B">
          <w:rPr>
            <w:rStyle w:val="Kpr"/>
            <w:noProof/>
          </w:rPr>
          <w:t>i</w:t>
        </w:r>
        <w:r w:rsidRPr="0001193B">
          <w:rPr>
            <w:rStyle w:val="Kpr"/>
            <w:noProof/>
          </w:rPr>
          <w:t>k</w:t>
        </w:r>
        <w:r w:rsidRPr="0001193B">
          <w:rPr>
            <w:rStyle w:val="Kpr"/>
            <w:noProof/>
          </w:rPr>
          <w:t>leri</w:t>
        </w:r>
        <w:r>
          <w:rPr>
            <w:noProof/>
            <w:webHidden/>
          </w:rPr>
          <w:tab/>
        </w:r>
        <w:r>
          <w:rPr>
            <w:noProof/>
            <w:webHidden/>
          </w:rPr>
          <w:fldChar w:fldCharType="begin"/>
        </w:r>
        <w:r>
          <w:rPr>
            <w:noProof/>
            <w:webHidden/>
          </w:rPr>
          <w:instrText xml:space="preserve"> PAGEREF _Toc425946776 \h </w:instrText>
        </w:r>
      </w:ins>
      <w:r>
        <w:rPr>
          <w:noProof/>
          <w:webHidden/>
        </w:rPr>
      </w:r>
      <w:r>
        <w:rPr>
          <w:noProof/>
          <w:webHidden/>
        </w:rPr>
        <w:fldChar w:fldCharType="separate"/>
      </w:r>
      <w:ins w:id="246" w:author="EMRAH COLAK" w:date="2015-07-29T15:23:00Z">
        <w:r>
          <w:rPr>
            <w:noProof/>
            <w:webHidden/>
          </w:rPr>
          <w:t>3</w:t>
        </w:r>
      </w:ins>
      <w:ins w:id="247" w:author="EMRAH COLAK" w:date="2015-07-31T14:18:00Z">
        <w:r w:rsidR="00074B95">
          <w:rPr>
            <w:noProof/>
            <w:webHidden/>
          </w:rPr>
          <w:t>1</w:t>
        </w:r>
      </w:ins>
      <w:ins w:id="248" w:author="EMRAH COLAK" w:date="2015-07-29T15:23:00Z">
        <w:r>
          <w:rPr>
            <w:noProof/>
            <w:webHidden/>
          </w:rPr>
          <w:fldChar w:fldCharType="end"/>
        </w:r>
        <w:r w:rsidRPr="0001193B">
          <w:rPr>
            <w:rStyle w:val="Kpr"/>
            <w:noProof/>
          </w:rPr>
          <w:fldChar w:fldCharType="end"/>
        </w:r>
      </w:ins>
    </w:p>
    <w:p w14:paraId="4492B596" w14:textId="6B47006A" w:rsidR="00480F45" w:rsidRDefault="00480F45">
      <w:pPr>
        <w:pStyle w:val="T3"/>
        <w:tabs>
          <w:tab w:val="left" w:pos="1320"/>
          <w:tab w:val="right" w:leader="dot" w:pos="8210"/>
        </w:tabs>
        <w:rPr>
          <w:ins w:id="249" w:author="EMRAH COLAK" w:date="2015-07-29T15:23:00Z"/>
          <w:rFonts w:asciiTheme="minorHAnsi" w:eastAsiaTheme="minorEastAsia" w:hAnsiTheme="minorHAnsi" w:cstheme="minorBidi"/>
          <w:b w:val="0"/>
          <w:noProof/>
          <w:sz w:val="22"/>
          <w:szCs w:val="22"/>
          <w:lang w:eastAsia="tr-TR"/>
        </w:rPr>
      </w:pPr>
      <w:ins w:id="25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"_Toc425946777"</w:instrText>
        </w:r>
        <w:r w:rsidRPr="0001193B">
          <w:rPr>
            <w:rStyle w:val="Kpr"/>
            <w:noProof/>
          </w:rPr>
          <w:instrText xml:space="preserve"> </w:instrText>
        </w:r>
        <w:r w:rsidRPr="0001193B">
          <w:rPr>
            <w:rStyle w:val="Kpr"/>
            <w:noProof/>
          </w:rPr>
          <w:fldChar w:fldCharType="separate"/>
        </w:r>
        <w:r w:rsidRPr="0001193B">
          <w:rPr>
            <w:rStyle w:val="Kpr"/>
            <w:noProof/>
          </w:rPr>
          <w:t>2.2.1</w:t>
        </w:r>
        <w:r>
          <w:rPr>
            <w:rFonts w:asciiTheme="minorHAnsi" w:eastAsiaTheme="minorEastAsia" w:hAnsiTheme="minorHAnsi" w:cstheme="minorBidi"/>
            <w:b w:val="0"/>
            <w:noProof/>
            <w:sz w:val="22"/>
            <w:szCs w:val="22"/>
            <w:lang w:eastAsia="tr-TR"/>
          </w:rPr>
          <w:tab/>
        </w:r>
        <w:r w:rsidRPr="0001193B">
          <w:rPr>
            <w:rStyle w:val="Kpr"/>
            <w:noProof/>
          </w:rPr>
          <w:t>İşlemci Seçimi</w:t>
        </w:r>
        <w:r>
          <w:rPr>
            <w:noProof/>
            <w:webHidden/>
          </w:rPr>
          <w:tab/>
        </w:r>
        <w:r>
          <w:rPr>
            <w:noProof/>
            <w:webHidden/>
          </w:rPr>
          <w:fldChar w:fldCharType="begin"/>
        </w:r>
        <w:r>
          <w:rPr>
            <w:noProof/>
            <w:webHidden/>
          </w:rPr>
          <w:instrText xml:space="preserve"> PAGEREF _Toc425946777 \h </w:instrText>
        </w:r>
      </w:ins>
      <w:r>
        <w:rPr>
          <w:noProof/>
          <w:webHidden/>
        </w:rPr>
      </w:r>
      <w:r>
        <w:rPr>
          <w:noProof/>
          <w:webHidden/>
        </w:rPr>
        <w:fldChar w:fldCharType="separate"/>
      </w:r>
      <w:ins w:id="251" w:author="EMRAH COLAK" w:date="2015-07-29T15:23:00Z">
        <w:r>
          <w:rPr>
            <w:noProof/>
            <w:webHidden/>
          </w:rPr>
          <w:t>3</w:t>
        </w:r>
      </w:ins>
      <w:ins w:id="252" w:author="EMRAH COLAK" w:date="2015-07-31T14:19:00Z">
        <w:r w:rsidR="00074B95">
          <w:rPr>
            <w:noProof/>
            <w:webHidden/>
          </w:rPr>
          <w:t>2</w:t>
        </w:r>
      </w:ins>
      <w:ins w:id="253" w:author="EMRAH COLAK" w:date="2015-07-29T15:23:00Z">
        <w:r>
          <w:rPr>
            <w:noProof/>
            <w:webHidden/>
          </w:rPr>
          <w:fldChar w:fldCharType="end"/>
        </w:r>
        <w:r w:rsidRPr="0001193B">
          <w:rPr>
            <w:rStyle w:val="Kpr"/>
            <w:noProof/>
          </w:rPr>
          <w:fldChar w:fldCharType="end"/>
        </w:r>
      </w:ins>
    </w:p>
    <w:p w14:paraId="4B4D1C86" w14:textId="6289E21A" w:rsidR="00480F45" w:rsidRDefault="00480F45">
      <w:pPr>
        <w:pStyle w:val="T3"/>
        <w:tabs>
          <w:tab w:val="left" w:pos="1320"/>
          <w:tab w:val="right" w:leader="dot" w:pos="8210"/>
        </w:tabs>
        <w:rPr>
          <w:ins w:id="254" w:author="EMRAH COLAK" w:date="2015-07-29T15:23:00Z"/>
          <w:rFonts w:asciiTheme="minorHAnsi" w:eastAsiaTheme="minorEastAsia" w:hAnsiTheme="minorHAnsi" w:cstheme="minorBidi"/>
          <w:b w:val="0"/>
          <w:noProof/>
          <w:sz w:val="22"/>
          <w:szCs w:val="22"/>
          <w:lang w:eastAsia="tr-TR"/>
        </w:rPr>
      </w:pPr>
      <w:ins w:id="25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"_Toc425946778"</w:instrText>
        </w:r>
        <w:r w:rsidRPr="0001193B">
          <w:rPr>
            <w:rStyle w:val="Kpr"/>
            <w:noProof/>
          </w:rPr>
          <w:instrText xml:space="preserve"> </w:instrText>
        </w:r>
        <w:r w:rsidRPr="0001193B">
          <w:rPr>
            <w:rStyle w:val="Kpr"/>
            <w:noProof/>
          </w:rPr>
          <w:fldChar w:fldCharType="separate"/>
        </w:r>
        <w:r w:rsidRPr="0001193B">
          <w:rPr>
            <w:rStyle w:val="Kpr"/>
            <w:noProof/>
          </w:rPr>
          <w:t>2.2.2</w:t>
        </w:r>
        <w:r>
          <w:rPr>
            <w:rFonts w:asciiTheme="minorHAnsi" w:eastAsiaTheme="minorEastAsia" w:hAnsiTheme="minorHAnsi" w:cstheme="minorBidi"/>
            <w:b w:val="0"/>
            <w:noProof/>
            <w:sz w:val="22"/>
            <w:szCs w:val="22"/>
            <w:lang w:eastAsia="tr-TR"/>
          </w:rPr>
          <w:tab/>
        </w:r>
        <w:r w:rsidRPr="0001193B">
          <w:rPr>
            <w:rStyle w:val="Kpr"/>
            <w:noProof/>
          </w:rPr>
          <w:t>Hafıza Alanı ve Tipi</w:t>
        </w:r>
        <w:r>
          <w:rPr>
            <w:noProof/>
            <w:webHidden/>
          </w:rPr>
          <w:tab/>
        </w:r>
        <w:r>
          <w:rPr>
            <w:noProof/>
            <w:webHidden/>
          </w:rPr>
          <w:fldChar w:fldCharType="begin"/>
        </w:r>
        <w:r>
          <w:rPr>
            <w:noProof/>
            <w:webHidden/>
          </w:rPr>
          <w:instrText xml:space="preserve"> PAGEREF _Toc425946778 \h </w:instrText>
        </w:r>
      </w:ins>
      <w:r>
        <w:rPr>
          <w:noProof/>
          <w:webHidden/>
        </w:rPr>
      </w:r>
      <w:r>
        <w:rPr>
          <w:noProof/>
          <w:webHidden/>
        </w:rPr>
        <w:fldChar w:fldCharType="separate"/>
      </w:r>
      <w:ins w:id="256" w:author="EMRAH COLAK" w:date="2015-07-29T15:23:00Z">
        <w:r>
          <w:rPr>
            <w:noProof/>
            <w:webHidden/>
          </w:rPr>
          <w:t>3</w:t>
        </w:r>
      </w:ins>
      <w:ins w:id="257" w:author="EMRAH COLAK" w:date="2015-07-31T14:19:00Z">
        <w:r w:rsidR="00074B95">
          <w:rPr>
            <w:noProof/>
            <w:webHidden/>
          </w:rPr>
          <w:t>2</w:t>
        </w:r>
      </w:ins>
      <w:ins w:id="258" w:author="EMRAH COLAK" w:date="2015-07-29T15:23:00Z">
        <w:r>
          <w:rPr>
            <w:noProof/>
            <w:webHidden/>
          </w:rPr>
          <w:fldChar w:fldCharType="end"/>
        </w:r>
        <w:r w:rsidRPr="0001193B">
          <w:rPr>
            <w:rStyle w:val="Kpr"/>
            <w:noProof/>
          </w:rPr>
          <w:fldChar w:fldCharType="end"/>
        </w:r>
      </w:ins>
    </w:p>
    <w:p w14:paraId="684C2322" w14:textId="391E8397" w:rsidR="00480F45" w:rsidRDefault="00480F45">
      <w:pPr>
        <w:pStyle w:val="T3"/>
        <w:tabs>
          <w:tab w:val="left" w:pos="1320"/>
          <w:tab w:val="right" w:leader="dot" w:pos="8210"/>
        </w:tabs>
        <w:rPr>
          <w:ins w:id="259" w:author="EMRAH COLAK" w:date="2015-07-29T15:23:00Z"/>
          <w:rFonts w:asciiTheme="minorHAnsi" w:eastAsiaTheme="minorEastAsia" w:hAnsiTheme="minorHAnsi" w:cstheme="minorBidi"/>
          <w:b w:val="0"/>
          <w:noProof/>
          <w:sz w:val="22"/>
          <w:szCs w:val="22"/>
          <w:lang w:eastAsia="tr-TR"/>
        </w:rPr>
      </w:pPr>
      <w:ins w:id="26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"_Toc425946779"</w:instrText>
        </w:r>
        <w:r w:rsidRPr="0001193B">
          <w:rPr>
            <w:rStyle w:val="Kpr"/>
            <w:noProof/>
          </w:rPr>
          <w:instrText xml:space="preserve"> </w:instrText>
        </w:r>
        <w:r w:rsidRPr="0001193B">
          <w:rPr>
            <w:rStyle w:val="Kpr"/>
            <w:noProof/>
          </w:rPr>
          <w:fldChar w:fldCharType="separate"/>
        </w:r>
        <w:r w:rsidRPr="0001193B">
          <w:rPr>
            <w:rStyle w:val="Kpr"/>
            <w:noProof/>
          </w:rPr>
          <w:t>2.2.3</w:t>
        </w:r>
        <w:r>
          <w:rPr>
            <w:rFonts w:asciiTheme="minorHAnsi" w:eastAsiaTheme="minorEastAsia" w:hAnsiTheme="minorHAnsi" w:cstheme="minorBidi"/>
            <w:b w:val="0"/>
            <w:noProof/>
            <w:sz w:val="22"/>
            <w:szCs w:val="22"/>
            <w:lang w:eastAsia="tr-TR"/>
          </w:rPr>
          <w:tab/>
        </w:r>
        <w:r w:rsidRPr="0001193B">
          <w:rPr>
            <w:rStyle w:val="Kpr"/>
            <w:noProof/>
          </w:rPr>
          <w:t>Isı Yönetimi</w:t>
        </w:r>
        <w:r>
          <w:rPr>
            <w:noProof/>
            <w:webHidden/>
          </w:rPr>
          <w:tab/>
        </w:r>
        <w:r>
          <w:rPr>
            <w:noProof/>
            <w:webHidden/>
          </w:rPr>
          <w:fldChar w:fldCharType="begin"/>
        </w:r>
        <w:r>
          <w:rPr>
            <w:noProof/>
            <w:webHidden/>
          </w:rPr>
          <w:instrText xml:space="preserve"> PAGEREF _Toc425946779 \h </w:instrText>
        </w:r>
      </w:ins>
      <w:r>
        <w:rPr>
          <w:noProof/>
          <w:webHidden/>
        </w:rPr>
      </w:r>
      <w:r>
        <w:rPr>
          <w:noProof/>
          <w:webHidden/>
        </w:rPr>
        <w:fldChar w:fldCharType="separate"/>
      </w:r>
      <w:ins w:id="261" w:author="EMRAH COLAK" w:date="2015-07-29T15:23:00Z">
        <w:r>
          <w:rPr>
            <w:noProof/>
            <w:webHidden/>
          </w:rPr>
          <w:t>3</w:t>
        </w:r>
      </w:ins>
      <w:ins w:id="262" w:author="EMRAH COLAK" w:date="2015-07-31T14:19:00Z">
        <w:r w:rsidR="00074B95">
          <w:rPr>
            <w:noProof/>
            <w:webHidden/>
          </w:rPr>
          <w:t>2</w:t>
        </w:r>
      </w:ins>
      <w:ins w:id="263" w:author="EMRAH COLAK" w:date="2015-07-29T15:23:00Z">
        <w:r>
          <w:rPr>
            <w:noProof/>
            <w:webHidden/>
          </w:rPr>
          <w:fldChar w:fldCharType="end"/>
        </w:r>
        <w:r w:rsidRPr="0001193B">
          <w:rPr>
            <w:rStyle w:val="Kpr"/>
            <w:noProof/>
          </w:rPr>
          <w:fldChar w:fldCharType="end"/>
        </w:r>
      </w:ins>
    </w:p>
    <w:p w14:paraId="4BECC31E" w14:textId="588D82EE" w:rsidR="00480F45" w:rsidRDefault="00480F45">
      <w:pPr>
        <w:pStyle w:val="T3"/>
        <w:tabs>
          <w:tab w:val="left" w:pos="1320"/>
          <w:tab w:val="right" w:leader="dot" w:pos="8210"/>
        </w:tabs>
        <w:rPr>
          <w:ins w:id="264" w:author="EMRAH COLAK" w:date="2015-07-29T15:23:00Z"/>
          <w:rFonts w:asciiTheme="minorHAnsi" w:eastAsiaTheme="minorEastAsia" w:hAnsiTheme="minorHAnsi" w:cstheme="minorBidi"/>
          <w:b w:val="0"/>
          <w:noProof/>
          <w:sz w:val="22"/>
          <w:szCs w:val="22"/>
          <w:lang w:eastAsia="tr-TR"/>
        </w:rPr>
      </w:pPr>
      <w:ins w:id="26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"_Toc425946780"</w:instrText>
        </w:r>
        <w:r w:rsidRPr="0001193B">
          <w:rPr>
            <w:rStyle w:val="Kpr"/>
            <w:noProof/>
          </w:rPr>
          <w:instrText xml:space="preserve"> </w:instrText>
        </w:r>
        <w:r w:rsidRPr="0001193B">
          <w:rPr>
            <w:rStyle w:val="Kpr"/>
            <w:noProof/>
          </w:rPr>
          <w:fldChar w:fldCharType="separate"/>
        </w:r>
        <w:r w:rsidRPr="0001193B">
          <w:rPr>
            <w:rStyle w:val="Kpr"/>
            <w:noProof/>
          </w:rPr>
          <w:t>2.2.4</w:t>
        </w:r>
        <w:r>
          <w:rPr>
            <w:rFonts w:asciiTheme="minorHAnsi" w:eastAsiaTheme="minorEastAsia" w:hAnsiTheme="minorHAnsi" w:cstheme="minorBidi"/>
            <w:b w:val="0"/>
            <w:noProof/>
            <w:sz w:val="22"/>
            <w:szCs w:val="22"/>
            <w:lang w:eastAsia="tr-TR"/>
          </w:rPr>
          <w:tab/>
        </w:r>
        <w:r w:rsidRPr="0001193B">
          <w:rPr>
            <w:rStyle w:val="Kpr"/>
            <w:noProof/>
          </w:rPr>
          <w:t>Destek Seçenekleri</w:t>
        </w:r>
        <w:r>
          <w:rPr>
            <w:noProof/>
            <w:webHidden/>
          </w:rPr>
          <w:tab/>
        </w:r>
        <w:r>
          <w:rPr>
            <w:noProof/>
            <w:webHidden/>
          </w:rPr>
          <w:fldChar w:fldCharType="begin"/>
        </w:r>
        <w:r>
          <w:rPr>
            <w:noProof/>
            <w:webHidden/>
          </w:rPr>
          <w:instrText xml:space="preserve"> PAGEREF _Toc425946780 \h </w:instrText>
        </w:r>
      </w:ins>
      <w:r>
        <w:rPr>
          <w:noProof/>
          <w:webHidden/>
        </w:rPr>
      </w:r>
      <w:r>
        <w:rPr>
          <w:noProof/>
          <w:webHidden/>
        </w:rPr>
        <w:fldChar w:fldCharType="separate"/>
      </w:r>
      <w:ins w:id="266" w:author="EMRAH COLAK" w:date="2015-07-29T15:23:00Z">
        <w:r>
          <w:rPr>
            <w:noProof/>
            <w:webHidden/>
          </w:rPr>
          <w:t>3</w:t>
        </w:r>
      </w:ins>
      <w:ins w:id="267" w:author="EMRAH COLAK" w:date="2015-07-31T14:19:00Z">
        <w:r w:rsidR="00074B95">
          <w:rPr>
            <w:noProof/>
            <w:webHidden/>
          </w:rPr>
          <w:t>3</w:t>
        </w:r>
      </w:ins>
      <w:ins w:id="268" w:author="EMRAH COLAK" w:date="2015-07-29T15:23:00Z">
        <w:r>
          <w:rPr>
            <w:noProof/>
            <w:webHidden/>
          </w:rPr>
          <w:fldChar w:fldCharType="end"/>
        </w:r>
        <w:r w:rsidRPr="0001193B">
          <w:rPr>
            <w:rStyle w:val="Kpr"/>
            <w:noProof/>
          </w:rPr>
          <w:fldChar w:fldCharType="end"/>
        </w:r>
      </w:ins>
    </w:p>
    <w:p w14:paraId="550621BA" w14:textId="2D6E0142" w:rsidR="00480F45" w:rsidRDefault="00480F45">
      <w:pPr>
        <w:pStyle w:val="T2"/>
        <w:rPr>
          <w:ins w:id="269" w:author="EMRAH COLAK" w:date="2015-07-29T15:23:00Z"/>
          <w:rFonts w:asciiTheme="minorHAnsi" w:eastAsiaTheme="minorEastAsia" w:hAnsiTheme="minorHAnsi" w:cstheme="minorBidi"/>
          <w:b w:val="0"/>
          <w:iCs w:val="0"/>
          <w:noProof/>
          <w:sz w:val="22"/>
          <w:szCs w:val="22"/>
          <w:lang w:eastAsia="tr-TR"/>
        </w:rPr>
      </w:pPr>
      <w:ins w:id="27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"_Toc425946781"</w:instrText>
        </w:r>
        <w:r w:rsidRPr="0001193B">
          <w:rPr>
            <w:rStyle w:val="Kpr"/>
            <w:noProof/>
          </w:rPr>
          <w:instrText xml:space="preserve"> </w:instrText>
        </w:r>
        <w:r w:rsidRPr="0001193B">
          <w:rPr>
            <w:rStyle w:val="Kpr"/>
            <w:noProof/>
          </w:rPr>
          <w:fldChar w:fldCharType="separate"/>
        </w:r>
        <w:r w:rsidRPr="0001193B">
          <w:rPr>
            <w:rStyle w:val="Kpr"/>
            <w:noProof/>
          </w:rPr>
          <w:t>2.3</w:t>
        </w:r>
        <w:r>
          <w:rPr>
            <w:rFonts w:asciiTheme="minorHAnsi" w:eastAsiaTheme="minorEastAsia" w:hAnsiTheme="minorHAnsi" w:cstheme="minorBidi"/>
            <w:b w:val="0"/>
            <w:iCs w:val="0"/>
            <w:noProof/>
            <w:sz w:val="22"/>
            <w:szCs w:val="22"/>
            <w:lang w:eastAsia="tr-TR"/>
          </w:rPr>
          <w:tab/>
        </w:r>
        <w:r w:rsidRPr="0001193B">
          <w:rPr>
            <w:rStyle w:val="Kpr"/>
            <w:noProof/>
          </w:rPr>
          <w:t xml:space="preserve">İnce İstemcinin Masaüstünden </w:t>
        </w:r>
        <w:r w:rsidRPr="0001193B">
          <w:rPr>
            <w:rStyle w:val="Kpr"/>
            <w:noProof/>
          </w:rPr>
          <w:t>M</w:t>
        </w:r>
        <w:r w:rsidRPr="0001193B">
          <w:rPr>
            <w:rStyle w:val="Kpr"/>
            <w:noProof/>
          </w:rPr>
          <w:t>antıksal Farkı</w:t>
        </w:r>
        <w:r>
          <w:rPr>
            <w:noProof/>
            <w:webHidden/>
          </w:rPr>
          <w:tab/>
        </w:r>
        <w:r>
          <w:rPr>
            <w:noProof/>
            <w:webHidden/>
          </w:rPr>
          <w:fldChar w:fldCharType="begin"/>
        </w:r>
        <w:r>
          <w:rPr>
            <w:noProof/>
            <w:webHidden/>
          </w:rPr>
          <w:instrText xml:space="preserve"> PAGEREF _Toc425946781 \h </w:instrText>
        </w:r>
      </w:ins>
      <w:r>
        <w:rPr>
          <w:noProof/>
          <w:webHidden/>
        </w:rPr>
      </w:r>
      <w:r>
        <w:rPr>
          <w:noProof/>
          <w:webHidden/>
        </w:rPr>
        <w:fldChar w:fldCharType="separate"/>
      </w:r>
      <w:ins w:id="271" w:author="EMRAH COLAK" w:date="2015-07-29T15:23:00Z">
        <w:r>
          <w:rPr>
            <w:noProof/>
            <w:webHidden/>
          </w:rPr>
          <w:t>3</w:t>
        </w:r>
      </w:ins>
      <w:ins w:id="272" w:author="EMRAH COLAK" w:date="2015-07-31T14:19:00Z">
        <w:r w:rsidR="00074B95">
          <w:rPr>
            <w:noProof/>
            <w:webHidden/>
          </w:rPr>
          <w:t>4</w:t>
        </w:r>
      </w:ins>
      <w:ins w:id="273" w:author="EMRAH COLAK" w:date="2015-07-29T15:23:00Z">
        <w:r>
          <w:rPr>
            <w:noProof/>
            <w:webHidden/>
          </w:rPr>
          <w:fldChar w:fldCharType="end"/>
        </w:r>
        <w:r w:rsidRPr="0001193B">
          <w:rPr>
            <w:rStyle w:val="Kpr"/>
            <w:noProof/>
          </w:rPr>
          <w:fldChar w:fldCharType="end"/>
        </w:r>
      </w:ins>
    </w:p>
    <w:p w14:paraId="6748AF84" w14:textId="71AD0BB6" w:rsidR="00480F45" w:rsidRDefault="00480F45">
      <w:pPr>
        <w:pStyle w:val="T2"/>
        <w:rPr>
          <w:ins w:id="274" w:author="EMRAH COLAK" w:date="2015-07-29T15:23:00Z"/>
          <w:rFonts w:asciiTheme="minorHAnsi" w:eastAsiaTheme="minorEastAsia" w:hAnsiTheme="minorHAnsi" w:cstheme="minorBidi"/>
          <w:b w:val="0"/>
          <w:iCs w:val="0"/>
          <w:noProof/>
          <w:sz w:val="22"/>
          <w:szCs w:val="22"/>
          <w:lang w:eastAsia="tr-TR"/>
        </w:rPr>
      </w:pPr>
      <w:ins w:id="27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"_Toc425946782"</w:instrText>
        </w:r>
        <w:r w:rsidRPr="0001193B">
          <w:rPr>
            <w:rStyle w:val="Kpr"/>
            <w:noProof/>
          </w:rPr>
          <w:instrText xml:space="preserve"> </w:instrText>
        </w:r>
        <w:r w:rsidRPr="0001193B">
          <w:rPr>
            <w:rStyle w:val="Kpr"/>
            <w:noProof/>
          </w:rPr>
          <w:fldChar w:fldCharType="separate"/>
        </w:r>
        <w:r w:rsidRPr="0001193B">
          <w:rPr>
            <w:rStyle w:val="Kpr"/>
            <w:noProof/>
          </w:rPr>
          <w:t>2.4</w:t>
        </w:r>
        <w:r>
          <w:rPr>
            <w:rFonts w:asciiTheme="minorHAnsi" w:eastAsiaTheme="minorEastAsia" w:hAnsiTheme="minorHAnsi" w:cstheme="minorBidi"/>
            <w:b w:val="0"/>
            <w:iCs w:val="0"/>
            <w:noProof/>
            <w:sz w:val="22"/>
            <w:szCs w:val="22"/>
            <w:lang w:eastAsia="tr-TR"/>
          </w:rPr>
          <w:tab/>
        </w:r>
        <w:r w:rsidRPr="0001193B">
          <w:rPr>
            <w:rStyle w:val="Kpr"/>
            <w:noProof/>
          </w:rPr>
          <w:t>İnce İstemcinin Bağlanabildiği Sunucu Türleri</w:t>
        </w:r>
        <w:r>
          <w:rPr>
            <w:noProof/>
            <w:webHidden/>
          </w:rPr>
          <w:tab/>
        </w:r>
        <w:r>
          <w:rPr>
            <w:noProof/>
            <w:webHidden/>
          </w:rPr>
          <w:fldChar w:fldCharType="begin"/>
        </w:r>
        <w:r>
          <w:rPr>
            <w:noProof/>
            <w:webHidden/>
          </w:rPr>
          <w:instrText xml:space="preserve"> PAGEREF _Toc425946782 \h </w:instrText>
        </w:r>
      </w:ins>
      <w:r>
        <w:rPr>
          <w:noProof/>
          <w:webHidden/>
        </w:rPr>
      </w:r>
      <w:r>
        <w:rPr>
          <w:noProof/>
          <w:webHidden/>
        </w:rPr>
        <w:fldChar w:fldCharType="separate"/>
      </w:r>
      <w:ins w:id="276" w:author="EMRAH COLAK" w:date="2015-07-29T15:23:00Z">
        <w:r>
          <w:rPr>
            <w:noProof/>
            <w:webHidden/>
          </w:rPr>
          <w:t>3</w:t>
        </w:r>
      </w:ins>
      <w:ins w:id="277" w:author="EMRAH COLAK" w:date="2015-07-31T14:19:00Z">
        <w:r w:rsidR="00074B95">
          <w:rPr>
            <w:noProof/>
            <w:webHidden/>
          </w:rPr>
          <w:t>5</w:t>
        </w:r>
      </w:ins>
      <w:ins w:id="278" w:author="EMRAH COLAK" w:date="2015-07-29T15:23:00Z">
        <w:r>
          <w:rPr>
            <w:noProof/>
            <w:webHidden/>
          </w:rPr>
          <w:fldChar w:fldCharType="end"/>
        </w:r>
        <w:r w:rsidRPr="0001193B">
          <w:rPr>
            <w:rStyle w:val="Kpr"/>
            <w:noProof/>
          </w:rPr>
          <w:fldChar w:fldCharType="end"/>
        </w:r>
      </w:ins>
    </w:p>
    <w:p w14:paraId="6A8237B6" w14:textId="266C56F5" w:rsidR="00480F45" w:rsidRDefault="00480F45">
      <w:pPr>
        <w:pStyle w:val="T3"/>
        <w:tabs>
          <w:tab w:val="left" w:pos="1320"/>
          <w:tab w:val="right" w:leader="dot" w:pos="8210"/>
        </w:tabs>
        <w:rPr>
          <w:ins w:id="279" w:author="EMRAH COLAK" w:date="2015-07-29T15:23:00Z"/>
          <w:rFonts w:asciiTheme="minorHAnsi" w:eastAsiaTheme="minorEastAsia" w:hAnsiTheme="minorHAnsi" w:cstheme="minorBidi"/>
          <w:b w:val="0"/>
          <w:noProof/>
          <w:sz w:val="22"/>
          <w:szCs w:val="22"/>
          <w:lang w:eastAsia="tr-TR"/>
        </w:rPr>
      </w:pPr>
      <w:ins w:id="28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"_Toc425946783"</w:instrText>
        </w:r>
        <w:r w:rsidRPr="0001193B">
          <w:rPr>
            <w:rStyle w:val="Kpr"/>
            <w:noProof/>
          </w:rPr>
          <w:instrText xml:space="preserve"> </w:instrText>
        </w:r>
        <w:r w:rsidRPr="0001193B">
          <w:rPr>
            <w:rStyle w:val="Kpr"/>
            <w:noProof/>
          </w:rPr>
          <w:fldChar w:fldCharType="separate"/>
        </w:r>
        <w:r w:rsidRPr="0001193B">
          <w:rPr>
            <w:rStyle w:val="Kpr"/>
            <w:noProof/>
          </w:rPr>
          <w:t>2.4.1</w:t>
        </w:r>
        <w:r>
          <w:rPr>
            <w:rFonts w:asciiTheme="minorHAnsi" w:eastAsiaTheme="minorEastAsia" w:hAnsiTheme="minorHAnsi" w:cstheme="minorBidi"/>
            <w:b w:val="0"/>
            <w:noProof/>
            <w:sz w:val="22"/>
            <w:szCs w:val="22"/>
            <w:lang w:eastAsia="tr-TR"/>
          </w:rPr>
          <w:tab/>
        </w:r>
        <w:r w:rsidRPr="0001193B">
          <w:rPr>
            <w:rStyle w:val="Kpr"/>
            <w:noProof/>
          </w:rPr>
          <w:t>Linux ve Unix Sunucular</w:t>
        </w:r>
        <w:r>
          <w:rPr>
            <w:noProof/>
            <w:webHidden/>
          </w:rPr>
          <w:tab/>
        </w:r>
        <w:r>
          <w:rPr>
            <w:noProof/>
            <w:webHidden/>
          </w:rPr>
          <w:fldChar w:fldCharType="begin"/>
        </w:r>
        <w:r>
          <w:rPr>
            <w:noProof/>
            <w:webHidden/>
          </w:rPr>
          <w:instrText xml:space="preserve"> PAGEREF _Toc425946783 \h </w:instrText>
        </w:r>
      </w:ins>
      <w:r>
        <w:rPr>
          <w:noProof/>
          <w:webHidden/>
        </w:rPr>
      </w:r>
      <w:r>
        <w:rPr>
          <w:noProof/>
          <w:webHidden/>
        </w:rPr>
        <w:fldChar w:fldCharType="separate"/>
      </w:r>
      <w:ins w:id="281" w:author="EMRAH COLAK" w:date="2015-07-29T15:23:00Z">
        <w:r>
          <w:rPr>
            <w:noProof/>
            <w:webHidden/>
          </w:rPr>
          <w:t>3</w:t>
        </w:r>
      </w:ins>
      <w:ins w:id="282" w:author="EMRAH COLAK" w:date="2015-07-31T14:19:00Z">
        <w:r w:rsidR="00074B95">
          <w:rPr>
            <w:noProof/>
            <w:webHidden/>
          </w:rPr>
          <w:t>5</w:t>
        </w:r>
      </w:ins>
      <w:ins w:id="283" w:author="EMRAH COLAK" w:date="2015-07-29T15:23:00Z">
        <w:r>
          <w:rPr>
            <w:noProof/>
            <w:webHidden/>
          </w:rPr>
          <w:fldChar w:fldCharType="end"/>
        </w:r>
        <w:r w:rsidRPr="0001193B">
          <w:rPr>
            <w:rStyle w:val="Kpr"/>
            <w:noProof/>
          </w:rPr>
          <w:fldChar w:fldCharType="end"/>
        </w:r>
      </w:ins>
    </w:p>
    <w:p w14:paraId="20A03C60" w14:textId="24AF4D96" w:rsidR="00480F45" w:rsidRDefault="00480F45">
      <w:pPr>
        <w:pStyle w:val="T3"/>
        <w:tabs>
          <w:tab w:val="left" w:pos="1320"/>
          <w:tab w:val="right" w:leader="dot" w:pos="8210"/>
        </w:tabs>
        <w:rPr>
          <w:ins w:id="284" w:author="EMRAH COLAK" w:date="2015-07-29T15:23:00Z"/>
          <w:rFonts w:asciiTheme="minorHAnsi" w:eastAsiaTheme="minorEastAsia" w:hAnsiTheme="minorHAnsi" w:cstheme="minorBidi"/>
          <w:b w:val="0"/>
          <w:noProof/>
          <w:sz w:val="22"/>
          <w:szCs w:val="22"/>
          <w:lang w:eastAsia="tr-TR"/>
        </w:rPr>
      </w:pPr>
      <w:ins w:id="28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"_Toc425946784"</w:instrText>
        </w:r>
        <w:r w:rsidRPr="0001193B">
          <w:rPr>
            <w:rStyle w:val="Kpr"/>
            <w:noProof/>
          </w:rPr>
          <w:instrText xml:space="preserve"> </w:instrText>
        </w:r>
        <w:r w:rsidRPr="0001193B">
          <w:rPr>
            <w:rStyle w:val="Kpr"/>
            <w:noProof/>
          </w:rPr>
          <w:fldChar w:fldCharType="separate"/>
        </w:r>
        <w:r w:rsidRPr="0001193B">
          <w:rPr>
            <w:rStyle w:val="Kpr"/>
            <w:noProof/>
          </w:rPr>
          <w:t>2.4.2</w:t>
        </w:r>
        <w:r>
          <w:rPr>
            <w:rFonts w:asciiTheme="minorHAnsi" w:eastAsiaTheme="minorEastAsia" w:hAnsiTheme="minorHAnsi" w:cstheme="minorBidi"/>
            <w:b w:val="0"/>
            <w:noProof/>
            <w:sz w:val="22"/>
            <w:szCs w:val="22"/>
            <w:lang w:eastAsia="tr-TR"/>
          </w:rPr>
          <w:tab/>
        </w:r>
        <w:r w:rsidRPr="0001193B">
          <w:rPr>
            <w:rStyle w:val="Kpr"/>
            <w:noProof/>
          </w:rPr>
          <w:t>Windows Terminal Services</w:t>
        </w:r>
        <w:r>
          <w:rPr>
            <w:noProof/>
            <w:webHidden/>
          </w:rPr>
          <w:tab/>
        </w:r>
        <w:r>
          <w:rPr>
            <w:noProof/>
            <w:webHidden/>
          </w:rPr>
          <w:fldChar w:fldCharType="begin"/>
        </w:r>
        <w:r>
          <w:rPr>
            <w:noProof/>
            <w:webHidden/>
          </w:rPr>
          <w:instrText xml:space="preserve"> PAGEREF _Toc425946784 \h </w:instrText>
        </w:r>
      </w:ins>
      <w:r>
        <w:rPr>
          <w:noProof/>
          <w:webHidden/>
        </w:rPr>
      </w:r>
      <w:r>
        <w:rPr>
          <w:noProof/>
          <w:webHidden/>
        </w:rPr>
        <w:fldChar w:fldCharType="separate"/>
      </w:r>
      <w:ins w:id="286" w:author="EMRAH COLAK" w:date="2015-07-29T15:23:00Z">
        <w:r>
          <w:rPr>
            <w:noProof/>
            <w:webHidden/>
          </w:rPr>
          <w:t>3</w:t>
        </w:r>
      </w:ins>
      <w:ins w:id="287" w:author="EMRAH COLAK" w:date="2015-07-31T14:19:00Z">
        <w:r w:rsidR="00074B95">
          <w:rPr>
            <w:noProof/>
            <w:webHidden/>
          </w:rPr>
          <w:t>5</w:t>
        </w:r>
      </w:ins>
      <w:ins w:id="288" w:author="EMRAH COLAK" w:date="2015-07-29T15:23:00Z">
        <w:r>
          <w:rPr>
            <w:noProof/>
            <w:webHidden/>
          </w:rPr>
          <w:fldChar w:fldCharType="end"/>
        </w:r>
        <w:r w:rsidRPr="0001193B">
          <w:rPr>
            <w:rStyle w:val="Kpr"/>
            <w:noProof/>
          </w:rPr>
          <w:fldChar w:fldCharType="end"/>
        </w:r>
      </w:ins>
    </w:p>
    <w:p w14:paraId="3E3900FF" w14:textId="607677F9" w:rsidR="00480F45" w:rsidRDefault="00480F45">
      <w:pPr>
        <w:pStyle w:val="T2"/>
        <w:rPr>
          <w:ins w:id="289" w:author="EMRAH COLAK" w:date="2015-07-29T15:23:00Z"/>
          <w:rFonts w:asciiTheme="minorHAnsi" w:eastAsiaTheme="minorEastAsia" w:hAnsiTheme="minorHAnsi" w:cstheme="minorBidi"/>
          <w:b w:val="0"/>
          <w:iCs w:val="0"/>
          <w:noProof/>
          <w:sz w:val="22"/>
          <w:szCs w:val="22"/>
          <w:lang w:eastAsia="tr-TR"/>
        </w:rPr>
      </w:pPr>
      <w:ins w:id="29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"_Toc425946785"</w:instrText>
        </w:r>
        <w:r w:rsidRPr="0001193B">
          <w:rPr>
            <w:rStyle w:val="Kpr"/>
            <w:noProof/>
          </w:rPr>
          <w:instrText xml:space="preserve"> </w:instrText>
        </w:r>
        <w:r w:rsidRPr="0001193B">
          <w:rPr>
            <w:rStyle w:val="Kpr"/>
            <w:noProof/>
          </w:rPr>
          <w:fldChar w:fldCharType="separate"/>
        </w:r>
        <w:r w:rsidRPr="0001193B">
          <w:rPr>
            <w:rStyle w:val="Kpr"/>
            <w:noProof/>
          </w:rPr>
          <w:t>2.5</w:t>
        </w:r>
        <w:r>
          <w:rPr>
            <w:rFonts w:asciiTheme="minorHAnsi" w:eastAsiaTheme="minorEastAsia" w:hAnsiTheme="minorHAnsi" w:cstheme="minorBidi"/>
            <w:b w:val="0"/>
            <w:iCs w:val="0"/>
            <w:noProof/>
            <w:sz w:val="22"/>
            <w:szCs w:val="22"/>
            <w:lang w:eastAsia="tr-TR"/>
          </w:rPr>
          <w:tab/>
        </w:r>
        <w:r w:rsidRPr="0001193B">
          <w:rPr>
            <w:rStyle w:val="Kpr"/>
            <w:noProof/>
          </w:rPr>
          <w:t xml:space="preserve">İnce İstemciye Geçiş </w:t>
        </w:r>
        <w:r w:rsidRPr="0001193B">
          <w:rPr>
            <w:rStyle w:val="Kpr"/>
            <w:noProof/>
          </w:rPr>
          <w:t>S</w:t>
        </w:r>
        <w:r w:rsidRPr="0001193B">
          <w:rPr>
            <w:rStyle w:val="Kpr"/>
            <w:noProof/>
          </w:rPr>
          <w:t>üreci</w:t>
        </w:r>
        <w:r>
          <w:rPr>
            <w:noProof/>
            <w:webHidden/>
          </w:rPr>
          <w:tab/>
        </w:r>
        <w:r>
          <w:rPr>
            <w:noProof/>
            <w:webHidden/>
          </w:rPr>
          <w:fldChar w:fldCharType="begin"/>
        </w:r>
        <w:r>
          <w:rPr>
            <w:noProof/>
            <w:webHidden/>
          </w:rPr>
          <w:instrText xml:space="preserve"> PAGEREF _Toc425946785 \h </w:instrText>
        </w:r>
      </w:ins>
      <w:r>
        <w:rPr>
          <w:noProof/>
          <w:webHidden/>
        </w:rPr>
      </w:r>
      <w:r>
        <w:rPr>
          <w:noProof/>
          <w:webHidden/>
        </w:rPr>
        <w:fldChar w:fldCharType="separate"/>
      </w:r>
      <w:ins w:id="291" w:author="EMRAH COLAK" w:date="2015-07-29T15:23:00Z">
        <w:r>
          <w:rPr>
            <w:noProof/>
            <w:webHidden/>
          </w:rPr>
          <w:t>3</w:t>
        </w:r>
      </w:ins>
      <w:ins w:id="292" w:author="EMRAH COLAK" w:date="2015-07-31T14:20:00Z">
        <w:r w:rsidR="00074B95">
          <w:rPr>
            <w:noProof/>
            <w:webHidden/>
          </w:rPr>
          <w:t>6</w:t>
        </w:r>
      </w:ins>
      <w:ins w:id="293" w:author="EMRAH COLAK" w:date="2015-07-29T15:23:00Z">
        <w:r>
          <w:rPr>
            <w:noProof/>
            <w:webHidden/>
          </w:rPr>
          <w:fldChar w:fldCharType="end"/>
        </w:r>
        <w:r w:rsidRPr="0001193B">
          <w:rPr>
            <w:rStyle w:val="Kpr"/>
            <w:noProof/>
          </w:rPr>
          <w:fldChar w:fldCharType="end"/>
        </w:r>
      </w:ins>
    </w:p>
    <w:p w14:paraId="2BE81379" w14:textId="6E0F3C61" w:rsidR="00480F45" w:rsidRDefault="00480F45">
      <w:pPr>
        <w:pStyle w:val="T3"/>
        <w:tabs>
          <w:tab w:val="left" w:pos="1320"/>
          <w:tab w:val="right" w:leader="dot" w:pos="8210"/>
        </w:tabs>
        <w:rPr>
          <w:ins w:id="294" w:author="EMRAH COLAK" w:date="2015-07-29T15:23:00Z"/>
          <w:rFonts w:asciiTheme="minorHAnsi" w:eastAsiaTheme="minorEastAsia" w:hAnsiTheme="minorHAnsi" w:cstheme="minorBidi"/>
          <w:b w:val="0"/>
          <w:noProof/>
          <w:sz w:val="22"/>
          <w:szCs w:val="22"/>
          <w:lang w:eastAsia="tr-TR"/>
        </w:rPr>
      </w:pPr>
      <w:ins w:id="29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"_Toc425946786"</w:instrText>
        </w:r>
        <w:r w:rsidRPr="0001193B">
          <w:rPr>
            <w:rStyle w:val="Kpr"/>
            <w:noProof/>
          </w:rPr>
          <w:instrText xml:space="preserve"> </w:instrText>
        </w:r>
        <w:r w:rsidRPr="0001193B">
          <w:rPr>
            <w:rStyle w:val="Kpr"/>
            <w:noProof/>
          </w:rPr>
          <w:fldChar w:fldCharType="separate"/>
        </w:r>
        <w:r w:rsidRPr="0001193B">
          <w:rPr>
            <w:rStyle w:val="Kpr"/>
            <w:noProof/>
          </w:rPr>
          <w:t>2.5.1</w:t>
        </w:r>
        <w:r>
          <w:rPr>
            <w:rFonts w:asciiTheme="minorHAnsi" w:eastAsiaTheme="minorEastAsia" w:hAnsiTheme="minorHAnsi" w:cstheme="minorBidi"/>
            <w:b w:val="0"/>
            <w:noProof/>
            <w:sz w:val="22"/>
            <w:szCs w:val="22"/>
            <w:lang w:eastAsia="tr-TR"/>
          </w:rPr>
          <w:tab/>
        </w:r>
        <w:r w:rsidRPr="0001193B">
          <w:rPr>
            <w:rStyle w:val="Kpr"/>
            <w:noProof/>
          </w:rPr>
          <w:t>Mevcut Mimarinin Belirlenmesi</w:t>
        </w:r>
        <w:r>
          <w:rPr>
            <w:noProof/>
            <w:webHidden/>
          </w:rPr>
          <w:tab/>
        </w:r>
        <w:r>
          <w:rPr>
            <w:noProof/>
            <w:webHidden/>
          </w:rPr>
          <w:fldChar w:fldCharType="begin"/>
        </w:r>
        <w:r>
          <w:rPr>
            <w:noProof/>
            <w:webHidden/>
          </w:rPr>
          <w:instrText xml:space="preserve"> PAGEREF _Toc425946786 \h </w:instrText>
        </w:r>
      </w:ins>
      <w:r>
        <w:rPr>
          <w:noProof/>
          <w:webHidden/>
        </w:rPr>
      </w:r>
      <w:r>
        <w:rPr>
          <w:noProof/>
          <w:webHidden/>
        </w:rPr>
        <w:fldChar w:fldCharType="separate"/>
      </w:r>
      <w:ins w:id="296" w:author="EMRAH COLAK" w:date="2015-07-29T15:23:00Z">
        <w:r>
          <w:rPr>
            <w:noProof/>
            <w:webHidden/>
          </w:rPr>
          <w:t>3</w:t>
        </w:r>
      </w:ins>
      <w:ins w:id="297" w:author="EMRAH COLAK" w:date="2015-07-31T14:20:00Z">
        <w:r w:rsidR="00074B95">
          <w:rPr>
            <w:noProof/>
            <w:webHidden/>
          </w:rPr>
          <w:t>6</w:t>
        </w:r>
      </w:ins>
      <w:ins w:id="298" w:author="EMRAH COLAK" w:date="2015-07-29T15:23:00Z">
        <w:r>
          <w:rPr>
            <w:noProof/>
            <w:webHidden/>
          </w:rPr>
          <w:fldChar w:fldCharType="end"/>
        </w:r>
        <w:r w:rsidRPr="0001193B">
          <w:rPr>
            <w:rStyle w:val="Kpr"/>
            <w:noProof/>
          </w:rPr>
          <w:fldChar w:fldCharType="end"/>
        </w:r>
      </w:ins>
    </w:p>
    <w:p w14:paraId="013FE4D3" w14:textId="730517DA" w:rsidR="00480F45" w:rsidRDefault="00480F45">
      <w:pPr>
        <w:pStyle w:val="T3"/>
        <w:tabs>
          <w:tab w:val="left" w:pos="1320"/>
          <w:tab w:val="right" w:leader="dot" w:pos="8210"/>
        </w:tabs>
        <w:rPr>
          <w:ins w:id="299" w:author="EMRAH COLAK" w:date="2015-07-29T15:23:00Z"/>
          <w:rFonts w:asciiTheme="minorHAnsi" w:eastAsiaTheme="minorEastAsia" w:hAnsiTheme="minorHAnsi" w:cstheme="minorBidi"/>
          <w:b w:val="0"/>
          <w:noProof/>
          <w:sz w:val="22"/>
          <w:szCs w:val="22"/>
          <w:lang w:eastAsia="tr-TR"/>
        </w:rPr>
      </w:pPr>
      <w:ins w:id="30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"_Toc425946787"</w:instrText>
        </w:r>
        <w:r w:rsidRPr="0001193B">
          <w:rPr>
            <w:rStyle w:val="Kpr"/>
            <w:noProof/>
          </w:rPr>
          <w:instrText xml:space="preserve"> </w:instrText>
        </w:r>
        <w:r w:rsidRPr="0001193B">
          <w:rPr>
            <w:rStyle w:val="Kpr"/>
            <w:noProof/>
          </w:rPr>
          <w:fldChar w:fldCharType="separate"/>
        </w:r>
        <w:r w:rsidRPr="0001193B">
          <w:rPr>
            <w:rStyle w:val="Kpr"/>
            <w:noProof/>
          </w:rPr>
          <w:t>2.5.2</w:t>
        </w:r>
        <w:r>
          <w:rPr>
            <w:rFonts w:asciiTheme="minorHAnsi" w:eastAsiaTheme="minorEastAsia" w:hAnsiTheme="minorHAnsi" w:cstheme="minorBidi"/>
            <w:b w:val="0"/>
            <w:noProof/>
            <w:sz w:val="22"/>
            <w:szCs w:val="22"/>
            <w:lang w:eastAsia="tr-TR"/>
          </w:rPr>
          <w:tab/>
        </w:r>
        <w:r w:rsidRPr="0001193B">
          <w:rPr>
            <w:rStyle w:val="Kpr"/>
            <w:noProof/>
          </w:rPr>
          <w:t>Kurumdaki Kullanıcı Profilleri</w:t>
        </w:r>
        <w:r>
          <w:rPr>
            <w:noProof/>
            <w:webHidden/>
          </w:rPr>
          <w:tab/>
        </w:r>
        <w:r>
          <w:rPr>
            <w:noProof/>
            <w:webHidden/>
          </w:rPr>
          <w:fldChar w:fldCharType="begin"/>
        </w:r>
        <w:r>
          <w:rPr>
            <w:noProof/>
            <w:webHidden/>
          </w:rPr>
          <w:instrText xml:space="preserve"> PAGEREF _Toc425946787 \h </w:instrText>
        </w:r>
      </w:ins>
      <w:r>
        <w:rPr>
          <w:noProof/>
          <w:webHidden/>
        </w:rPr>
      </w:r>
      <w:r>
        <w:rPr>
          <w:noProof/>
          <w:webHidden/>
        </w:rPr>
        <w:fldChar w:fldCharType="separate"/>
      </w:r>
      <w:ins w:id="301" w:author="EMRAH COLAK" w:date="2015-07-29T15:23:00Z">
        <w:r>
          <w:rPr>
            <w:noProof/>
            <w:webHidden/>
          </w:rPr>
          <w:t>3</w:t>
        </w:r>
      </w:ins>
      <w:ins w:id="302" w:author="EMRAH COLAK" w:date="2015-07-31T14:20:00Z">
        <w:r w:rsidR="00074B95">
          <w:rPr>
            <w:noProof/>
            <w:webHidden/>
          </w:rPr>
          <w:t>7</w:t>
        </w:r>
      </w:ins>
      <w:ins w:id="303" w:author="EMRAH COLAK" w:date="2015-07-29T15:23:00Z">
        <w:r>
          <w:rPr>
            <w:noProof/>
            <w:webHidden/>
          </w:rPr>
          <w:fldChar w:fldCharType="end"/>
        </w:r>
        <w:r w:rsidRPr="0001193B">
          <w:rPr>
            <w:rStyle w:val="Kpr"/>
            <w:noProof/>
          </w:rPr>
          <w:fldChar w:fldCharType="end"/>
        </w:r>
      </w:ins>
    </w:p>
    <w:p w14:paraId="0B3A1A4B" w14:textId="667BA33E" w:rsidR="00480F45" w:rsidRDefault="00480F45">
      <w:pPr>
        <w:pStyle w:val="T4"/>
        <w:rPr>
          <w:ins w:id="304" w:author="EMRAH COLAK" w:date="2015-07-29T15:23:00Z"/>
          <w:rFonts w:asciiTheme="minorHAnsi" w:eastAsiaTheme="minorEastAsia" w:hAnsiTheme="minorHAnsi" w:cstheme="minorBidi"/>
          <w:b w:val="0"/>
          <w:noProof/>
          <w:sz w:val="22"/>
          <w:szCs w:val="22"/>
          <w:lang w:eastAsia="tr-TR"/>
        </w:rPr>
      </w:pPr>
      <w:ins w:id="30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"_Toc425946788"</w:instrText>
        </w:r>
        <w:r w:rsidRPr="0001193B">
          <w:rPr>
            <w:rStyle w:val="Kpr"/>
            <w:noProof/>
          </w:rPr>
          <w:instrText xml:space="preserve"> </w:instrText>
        </w:r>
        <w:r w:rsidRPr="0001193B">
          <w:rPr>
            <w:rStyle w:val="Kpr"/>
            <w:noProof/>
          </w:rPr>
          <w:fldChar w:fldCharType="separate"/>
        </w:r>
        <w:r w:rsidRPr="0001193B">
          <w:rPr>
            <w:rStyle w:val="Kpr"/>
            <w:noProof/>
          </w:rPr>
          <w:t xml:space="preserve">2.5.3 </w:t>
        </w:r>
      </w:ins>
      <w:ins w:id="306" w:author="EMRAH COLAK" w:date="2015-07-29T15:31:00Z">
        <w:r>
          <w:rPr>
            <w:rStyle w:val="Kpr"/>
            <w:noProof/>
          </w:rPr>
          <w:t xml:space="preserve">      </w:t>
        </w:r>
      </w:ins>
      <w:ins w:id="307" w:author="EMRAH COLAK" w:date="2015-07-29T15:23:00Z">
        <w:r w:rsidRPr="0001193B">
          <w:rPr>
            <w:rStyle w:val="Kpr"/>
            <w:noProof/>
          </w:rPr>
          <w:t>Kuruma Uygun Modelin Tespiti ve Uygulanması</w:t>
        </w:r>
        <w:r>
          <w:rPr>
            <w:noProof/>
            <w:webHidden/>
          </w:rPr>
          <w:tab/>
        </w:r>
      </w:ins>
      <w:ins w:id="308" w:author="EMRAH COLAK" w:date="2015-07-31T14:20:00Z">
        <w:r w:rsidR="00074B95">
          <w:rPr>
            <w:noProof/>
            <w:webHidden/>
          </w:rPr>
          <w:t>40</w:t>
        </w:r>
      </w:ins>
      <w:ins w:id="309" w:author="EMRAH COLAK" w:date="2015-07-29T15:23:00Z">
        <w:r w:rsidRPr="0001193B">
          <w:rPr>
            <w:rStyle w:val="Kpr"/>
            <w:noProof/>
          </w:rPr>
          <w:fldChar w:fldCharType="end"/>
        </w:r>
      </w:ins>
    </w:p>
    <w:p w14:paraId="4F0F6618" w14:textId="476CEEC2" w:rsidR="00480F45" w:rsidRDefault="00480F45">
      <w:pPr>
        <w:pStyle w:val="T1"/>
        <w:rPr>
          <w:ins w:id="310" w:author="EMRAH COLAK" w:date="2015-07-29T15:23:00Z"/>
          <w:rFonts w:asciiTheme="minorHAnsi" w:eastAsiaTheme="minorEastAsia" w:hAnsiTheme="minorHAnsi" w:cstheme="minorBidi"/>
          <w:b w:val="0"/>
          <w:bCs w:val="0"/>
          <w:sz w:val="22"/>
          <w:szCs w:val="22"/>
        </w:rPr>
      </w:pPr>
      <w:ins w:id="311" w:author="EMRAH COLAK" w:date="2015-07-29T15:23:00Z">
        <w:r w:rsidRPr="0001193B">
          <w:rPr>
            <w:rStyle w:val="Kpr"/>
          </w:rPr>
          <w:fldChar w:fldCharType="begin"/>
        </w:r>
        <w:r w:rsidRPr="0001193B">
          <w:rPr>
            <w:rStyle w:val="Kpr"/>
          </w:rPr>
          <w:instrText xml:space="preserve"> </w:instrText>
        </w:r>
        <w:r>
          <w:instrText>HYPERLINK \l "_Toc425946789"</w:instrText>
        </w:r>
        <w:r w:rsidRPr="0001193B">
          <w:rPr>
            <w:rStyle w:val="Kpr"/>
          </w:rPr>
          <w:instrText xml:space="preserve"> </w:instrText>
        </w:r>
        <w:r w:rsidRPr="0001193B">
          <w:rPr>
            <w:rStyle w:val="Kpr"/>
          </w:rPr>
          <w:fldChar w:fldCharType="separate"/>
        </w:r>
        <w:r w:rsidRPr="0001193B">
          <w:rPr>
            <w:rStyle w:val="Kpr"/>
          </w:rPr>
          <w:t>ÜÇÜNCÜ BÖLÜM</w:t>
        </w:r>
        <w:r w:rsidRPr="0001193B">
          <w:rPr>
            <w:rStyle w:val="Kpr"/>
          </w:rPr>
          <w:fldChar w:fldCharType="end"/>
        </w:r>
      </w:ins>
    </w:p>
    <w:p w14:paraId="1CCC8A90" w14:textId="44D20C83" w:rsidR="00480F45" w:rsidRDefault="00480F45">
      <w:pPr>
        <w:pStyle w:val="T1"/>
        <w:rPr>
          <w:ins w:id="312" w:author="EMRAH COLAK" w:date="2015-07-29T15:23:00Z"/>
          <w:rFonts w:asciiTheme="minorHAnsi" w:eastAsiaTheme="minorEastAsia" w:hAnsiTheme="minorHAnsi" w:cstheme="minorBidi"/>
          <w:b w:val="0"/>
          <w:bCs w:val="0"/>
          <w:sz w:val="22"/>
          <w:szCs w:val="22"/>
        </w:rPr>
      </w:pPr>
      <w:ins w:id="313" w:author="EMRAH COLAK" w:date="2015-07-29T15:23:00Z">
        <w:r w:rsidRPr="0001193B">
          <w:rPr>
            <w:rStyle w:val="Kpr"/>
          </w:rPr>
          <w:fldChar w:fldCharType="begin"/>
        </w:r>
        <w:r w:rsidRPr="0001193B">
          <w:rPr>
            <w:rStyle w:val="Kpr"/>
          </w:rPr>
          <w:instrText xml:space="preserve"> </w:instrText>
        </w:r>
        <w:r>
          <w:instrText>HYPERLINK \l "_Toc425946790"</w:instrText>
        </w:r>
        <w:r w:rsidRPr="0001193B">
          <w:rPr>
            <w:rStyle w:val="Kpr"/>
          </w:rPr>
          <w:instrText xml:space="preserve"> </w:instrText>
        </w:r>
        <w:r w:rsidRPr="0001193B">
          <w:rPr>
            <w:rStyle w:val="Kpr"/>
          </w:rPr>
          <w:fldChar w:fldCharType="separate"/>
        </w:r>
        <w:r w:rsidRPr="0001193B">
          <w:rPr>
            <w:rStyle w:val="Kpr"/>
          </w:rPr>
          <w:t>İNCE İSTEMCİ TEKNOLOJİSİNİN SOSYAL GÜVENLİK KURUMU                                                                       BİLİŞİM (HABERLEŞME, YEDEKLEME, YÖNETİM)                                 ALTYAPISINDA KULLANIMI</w:t>
        </w:r>
        <w:r w:rsidRPr="0001193B">
          <w:rPr>
            <w:rStyle w:val="Kpr"/>
          </w:rPr>
          <w:fldChar w:fldCharType="end"/>
        </w:r>
      </w:ins>
    </w:p>
    <w:p w14:paraId="6DEC7E64" w14:textId="1A5A48C2" w:rsidR="00480F45" w:rsidRDefault="00480F45">
      <w:pPr>
        <w:pStyle w:val="T2"/>
        <w:rPr>
          <w:ins w:id="314" w:author="EMRAH COLAK" w:date="2015-07-29T15:23:00Z"/>
          <w:rFonts w:asciiTheme="minorHAnsi" w:eastAsiaTheme="minorEastAsia" w:hAnsiTheme="minorHAnsi" w:cstheme="minorBidi"/>
          <w:b w:val="0"/>
          <w:iCs w:val="0"/>
          <w:noProof/>
          <w:sz w:val="22"/>
          <w:szCs w:val="22"/>
          <w:lang w:eastAsia="tr-TR"/>
        </w:rPr>
      </w:pPr>
      <w:ins w:id="31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"_Toc425946792"</w:instrText>
        </w:r>
        <w:r w:rsidRPr="0001193B">
          <w:rPr>
            <w:rStyle w:val="Kpr"/>
            <w:noProof/>
          </w:rPr>
          <w:instrText xml:space="preserve"> </w:instrText>
        </w:r>
        <w:r w:rsidRPr="0001193B">
          <w:rPr>
            <w:rStyle w:val="Kpr"/>
            <w:noProof/>
          </w:rPr>
          <w:fldChar w:fldCharType="separate"/>
        </w:r>
        <w:r w:rsidRPr="0001193B">
          <w:rPr>
            <w:rStyle w:val="Kpr"/>
            <w:noProof/>
          </w:rPr>
          <w:t>3.1</w:t>
        </w:r>
        <w:r>
          <w:rPr>
            <w:rFonts w:asciiTheme="minorHAnsi" w:eastAsiaTheme="minorEastAsia" w:hAnsiTheme="minorHAnsi" w:cstheme="minorBidi"/>
            <w:b w:val="0"/>
            <w:iCs w:val="0"/>
            <w:noProof/>
            <w:sz w:val="22"/>
            <w:szCs w:val="22"/>
            <w:lang w:eastAsia="tr-TR"/>
          </w:rPr>
          <w:tab/>
        </w:r>
        <w:r w:rsidRPr="0001193B">
          <w:rPr>
            <w:rStyle w:val="Kpr"/>
            <w:noProof/>
          </w:rPr>
          <w:t>İnce İstemci Örnek Uygulama A</w:t>
        </w:r>
        <w:r w:rsidRPr="0001193B">
          <w:rPr>
            <w:rStyle w:val="Kpr"/>
            <w:noProof/>
          </w:rPr>
          <w:t>l</w:t>
        </w:r>
        <w:r w:rsidRPr="0001193B">
          <w:rPr>
            <w:rStyle w:val="Kpr"/>
            <w:noProof/>
          </w:rPr>
          <w:t>tyapısı</w:t>
        </w:r>
        <w:r>
          <w:rPr>
            <w:noProof/>
            <w:webHidden/>
          </w:rPr>
          <w:tab/>
        </w:r>
        <w:r>
          <w:rPr>
            <w:noProof/>
            <w:webHidden/>
          </w:rPr>
          <w:fldChar w:fldCharType="begin"/>
        </w:r>
        <w:r>
          <w:rPr>
            <w:noProof/>
            <w:webHidden/>
          </w:rPr>
          <w:instrText xml:space="preserve"> PAGEREF _Toc425946792 \h </w:instrText>
        </w:r>
      </w:ins>
      <w:r>
        <w:rPr>
          <w:noProof/>
          <w:webHidden/>
        </w:rPr>
      </w:r>
      <w:r>
        <w:rPr>
          <w:noProof/>
          <w:webHidden/>
        </w:rPr>
        <w:fldChar w:fldCharType="separate"/>
      </w:r>
      <w:ins w:id="316" w:author="EMRAH COLAK" w:date="2015-07-29T15:23:00Z">
        <w:r>
          <w:rPr>
            <w:noProof/>
            <w:webHidden/>
          </w:rPr>
          <w:t>4</w:t>
        </w:r>
      </w:ins>
      <w:ins w:id="317" w:author="EMRAH COLAK" w:date="2015-07-31T14:21:00Z">
        <w:r w:rsidR="00074B95">
          <w:rPr>
            <w:noProof/>
            <w:webHidden/>
          </w:rPr>
          <w:t>1</w:t>
        </w:r>
      </w:ins>
      <w:ins w:id="318" w:author="EMRAH COLAK" w:date="2015-07-29T15:23:00Z">
        <w:r>
          <w:rPr>
            <w:noProof/>
            <w:webHidden/>
          </w:rPr>
          <w:fldChar w:fldCharType="end"/>
        </w:r>
        <w:r w:rsidRPr="0001193B">
          <w:rPr>
            <w:rStyle w:val="Kpr"/>
            <w:noProof/>
          </w:rPr>
          <w:fldChar w:fldCharType="end"/>
        </w:r>
      </w:ins>
    </w:p>
    <w:p w14:paraId="24B9B87E" w14:textId="3CB4DAAB" w:rsidR="00480F45" w:rsidRDefault="00480F45">
      <w:pPr>
        <w:pStyle w:val="T3"/>
        <w:tabs>
          <w:tab w:val="left" w:pos="1320"/>
          <w:tab w:val="right" w:leader="dot" w:pos="8210"/>
        </w:tabs>
        <w:rPr>
          <w:ins w:id="319" w:author="EMRAH COLAK" w:date="2015-07-29T15:23:00Z"/>
          <w:rFonts w:asciiTheme="minorHAnsi" w:eastAsiaTheme="minorEastAsia" w:hAnsiTheme="minorHAnsi" w:cstheme="minorBidi"/>
          <w:b w:val="0"/>
          <w:noProof/>
          <w:sz w:val="22"/>
          <w:szCs w:val="22"/>
          <w:lang w:eastAsia="tr-TR"/>
        </w:rPr>
      </w:pPr>
      <w:ins w:id="32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"_Toc425946793"</w:instrText>
        </w:r>
        <w:r w:rsidRPr="0001193B">
          <w:rPr>
            <w:rStyle w:val="Kpr"/>
            <w:noProof/>
          </w:rPr>
          <w:instrText xml:space="preserve"> </w:instrText>
        </w:r>
        <w:r w:rsidRPr="0001193B">
          <w:rPr>
            <w:rStyle w:val="Kpr"/>
            <w:noProof/>
          </w:rPr>
          <w:fldChar w:fldCharType="separate"/>
        </w:r>
        <w:r w:rsidRPr="0001193B">
          <w:rPr>
            <w:rStyle w:val="Kpr"/>
            <w:noProof/>
          </w:rPr>
          <w:t>3.1.1</w:t>
        </w:r>
        <w:r>
          <w:rPr>
            <w:rFonts w:asciiTheme="minorHAnsi" w:eastAsiaTheme="minorEastAsia" w:hAnsiTheme="minorHAnsi" w:cstheme="minorBidi"/>
            <w:b w:val="0"/>
            <w:noProof/>
            <w:sz w:val="22"/>
            <w:szCs w:val="22"/>
            <w:lang w:eastAsia="tr-TR"/>
          </w:rPr>
          <w:tab/>
        </w:r>
        <w:r w:rsidRPr="0001193B">
          <w:rPr>
            <w:rStyle w:val="Kpr"/>
            <w:noProof/>
          </w:rPr>
          <w:t>İnce İstemcileri Aynı Anda Çalıştırmak</w:t>
        </w:r>
        <w:r>
          <w:rPr>
            <w:noProof/>
            <w:webHidden/>
          </w:rPr>
          <w:tab/>
        </w:r>
        <w:r>
          <w:rPr>
            <w:noProof/>
            <w:webHidden/>
          </w:rPr>
          <w:fldChar w:fldCharType="begin"/>
        </w:r>
        <w:r>
          <w:rPr>
            <w:noProof/>
            <w:webHidden/>
          </w:rPr>
          <w:instrText xml:space="preserve"> PAGEREF _Toc425946793 \h </w:instrText>
        </w:r>
      </w:ins>
      <w:r>
        <w:rPr>
          <w:noProof/>
          <w:webHidden/>
        </w:rPr>
      </w:r>
      <w:r>
        <w:rPr>
          <w:noProof/>
          <w:webHidden/>
        </w:rPr>
        <w:fldChar w:fldCharType="separate"/>
      </w:r>
      <w:ins w:id="321" w:author="EMRAH COLAK" w:date="2015-07-29T15:23:00Z">
        <w:r>
          <w:rPr>
            <w:noProof/>
            <w:webHidden/>
          </w:rPr>
          <w:t>4</w:t>
        </w:r>
      </w:ins>
      <w:ins w:id="322" w:author="EMRAH COLAK" w:date="2015-07-31T14:21:00Z">
        <w:r w:rsidR="00074B95">
          <w:rPr>
            <w:noProof/>
            <w:webHidden/>
          </w:rPr>
          <w:t>7</w:t>
        </w:r>
      </w:ins>
      <w:ins w:id="323" w:author="EMRAH COLAK" w:date="2015-07-29T15:23:00Z">
        <w:r>
          <w:rPr>
            <w:noProof/>
            <w:webHidden/>
          </w:rPr>
          <w:fldChar w:fldCharType="end"/>
        </w:r>
        <w:r w:rsidRPr="0001193B">
          <w:rPr>
            <w:rStyle w:val="Kpr"/>
            <w:noProof/>
          </w:rPr>
          <w:fldChar w:fldCharType="end"/>
        </w:r>
      </w:ins>
    </w:p>
    <w:p w14:paraId="03E77E7D" w14:textId="7FEB1260" w:rsidR="00480F45" w:rsidRDefault="00480F45">
      <w:pPr>
        <w:pStyle w:val="T3"/>
        <w:tabs>
          <w:tab w:val="left" w:pos="1320"/>
          <w:tab w:val="right" w:leader="dot" w:pos="8210"/>
        </w:tabs>
        <w:rPr>
          <w:ins w:id="324" w:author="EMRAH COLAK" w:date="2015-07-29T15:23:00Z"/>
          <w:rFonts w:asciiTheme="minorHAnsi" w:eastAsiaTheme="minorEastAsia" w:hAnsiTheme="minorHAnsi" w:cstheme="minorBidi"/>
          <w:b w:val="0"/>
          <w:noProof/>
          <w:sz w:val="22"/>
          <w:szCs w:val="22"/>
          <w:lang w:eastAsia="tr-TR"/>
        </w:rPr>
      </w:pPr>
      <w:ins w:id="32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"_Toc425946794"</w:instrText>
        </w:r>
        <w:r w:rsidRPr="0001193B">
          <w:rPr>
            <w:rStyle w:val="Kpr"/>
            <w:noProof/>
          </w:rPr>
          <w:instrText xml:space="preserve"> </w:instrText>
        </w:r>
        <w:r w:rsidRPr="0001193B">
          <w:rPr>
            <w:rStyle w:val="Kpr"/>
            <w:noProof/>
          </w:rPr>
          <w:fldChar w:fldCharType="separate"/>
        </w:r>
        <w:r w:rsidRPr="0001193B">
          <w:rPr>
            <w:rStyle w:val="Kpr"/>
            <w:noProof/>
          </w:rPr>
          <w:t>3.1.2</w:t>
        </w:r>
        <w:r>
          <w:rPr>
            <w:rFonts w:asciiTheme="minorHAnsi" w:eastAsiaTheme="minorEastAsia" w:hAnsiTheme="minorHAnsi" w:cstheme="minorBidi"/>
            <w:b w:val="0"/>
            <w:noProof/>
            <w:sz w:val="22"/>
            <w:szCs w:val="22"/>
            <w:lang w:eastAsia="tr-TR"/>
          </w:rPr>
          <w:tab/>
        </w:r>
        <w:r w:rsidRPr="0001193B">
          <w:rPr>
            <w:rStyle w:val="Kpr"/>
            <w:noProof/>
          </w:rPr>
          <w:t>İnce İstemcilerde Kullanıcı Yük Artırımı ve Azaltımı Yapmak</w:t>
        </w:r>
        <w:r>
          <w:rPr>
            <w:noProof/>
            <w:webHidden/>
          </w:rPr>
          <w:tab/>
        </w:r>
        <w:r>
          <w:rPr>
            <w:noProof/>
            <w:webHidden/>
          </w:rPr>
          <w:fldChar w:fldCharType="begin"/>
        </w:r>
        <w:r>
          <w:rPr>
            <w:noProof/>
            <w:webHidden/>
          </w:rPr>
          <w:instrText xml:space="preserve"> PAGEREF _Toc425946794 \h </w:instrText>
        </w:r>
      </w:ins>
      <w:r>
        <w:rPr>
          <w:noProof/>
          <w:webHidden/>
        </w:rPr>
      </w:r>
      <w:r>
        <w:rPr>
          <w:noProof/>
          <w:webHidden/>
        </w:rPr>
        <w:fldChar w:fldCharType="separate"/>
      </w:r>
      <w:ins w:id="326" w:author="EMRAH COLAK" w:date="2015-07-29T15:23:00Z">
        <w:r>
          <w:rPr>
            <w:noProof/>
            <w:webHidden/>
          </w:rPr>
          <w:t>4</w:t>
        </w:r>
      </w:ins>
      <w:ins w:id="327" w:author="EMRAH COLAK" w:date="2015-07-31T14:21:00Z">
        <w:r w:rsidR="00074B95">
          <w:rPr>
            <w:noProof/>
            <w:webHidden/>
          </w:rPr>
          <w:t>8</w:t>
        </w:r>
      </w:ins>
      <w:ins w:id="328" w:author="EMRAH COLAK" w:date="2015-07-29T15:23:00Z">
        <w:r>
          <w:rPr>
            <w:noProof/>
            <w:webHidden/>
          </w:rPr>
          <w:fldChar w:fldCharType="end"/>
        </w:r>
        <w:r w:rsidRPr="0001193B">
          <w:rPr>
            <w:rStyle w:val="Kpr"/>
            <w:noProof/>
          </w:rPr>
          <w:fldChar w:fldCharType="end"/>
        </w:r>
      </w:ins>
    </w:p>
    <w:p w14:paraId="62EC242D" w14:textId="6F8FC9F7" w:rsidR="00480F45" w:rsidRDefault="00480F45">
      <w:pPr>
        <w:pStyle w:val="T2"/>
        <w:rPr>
          <w:ins w:id="329" w:author="EMRAH COLAK" w:date="2015-07-29T15:23:00Z"/>
          <w:rFonts w:asciiTheme="minorHAnsi" w:eastAsiaTheme="minorEastAsia" w:hAnsiTheme="minorHAnsi" w:cstheme="minorBidi"/>
          <w:b w:val="0"/>
          <w:iCs w:val="0"/>
          <w:noProof/>
          <w:sz w:val="22"/>
          <w:szCs w:val="22"/>
          <w:lang w:eastAsia="tr-TR"/>
        </w:rPr>
      </w:pPr>
      <w:ins w:id="33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"_Toc425946795"</w:instrText>
        </w:r>
        <w:r w:rsidRPr="0001193B">
          <w:rPr>
            <w:rStyle w:val="Kpr"/>
            <w:noProof/>
          </w:rPr>
          <w:instrText xml:space="preserve"> </w:instrText>
        </w:r>
        <w:r w:rsidRPr="0001193B">
          <w:rPr>
            <w:rStyle w:val="Kpr"/>
            <w:noProof/>
          </w:rPr>
          <w:fldChar w:fldCharType="separate"/>
        </w:r>
        <w:r w:rsidRPr="0001193B">
          <w:rPr>
            <w:rStyle w:val="Kpr"/>
            <w:noProof/>
          </w:rPr>
          <w:t>3.2</w:t>
        </w:r>
        <w:r>
          <w:rPr>
            <w:rFonts w:asciiTheme="minorHAnsi" w:eastAsiaTheme="minorEastAsia" w:hAnsiTheme="minorHAnsi" w:cstheme="minorBidi"/>
            <w:b w:val="0"/>
            <w:iCs w:val="0"/>
            <w:noProof/>
            <w:sz w:val="22"/>
            <w:szCs w:val="22"/>
            <w:lang w:eastAsia="tr-TR"/>
          </w:rPr>
          <w:tab/>
        </w:r>
        <w:r w:rsidRPr="0001193B">
          <w:rPr>
            <w:rStyle w:val="Kpr"/>
            <w:noProof/>
          </w:rPr>
          <w:t>İnce İstemci Kullanılarak Haberleşme</w:t>
        </w:r>
        <w:r>
          <w:rPr>
            <w:noProof/>
            <w:webHidden/>
          </w:rPr>
          <w:tab/>
        </w:r>
        <w:r>
          <w:rPr>
            <w:noProof/>
            <w:webHidden/>
          </w:rPr>
          <w:fldChar w:fldCharType="begin"/>
        </w:r>
        <w:r>
          <w:rPr>
            <w:noProof/>
            <w:webHidden/>
          </w:rPr>
          <w:instrText xml:space="preserve"> PAGEREF _Toc425946795 \h </w:instrText>
        </w:r>
      </w:ins>
      <w:r>
        <w:rPr>
          <w:noProof/>
          <w:webHidden/>
        </w:rPr>
      </w:r>
      <w:r>
        <w:rPr>
          <w:noProof/>
          <w:webHidden/>
        </w:rPr>
        <w:fldChar w:fldCharType="separate"/>
      </w:r>
      <w:ins w:id="331" w:author="EMRAH COLAK" w:date="2015-07-29T15:23:00Z">
        <w:r>
          <w:rPr>
            <w:noProof/>
            <w:webHidden/>
          </w:rPr>
          <w:t>4</w:t>
        </w:r>
      </w:ins>
      <w:ins w:id="332" w:author="EMRAH COLAK" w:date="2015-07-31T14:21:00Z">
        <w:r w:rsidR="00074B95">
          <w:rPr>
            <w:noProof/>
            <w:webHidden/>
          </w:rPr>
          <w:t>9</w:t>
        </w:r>
      </w:ins>
      <w:ins w:id="333" w:author="EMRAH COLAK" w:date="2015-07-29T15:23:00Z">
        <w:r>
          <w:rPr>
            <w:noProof/>
            <w:webHidden/>
          </w:rPr>
          <w:fldChar w:fldCharType="end"/>
        </w:r>
        <w:r w:rsidRPr="0001193B">
          <w:rPr>
            <w:rStyle w:val="Kpr"/>
            <w:noProof/>
          </w:rPr>
          <w:fldChar w:fldCharType="end"/>
        </w:r>
      </w:ins>
    </w:p>
    <w:p w14:paraId="1834B6FB" w14:textId="1BA7F226" w:rsidR="00480F45" w:rsidRDefault="00480F45">
      <w:pPr>
        <w:pStyle w:val="T2"/>
        <w:rPr>
          <w:ins w:id="334" w:author="EMRAH COLAK" w:date="2015-07-29T15:23:00Z"/>
          <w:rFonts w:asciiTheme="minorHAnsi" w:eastAsiaTheme="minorEastAsia" w:hAnsiTheme="minorHAnsi" w:cstheme="minorBidi"/>
          <w:b w:val="0"/>
          <w:iCs w:val="0"/>
          <w:noProof/>
          <w:sz w:val="22"/>
          <w:szCs w:val="22"/>
          <w:lang w:eastAsia="tr-TR"/>
        </w:rPr>
      </w:pPr>
      <w:ins w:id="335"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"_Toc425946796"</w:instrText>
        </w:r>
        <w:r w:rsidRPr="0001193B">
          <w:rPr>
            <w:rStyle w:val="Kpr"/>
            <w:noProof/>
          </w:rPr>
          <w:instrText xml:space="preserve"> </w:instrText>
        </w:r>
        <w:r w:rsidRPr="0001193B">
          <w:rPr>
            <w:rStyle w:val="Kpr"/>
            <w:noProof/>
          </w:rPr>
          <w:fldChar w:fldCharType="separate"/>
        </w:r>
        <w:r w:rsidRPr="0001193B">
          <w:rPr>
            <w:rStyle w:val="Kpr"/>
            <w:noProof/>
          </w:rPr>
          <w:t>3.3</w:t>
        </w:r>
        <w:r>
          <w:rPr>
            <w:rFonts w:asciiTheme="minorHAnsi" w:eastAsiaTheme="minorEastAsia" w:hAnsiTheme="minorHAnsi" w:cstheme="minorBidi"/>
            <w:b w:val="0"/>
            <w:iCs w:val="0"/>
            <w:noProof/>
            <w:sz w:val="22"/>
            <w:szCs w:val="22"/>
            <w:lang w:eastAsia="tr-TR"/>
          </w:rPr>
          <w:tab/>
        </w:r>
        <w:r w:rsidRPr="0001193B">
          <w:rPr>
            <w:rStyle w:val="Kpr"/>
            <w:noProof/>
          </w:rPr>
          <w:t>İnce İstemci Kullanılarak Yedekleme</w:t>
        </w:r>
        <w:r>
          <w:rPr>
            <w:noProof/>
            <w:webHidden/>
          </w:rPr>
          <w:tab/>
        </w:r>
        <w:r>
          <w:rPr>
            <w:noProof/>
            <w:webHidden/>
          </w:rPr>
          <w:fldChar w:fldCharType="begin"/>
        </w:r>
        <w:r>
          <w:rPr>
            <w:noProof/>
            <w:webHidden/>
          </w:rPr>
          <w:instrText xml:space="preserve"> PAGEREF _Toc425946796 \h </w:instrText>
        </w:r>
      </w:ins>
      <w:r>
        <w:rPr>
          <w:noProof/>
          <w:webHidden/>
        </w:rPr>
      </w:r>
      <w:r>
        <w:rPr>
          <w:noProof/>
          <w:webHidden/>
        </w:rPr>
        <w:fldChar w:fldCharType="separate"/>
      </w:r>
      <w:ins w:id="336" w:author="EMRAH COLAK" w:date="2015-07-29T15:23:00Z">
        <w:r>
          <w:rPr>
            <w:noProof/>
            <w:webHidden/>
          </w:rPr>
          <w:t>4</w:t>
        </w:r>
      </w:ins>
      <w:ins w:id="337" w:author="EMRAH COLAK" w:date="2015-07-31T14:21:00Z">
        <w:r w:rsidR="00074B95">
          <w:rPr>
            <w:noProof/>
            <w:webHidden/>
          </w:rPr>
          <w:t>9</w:t>
        </w:r>
      </w:ins>
      <w:ins w:id="338" w:author="EMRAH COLAK" w:date="2015-07-29T15:23:00Z">
        <w:r>
          <w:rPr>
            <w:noProof/>
            <w:webHidden/>
          </w:rPr>
          <w:fldChar w:fldCharType="end"/>
        </w:r>
        <w:r w:rsidRPr="0001193B">
          <w:rPr>
            <w:rStyle w:val="Kpr"/>
            <w:noProof/>
          </w:rPr>
          <w:fldChar w:fldCharType="end"/>
        </w:r>
      </w:ins>
    </w:p>
    <w:p w14:paraId="395C6C7D" w14:textId="6E8A8BFB" w:rsidR="00480F45" w:rsidRDefault="00480F45">
      <w:pPr>
        <w:pStyle w:val="T2"/>
        <w:rPr>
          <w:ins w:id="339" w:author="EMRAH COLAK" w:date="2015-07-29T15:26:00Z"/>
          <w:rStyle w:val="Kpr"/>
          <w:noProof/>
        </w:rPr>
      </w:pPr>
      <w:ins w:id="340" w:author="EMRAH COLAK" w:date="2015-07-29T15:23:00Z">
        <w:r w:rsidRPr="0001193B">
          <w:rPr>
            <w:rStyle w:val="Kpr"/>
            <w:noProof/>
          </w:rPr>
          <w:fldChar w:fldCharType="begin"/>
        </w:r>
        <w:r w:rsidRPr="0001193B">
          <w:rPr>
            <w:rStyle w:val="Kpr"/>
            <w:noProof/>
          </w:rPr>
          <w:instrText xml:space="preserve"> </w:instrText>
        </w:r>
        <w:r>
          <w:rPr>
            <w:noProof/>
          </w:rPr>
          <w:instrText>HYPERLINK \l "_Toc425946797"</w:instrText>
        </w:r>
        <w:r w:rsidRPr="0001193B">
          <w:rPr>
            <w:rStyle w:val="Kpr"/>
            <w:noProof/>
          </w:rPr>
          <w:instrText xml:space="preserve"> </w:instrText>
        </w:r>
        <w:r w:rsidRPr="0001193B">
          <w:rPr>
            <w:rStyle w:val="Kpr"/>
            <w:noProof/>
          </w:rPr>
          <w:fldChar w:fldCharType="separate"/>
        </w:r>
        <w:r w:rsidRPr="0001193B">
          <w:rPr>
            <w:rStyle w:val="Kpr"/>
            <w:noProof/>
          </w:rPr>
          <w:t>3.4</w:t>
        </w:r>
        <w:r>
          <w:rPr>
            <w:rFonts w:asciiTheme="minorHAnsi" w:eastAsiaTheme="minorEastAsia" w:hAnsiTheme="minorHAnsi" w:cstheme="minorBidi"/>
            <w:b w:val="0"/>
            <w:iCs w:val="0"/>
            <w:noProof/>
            <w:sz w:val="22"/>
            <w:szCs w:val="22"/>
            <w:lang w:eastAsia="tr-TR"/>
          </w:rPr>
          <w:tab/>
        </w:r>
        <w:r w:rsidRPr="0001193B">
          <w:rPr>
            <w:rStyle w:val="Kpr"/>
            <w:noProof/>
          </w:rPr>
          <w:t>İnce İstemci Ku</w:t>
        </w:r>
        <w:r w:rsidRPr="0001193B">
          <w:rPr>
            <w:rStyle w:val="Kpr"/>
            <w:noProof/>
          </w:rPr>
          <w:t>l</w:t>
        </w:r>
        <w:r w:rsidRPr="0001193B">
          <w:rPr>
            <w:rStyle w:val="Kpr"/>
            <w:noProof/>
          </w:rPr>
          <w:t>lanılarak Yönetim</w:t>
        </w:r>
        <w:r>
          <w:rPr>
            <w:noProof/>
            <w:webHidden/>
          </w:rPr>
          <w:tab/>
        </w:r>
      </w:ins>
      <w:ins w:id="341" w:author="EMRAH COLAK" w:date="2015-07-31T14:21:00Z">
        <w:r w:rsidR="00074B95">
          <w:rPr>
            <w:noProof/>
            <w:webHidden/>
          </w:rPr>
          <w:t>50</w:t>
        </w:r>
      </w:ins>
      <w:ins w:id="342" w:author="EMRAH COLAK" w:date="2015-07-29T15:23:00Z">
        <w:r w:rsidRPr="0001193B">
          <w:rPr>
            <w:rStyle w:val="Kpr"/>
            <w:noProof/>
          </w:rPr>
          <w:fldChar w:fldCharType="end"/>
        </w:r>
      </w:ins>
    </w:p>
    <w:p w14:paraId="08104372" w14:textId="460AEC8B" w:rsidR="004663D3" w:rsidRPr="004663D3" w:rsidRDefault="004663D3" w:rsidP="004663D3">
      <w:pPr>
        <w:pStyle w:val="T1"/>
        <w:rPr>
          <w:ins w:id="343" w:author="EMRAH COLAK" w:date="2015-07-30T08:54:00Z"/>
          <w:rStyle w:val="Kpr"/>
          <w:rFonts w:asciiTheme="minorHAnsi" w:eastAsiaTheme="minorEastAsia" w:hAnsiTheme="minorHAnsi" w:cstheme="minorBidi"/>
          <w:b w:val="0"/>
          <w:bCs w:val="0"/>
          <w:sz w:val="22"/>
          <w:szCs w:val="22"/>
        </w:rPr>
      </w:pPr>
      <w:ins w:id="344" w:author="EMRAH COLAK" w:date="2015-07-30T08:54:00Z">
        <w:r>
          <w:rPr>
            <w:rStyle w:val="Kpr"/>
          </w:rPr>
          <w:fldChar w:fldCharType="begin"/>
        </w:r>
        <w:r>
          <w:rPr>
            <w:rStyle w:val="Kpr"/>
          </w:rPr>
          <w:instrText xml:space="preserve"> HYPERLINK  \l "sonuçöneriler" </w:instrText>
        </w:r>
        <w:r>
          <w:rPr>
            <w:rStyle w:val="Kpr"/>
          </w:rPr>
          <w:fldChar w:fldCharType="separate"/>
        </w:r>
        <w:r w:rsidRPr="00DB53F9">
          <w:rPr>
            <w:rStyle w:val="Kpr"/>
          </w:rPr>
          <w:t>SONUÇ VE ÖNERİLER</w:t>
        </w:r>
        <w:r w:rsidRPr="004663D3">
          <w:rPr>
            <w:rStyle w:val="Kpr"/>
            <w:webHidden/>
          </w:rPr>
          <w:tab/>
        </w:r>
        <w:r w:rsidRPr="004663D3">
          <w:rPr>
            <w:rStyle w:val="Kpr"/>
            <w:webHidden/>
          </w:rPr>
          <w:fldChar w:fldCharType="begin"/>
        </w:r>
        <w:r w:rsidRPr="004663D3">
          <w:rPr>
            <w:rStyle w:val="Kpr"/>
            <w:webHidden/>
          </w:rPr>
          <w:instrText xml:space="preserve"> PAGEREF _Toc425946798 \h </w:instrText>
        </w:r>
      </w:ins>
      <w:r w:rsidRPr="004663D3">
        <w:rPr>
          <w:rStyle w:val="Kpr"/>
          <w:webHidden/>
        </w:rPr>
      </w:r>
      <w:ins w:id="345" w:author="EMRAH COLAK" w:date="2015-07-30T08:54:00Z">
        <w:r w:rsidRPr="004663D3">
          <w:rPr>
            <w:rStyle w:val="Kpr"/>
            <w:webHidden/>
          </w:rPr>
          <w:fldChar w:fldCharType="separate"/>
        </w:r>
        <w:r w:rsidRPr="004663D3">
          <w:rPr>
            <w:rStyle w:val="Kpr"/>
            <w:webHidden/>
          </w:rPr>
          <w:t>5</w:t>
        </w:r>
      </w:ins>
      <w:ins w:id="346" w:author="EMRAH COLAK" w:date="2015-07-31T14:21:00Z">
        <w:r w:rsidR="00074B95">
          <w:rPr>
            <w:rStyle w:val="Kpr"/>
            <w:webHidden/>
          </w:rPr>
          <w:t>4</w:t>
        </w:r>
      </w:ins>
      <w:ins w:id="347" w:author="EMRAH COLAK" w:date="2015-07-30T08:54:00Z">
        <w:r w:rsidRPr="004663D3">
          <w:rPr>
            <w:rStyle w:val="Kpr"/>
            <w:webHidden/>
          </w:rPr>
          <w:fldChar w:fldCharType="end"/>
        </w:r>
      </w:ins>
    </w:p>
    <w:p w14:paraId="29BABED2" w14:textId="17CB647F" w:rsidR="00480F45" w:rsidRDefault="004663D3">
      <w:pPr>
        <w:pStyle w:val="T1"/>
        <w:rPr>
          <w:ins w:id="348" w:author="EMRAH COLAK" w:date="2015-07-29T15:23:00Z"/>
          <w:rFonts w:asciiTheme="minorHAnsi" w:eastAsiaTheme="minorEastAsia" w:hAnsiTheme="minorHAnsi" w:cstheme="minorBidi"/>
          <w:b w:val="0"/>
          <w:bCs w:val="0"/>
          <w:sz w:val="22"/>
          <w:szCs w:val="22"/>
        </w:rPr>
      </w:pPr>
      <w:ins w:id="349" w:author="EMRAH COLAK" w:date="2015-07-30T08:54:00Z">
        <w:r>
          <w:rPr>
            <w:rStyle w:val="Kpr"/>
          </w:rPr>
          <w:fldChar w:fldCharType="end"/>
        </w:r>
      </w:ins>
      <w:ins w:id="350" w:author="EMRAH COLAK" w:date="2015-07-29T15:23:00Z">
        <w:r w:rsidR="00480F45" w:rsidRPr="0001193B">
          <w:rPr>
            <w:rStyle w:val="Kpr"/>
          </w:rPr>
          <w:fldChar w:fldCharType="begin"/>
        </w:r>
        <w:r w:rsidR="00480F45" w:rsidRPr="0001193B">
          <w:rPr>
            <w:rStyle w:val="Kpr"/>
          </w:rPr>
          <w:instrText xml:space="preserve"> </w:instrText>
        </w:r>
        <w:r w:rsidR="00480F45">
          <w:instrText>HYPERLINK \l "_Toc425946798"</w:instrText>
        </w:r>
        <w:r w:rsidR="00480F45" w:rsidRPr="0001193B">
          <w:rPr>
            <w:rStyle w:val="Kpr"/>
          </w:rPr>
          <w:instrText xml:space="preserve"> </w:instrText>
        </w:r>
        <w:r w:rsidR="00480F45" w:rsidRPr="0001193B">
          <w:rPr>
            <w:rStyle w:val="Kpr"/>
          </w:rPr>
          <w:fldChar w:fldCharType="separate"/>
        </w:r>
        <w:r w:rsidR="00480F45" w:rsidRPr="0001193B">
          <w:rPr>
            <w:rStyle w:val="Kpr"/>
          </w:rPr>
          <w:t>KAYNAKÇA</w:t>
        </w:r>
        <w:r w:rsidR="00480F45">
          <w:rPr>
            <w:webHidden/>
          </w:rPr>
          <w:tab/>
        </w:r>
        <w:r w:rsidR="00480F45">
          <w:rPr>
            <w:webHidden/>
          </w:rPr>
          <w:fldChar w:fldCharType="begin"/>
        </w:r>
        <w:r w:rsidR="00480F45">
          <w:rPr>
            <w:webHidden/>
          </w:rPr>
          <w:instrText xml:space="preserve"> PAGEREF _Toc425946798 \h </w:instrText>
        </w:r>
      </w:ins>
      <w:r w:rsidR="00480F45">
        <w:rPr>
          <w:webHidden/>
        </w:rPr>
      </w:r>
      <w:r w:rsidR="00480F45">
        <w:rPr>
          <w:webHidden/>
        </w:rPr>
        <w:fldChar w:fldCharType="separate"/>
      </w:r>
      <w:ins w:id="351" w:author="EMRAH COLAK" w:date="2015-07-29T15:23:00Z">
        <w:r w:rsidR="00480F45">
          <w:rPr>
            <w:webHidden/>
          </w:rPr>
          <w:t>5</w:t>
        </w:r>
      </w:ins>
      <w:ins w:id="352" w:author="EMRAH COLAK" w:date="2015-07-31T14:21:00Z">
        <w:r w:rsidR="00074B95">
          <w:rPr>
            <w:webHidden/>
          </w:rPr>
          <w:t>8</w:t>
        </w:r>
      </w:ins>
      <w:ins w:id="353" w:author="EMRAH COLAK" w:date="2015-07-29T15:23:00Z">
        <w:r w:rsidR="00480F45">
          <w:rPr>
            <w:webHidden/>
          </w:rPr>
          <w:fldChar w:fldCharType="end"/>
        </w:r>
        <w:r w:rsidR="00480F45" w:rsidRPr="0001193B">
          <w:rPr>
            <w:rStyle w:val="Kpr"/>
          </w:rPr>
          <w:fldChar w:fldCharType="end"/>
        </w:r>
      </w:ins>
    </w:p>
    <w:p w14:paraId="4477B8B9" w14:textId="77777777" w:rsidR="008A5100" w:rsidDel="00DB2D6A" w:rsidRDefault="008A5100">
      <w:pPr>
        <w:pStyle w:val="T1"/>
        <w:rPr>
          <w:del w:id="354" w:author="EMRAH COLAK" w:date="2015-07-29T15:17:00Z"/>
          <w:rFonts w:asciiTheme="minorHAnsi" w:eastAsiaTheme="minorEastAsia" w:hAnsiTheme="minorHAnsi" w:cstheme="minorBidi"/>
          <w:b w:val="0"/>
          <w:bCs w:val="0"/>
          <w:sz w:val="22"/>
          <w:szCs w:val="22"/>
        </w:rPr>
      </w:pPr>
      <w:del w:id="355" w:author="EMRAH COLAK" w:date="2015-07-29T15:17:00Z">
        <w:r w:rsidRPr="00DB2D6A" w:rsidDel="00DB2D6A">
          <w:rPr>
            <w:rPrChange w:id="356" w:author="EMRAH COLAK" w:date="2015-07-29T15:17:00Z">
              <w:rPr>
                <w:rStyle w:val="Kpr"/>
                <w:b w:val="0"/>
                <w:bCs w:val="0"/>
              </w:rPr>
            </w:rPrChange>
          </w:rPr>
          <w:delText>TEŞEKKÜR</w:delText>
        </w:r>
        <w:r w:rsidDel="00DB2D6A">
          <w:rPr>
            <w:webHidden/>
          </w:rPr>
          <w:tab/>
          <w:delText>ii</w:delText>
        </w:r>
      </w:del>
    </w:p>
    <w:p w14:paraId="3FF659F6" w14:textId="77777777" w:rsidR="008A5100" w:rsidDel="00DB2D6A" w:rsidRDefault="008A5100">
      <w:pPr>
        <w:pStyle w:val="T1"/>
        <w:rPr>
          <w:del w:id="357" w:author="EMRAH COLAK" w:date="2015-07-29T15:17:00Z"/>
          <w:rFonts w:asciiTheme="minorHAnsi" w:eastAsiaTheme="minorEastAsia" w:hAnsiTheme="minorHAnsi" w:cstheme="minorBidi"/>
          <w:b w:val="0"/>
          <w:bCs w:val="0"/>
          <w:sz w:val="22"/>
          <w:szCs w:val="22"/>
        </w:rPr>
      </w:pPr>
      <w:del w:id="358" w:author="EMRAH COLAK" w:date="2015-07-29T15:17:00Z">
        <w:r w:rsidRPr="00DB2D6A" w:rsidDel="00DB2D6A">
          <w:rPr>
            <w:rPrChange w:id="359" w:author="EMRAH COLAK" w:date="2015-07-29T15:17:00Z">
              <w:rPr>
                <w:rStyle w:val="Kpr"/>
                <w:b w:val="0"/>
                <w:bCs w:val="0"/>
              </w:rPr>
            </w:rPrChange>
          </w:rPr>
          <w:delText>BEYAN</w:delText>
        </w:r>
        <w:r w:rsidDel="00DB2D6A">
          <w:rPr>
            <w:webHidden/>
          </w:rPr>
          <w:tab/>
          <w:delText>iii</w:delText>
        </w:r>
      </w:del>
    </w:p>
    <w:p w14:paraId="68E61A84" w14:textId="77777777" w:rsidR="008A5100" w:rsidDel="00DB2D6A" w:rsidRDefault="008A5100">
      <w:pPr>
        <w:pStyle w:val="T1"/>
        <w:rPr>
          <w:del w:id="360" w:author="EMRAH COLAK" w:date="2015-07-29T15:17:00Z"/>
          <w:rFonts w:asciiTheme="minorHAnsi" w:eastAsiaTheme="minorEastAsia" w:hAnsiTheme="minorHAnsi" w:cstheme="minorBidi"/>
          <w:b w:val="0"/>
          <w:bCs w:val="0"/>
          <w:sz w:val="22"/>
          <w:szCs w:val="22"/>
        </w:rPr>
      </w:pPr>
      <w:del w:id="361" w:author="EMRAH COLAK" w:date="2015-07-29T15:17:00Z">
        <w:r w:rsidRPr="00DB2D6A" w:rsidDel="00DB2D6A">
          <w:rPr>
            <w:rPrChange w:id="362" w:author="EMRAH COLAK" w:date="2015-07-29T15:17:00Z">
              <w:rPr>
                <w:rStyle w:val="Kpr"/>
                <w:b w:val="0"/>
                <w:bCs w:val="0"/>
              </w:rPr>
            </w:rPrChange>
          </w:rPr>
          <w:delText>ÖZET</w:delText>
        </w:r>
        <w:r w:rsidDel="00DB2D6A">
          <w:rPr>
            <w:webHidden/>
          </w:rPr>
          <w:tab/>
          <w:delText>iv</w:delText>
        </w:r>
      </w:del>
    </w:p>
    <w:p w14:paraId="5E942639" w14:textId="77777777" w:rsidR="008A5100" w:rsidDel="00DB2D6A" w:rsidRDefault="008A5100">
      <w:pPr>
        <w:pStyle w:val="T1"/>
        <w:rPr>
          <w:del w:id="363" w:author="EMRAH COLAK" w:date="2015-07-29T15:17:00Z"/>
          <w:rFonts w:asciiTheme="minorHAnsi" w:eastAsiaTheme="minorEastAsia" w:hAnsiTheme="minorHAnsi" w:cstheme="minorBidi"/>
          <w:b w:val="0"/>
          <w:bCs w:val="0"/>
          <w:sz w:val="22"/>
          <w:szCs w:val="22"/>
        </w:rPr>
      </w:pPr>
      <w:del w:id="364" w:author="EMRAH COLAK" w:date="2015-07-29T15:17:00Z">
        <w:r w:rsidRPr="00DB2D6A" w:rsidDel="00DB2D6A">
          <w:rPr>
            <w:rPrChange w:id="365" w:author="EMRAH COLAK" w:date="2015-07-29T15:17:00Z">
              <w:rPr>
                <w:rStyle w:val="Kpr"/>
                <w:b w:val="0"/>
                <w:bCs w:val="0"/>
              </w:rPr>
            </w:rPrChange>
          </w:rPr>
          <w:delText>ABSTRACT</w:delText>
        </w:r>
        <w:r w:rsidDel="00DB2D6A">
          <w:rPr>
            <w:webHidden/>
          </w:rPr>
          <w:tab/>
          <w:delText>v</w:delText>
        </w:r>
      </w:del>
    </w:p>
    <w:p w14:paraId="748B449A" w14:textId="77777777" w:rsidR="008A5100" w:rsidDel="00DB2D6A" w:rsidRDefault="008A5100">
      <w:pPr>
        <w:pStyle w:val="T1"/>
        <w:rPr>
          <w:del w:id="366" w:author="EMRAH COLAK" w:date="2015-07-29T15:17:00Z"/>
          <w:rFonts w:asciiTheme="minorHAnsi" w:eastAsiaTheme="minorEastAsia" w:hAnsiTheme="minorHAnsi" w:cstheme="minorBidi"/>
          <w:b w:val="0"/>
          <w:bCs w:val="0"/>
          <w:sz w:val="22"/>
          <w:szCs w:val="22"/>
        </w:rPr>
      </w:pPr>
      <w:del w:id="367" w:author="EMRAH COLAK" w:date="2015-07-29T15:17:00Z">
        <w:r w:rsidRPr="00DB2D6A" w:rsidDel="00DB2D6A">
          <w:rPr>
            <w:rPrChange w:id="368" w:author="EMRAH COLAK" w:date="2015-07-29T15:17:00Z">
              <w:rPr>
                <w:rStyle w:val="Kpr"/>
                <w:b w:val="0"/>
                <w:bCs w:val="0"/>
              </w:rPr>
            </w:rPrChange>
          </w:rPr>
          <w:delText>YÖNTEM</w:delText>
        </w:r>
        <w:r w:rsidDel="00DB2D6A">
          <w:rPr>
            <w:webHidden/>
          </w:rPr>
          <w:tab/>
          <w:delText>vi</w:delText>
        </w:r>
      </w:del>
    </w:p>
    <w:p w14:paraId="1DD3B75E" w14:textId="77777777" w:rsidR="008A5100" w:rsidDel="00DB2D6A" w:rsidRDefault="008A5100">
      <w:pPr>
        <w:pStyle w:val="T1"/>
        <w:rPr>
          <w:del w:id="369" w:author="EMRAH COLAK" w:date="2015-07-29T15:17:00Z"/>
          <w:rFonts w:asciiTheme="minorHAnsi" w:eastAsiaTheme="minorEastAsia" w:hAnsiTheme="minorHAnsi" w:cstheme="minorBidi"/>
          <w:b w:val="0"/>
          <w:bCs w:val="0"/>
          <w:sz w:val="22"/>
          <w:szCs w:val="22"/>
        </w:rPr>
      </w:pPr>
      <w:del w:id="370" w:author="EMRAH COLAK" w:date="2015-07-29T15:17:00Z">
        <w:r w:rsidRPr="00DB2D6A" w:rsidDel="00DB2D6A">
          <w:rPr>
            <w:rPrChange w:id="371" w:author="EMRAH COLAK" w:date="2015-07-29T15:17:00Z">
              <w:rPr>
                <w:rStyle w:val="Kpr"/>
                <w:b w:val="0"/>
                <w:bCs w:val="0"/>
              </w:rPr>
            </w:rPrChange>
          </w:rPr>
          <w:delText>İÇİNDEKİLER</w:delText>
        </w:r>
        <w:r w:rsidDel="00DB2D6A">
          <w:rPr>
            <w:webHidden/>
          </w:rPr>
          <w:tab/>
          <w:delText>vii</w:delText>
        </w:r>
      </w:del>
    </w:p>
    <w:p w14:paraId="5E2E4885" w14:textId="77777777" w:rsidR="008A5100" w:rsidDel="00DB2D6A" w:rsidRDefault="008A5100">
      <w:pPr>
        <w:pStyle w:val="T1"/>
        <w:rPr>
          <w:del w:id="372" w:author="EMRAH COLAK" w:date="2015-07-29T15:17:00Z"/>
          <w:rFonts w:asciiTheme="minorHAnsi" w:eastAsiaTheme="minorEastAsia" w:hAnsiTheme="minorHAnsi" w:cstheme="minorBidi"/>
          <w:b w:val="0"/>
          <w:bCs w:val="0"/>
          <w:sz w:val="22"/>
          <w:szCs w:val="22"/>
        </w:rPr>
      </w:pPr>
      <w:del w:id="373" w:author="EMRAH COLAK" w:date="2015-07-29T15:17:00Z">
        <w:r w:rsidRPr="00DB2D6A" w:rsidDel="00DB2D6A">
          <w:rPr>
            <w:rPrChange w:id="374" w:author="EMRAH COLAK" w:date="2015-07-29T15:17:00Z">
              <w:rPr>
                <w:rStyle w:val="Kpr"/>
                <w:b w:val="0"/>
                <w:bCs w:val="0"/>
              </w:rPr>
            </w:rPrChange>
          </w:rPr>
          <w:delText>ŞEKİLLER LİSTESİ</w:delText>
        </w:r>
        <w:r w:rsidDel="00DB2D6A">
          <w:rPr>
            <w:webHidden/>
          </w:rPr>
          <w:tab/>
          <w:delText>ix</w:delText>
        </w:r>
      </w:del>
    </w:p>
    <w:p w14:paraId="30A0F913" w14:textId="77777777" w:rsidR="008A5100" w:rsidDel="00DB2D6A" w:rsidRDefault="008A5100">
      <w:pPr>
        <w:pStyle w:val="T1"/>
        <w:rPr>
          <w:del w:id="375" w:author="EMRAH COLAK" w:date="2015-07-29T15:17:00Z"/>
          <w:rFonts w:asciiTheme="minorHAnsi" w:eastAsiaTheme="minorEastAsia" w:hAnsiTheme="minorHAnsi" w:cstheme="minorBidi"/>
          <w:b w:val="0"/>
          <w:bCs w:val="0"/>
          <w:sz w:val="22"/>
          <w:szCs w:val="22"/>
        </w:rPr>
      </w:pPr>
      <w:del w:id="376" w:author="EMRAH COLAK" w:date="2015-07-29T15:17:00Z">
        <w:r w:rsidRPr="00DB2D6A" w:rsidDel="00DB2D6A">
          <w:rPr>
            <w:rPrChange w:id="377" w:author="EMRAH COLAK" w:date="2015-07-29T15:17:00Z">
              <w:rPr>
                <w:rStyle w:val="Kpr"/>
                <w:b w:val="0"/>
                <w:bCs w:val="0"/>
              </w:rPr>
            </w:rPrChange>
          </w:rPr>
          <w:delText>TABLOLAR LİSTESİ</w:delText>
        </w:r>
        <w:r w:rsidDel="00DB2D6A">
          <w:rPr>
            <w:webHidden/>
          </w:rPr>
          <w:tab/>
          <w:delText>xi</w:delText>
        </w:r>
      </w:del>
    </w:p>
    <w:p w14:paraId="2A8010D1" w14:textId="77777777" w:rsidR="008A5100" w:rsidDel="00DB2D6A" w:rsidRDefault="008A5100">
      <w:pPr>
        <w:pStyle w:val="T1"/>
        <w:rPr>
          <w:del w:id="378" w:author="EMRAH COLAK" w:date="2015-07-29T15:17:00Z"/>
          <w:rFonts w:asciiTheme="minorHAnsi" w:eastAsiaTheme="minorEastAsia" w:hAnsiTheme="minorHAnsi" w:cstheme="minorBidi"/>
          <w:b w:val="0"/>
          <w:bCs w:val="0"/>
          <w:sz w:val="22"/>
          <w:szCs w:val="22"/>
        </w:rPr>
      </w:pPr>
      <w:del w:id="379" w:author="EMRAH COLAK" w:date="2015-07-29T15:17:00Z">
        <w:r w:rsidRPr="00DB2D6A" w:rsidDel="00DB2D6A">
          <w:rPr>
            <w:rPrChange w:id="380" w:author="EMRAH COLAK" w:date="2015-07-29T15:17:00Z">
              <w:rPr>
                <w:rStyle w:val="Kpr"/>
                <w:b w:val="0"/>
                <w:bCs w:val="0"/>
              </w:rPr>
            </w:rPrChange>
          </w:rPr>
          <w:delText>KISALTMALAR</w:delText>
        </w:r>
        <w:r w:rsidDel="00DB2D6A">
          <w:rPr>
            <w:webHidden/>
          </w:rPr>
          <w:tab/>
          <w:delText>xii</w:delText>
        </w:r>
      </w:del>
    </w:p>
    <w:p w14:paraId="0E11DD46" w14:textId="77777777" w:rsidR="008A5100" w:rsidDel="00DB2D6A" w:rsidRDefault="008A5100">
      <w:pPr>
        <w:pStyle w:val="T1"/>
        <w:rPr>
          <w:del w:id="381" w:author="EMRAH COLAK" w:date="2015-07-29T15:17:00Z"/>
          <w:rFonts w:asciiTheme="minorHAnsi" w:eastAsiaTheme="minorEastAsia" w:hAnsiTheme="minorHAnsi" w:cstheme="minorBidi"/>
          <w:b w:val="0"/>
          <w:bCs w:val="0"/>
          <w:sz w:val="22"/>
          <w:szCs w:val="22"/>
        </w:rPr>
      </w:pPr>
      <w:del w:id="382" w:author="EMRAH COLAK" w:date="2015-07-29T15:17:00Z">
        <w:r w:rsidRPr="00DB2D6A" w:rsidDel="00DB2D6A">
          <w:rPr>
            <w:rPrChange w:id="383" w:author="EMRAH COLAK" w:date="2015-07-29T15:17:00Z">
              <w:rPr>
                <w:rStyle w:val="Kpr"/>
                <w:b w:val="0"/>
                <w:bCs w:val="0"/>
              </w:rPr>
            </w:rPrChange>
          </w:rPr>
          <w:delText>GİRİŞ</w:delText>
        </w:r>
        <w:r w:rsidDel="00DB2D6A">
          <w:rPr>
            <w:webHidden/>
          </w:rPr>
          <w:tab/>
          <w:delText>1</w:delText>
        </w:r>
      </w:del>
    </w:p>
    <w:p w14:paraId="5E627482" w14:textId="77777777" w:rsidR="008A5100" w:rsidDel="00DB2D6A" w:rsidRDefault="008A5100">
      <w:pPr>
        <w:pStyle w:val="T1"/>
        <w:rPr>
          <w:del w:id="384" w:author="EMRAH COLAK" w:date="2015-07-29T15:17:00Z"/>
          <w:rFonts w:asciiTheme="minorHAnsi" w:eastAsiaTheme="minorEastAsia" w:hAnsiTheme="minorHAnsi" w:cstheme="minorBidi"/>
          <w:b w:val="0"/>
          <w:bCs w:val="0"/>
          <w:sz w:val="22"/>
          <w:szCs w:val="22"/>
        </w:rPr>
      </w:pPr>
      <w:del w:id="385" w:author="EMRAH COLAK" w:date="2015-07-29T15:17:00Z">
        <w:r w:rsidRPr="00DB2D6A" w:rsidDel="00DB2D6A">
          <w:rPr>
            <w:rPrChange w:id="386" w:author="EMRAH COLAK" w:date="2015-07-29T15:17:00Z">
              <w:rPr>
                <w:rStyle w:val="Kpr"/>
                <w:b w:val="0"/>
                <w:bCs w:val="0"/>
              </w:rPr>
            </w:rPrChange>
          </w:rPr>
          <w:delText>BİRİNCİ BÖLÜM</w:delText>
        </w:r>
      </w:del>
    </w:p>
    <w:p w14:paraId="021C9445" w14:textId="77777777" w:rsidR="008A5100" w:rsidDel="00DB2D6A" w:rsidRDefault="008A5100">
      <w:pPr>
        <w:pStyle w:val="T1"/>
        <w:rPr>
          <w:del w:id="387" w:author="EMRAH COLAK" w:date="2015-07-29T15:17:00Z"/>
          <w:rFonts w:asciiTheme="minorHAnsi" w:eastAsiaTheme="minorEastAsia" w:hAnsiTheme="minorHAnsi" w:cstheme="minorBidi"/>
          <w:b w:val="0"/>
          <w:bCs w:val="0"/>
          <w:sz w:val="22"/>
          <w:szCs w:val="22"/>
        </w:rPr>
      </w:pPr>
      <w:del w:id="388" w:author="EMRAH COLAK" w:date="2015-07-29T15:17:00Z">
        <w:r w:rsidRPr="00DB2D6A" w:rsidDel="00DB2D6A">
          <w:rPr>
            <w:rPrChange w:id="389" w:author="EMRAH COLAK" w:date="2015-07-29T15:17:00Z">
              <w:rPr>
                <w:rStyle w:val="Kpr"/>
                <w:b w:val="0"/>
                <w:bCs w:val="0"/>
              </w:rPr>
            </w:rPrChange>
          </w:rPr>
          <w:delText>SOSYAL GÜVENLİK KURUMU BİLİŞİM AĞI VE SANAL MİMARİ</w:delText>
        </w:r>
      </w:del>
    </w:p>
    <w:p w14:paraId="1D70C3E8" w14:textId="77777777" w:rsidR="008A5100" w:rsidDel="00DB2D6A" w:rsidRDefault="008A5100">
      <w:pPr>
        <w:pStyle w:val="T2"/>
        <w:rPr>
          <w:del w:id="390" w:author="EMRAH COLAK" w:date="2015-07-29T15:17:00Z"/>
          <w:rFonts w:asciiTheme="minorHAnsi" w:eastAsiaTheme="minorEastAsia" w:hAnsiTheme="minorHAnsi" w:cstheme="minorBidi"/>
          <w:b w:val="0"/>
          <w:iCs w:val="0"/>
          <w:noProof/>
          <w:sz w:val="22"/>
          <w:szCs w:val="22"/>
          <w:lang w:eastAsia="tr-TR"/>
        </w:rPr>
      </w:pPr>
      <w:del w:id="391" w:author="EMRAH COLAK" w:date="2015-07-29T15:17:00Z">
        <w:r w:rsidRPr="00DB2D6A" w:rsidDel="00DB2D6A">
          <w:rPr>
            <w:rPrChange w:id="392" w:author="EMRAH COLAK" w:date="2015-07-29T15:17:00Z">
              <w:rPr>
                <w:rStyle w:val="Kpr"/>
                <w:b w:val="0"/>
                <w:iCs w:val="0"/>
                <w:noProof/>
              </w:rPr>
            </w:rPrChange>
          </w:rPr>
          <w:delText>1.1</w:delText>
        </w:r>
        <w:r w:rsidDel="00DB2D6A">
          <w:rPr>
            <w:rFonts w:asciiTheme="minorHAnsi" w:eastAsiaTheme="minorEastAsia" w:hAnsiTheme="minorHAnsi" w:cstheme="minorBidi"/>
            <w:b w:val="0"/>
            <w:iCs w:val="0"/>
            <w:noProof/>
            <w:sz w:val="22"/>
            <w:szCs w:val="22"/>
            <w:lang w:eastAsia="tr-TR"/>
          </w:rPr>
          <w:tab/>
        </w:r>
        <w:r w:rsidRPr="00DB2D6A" w:rsidDel="00DB2D6A">
          <w:rPr>
            <w:rPrChange w:id="393" w:author="EMRAH COLAK" w:date="2015-07-29T15:17:00Z">
              <w:rPr>
                <w:rStyle w:val="Kpr"/>
                <w:b w:val="0"/>
                <w:iCs w:val="0"/>
                <w:noProof/>
              </w:rPr>
            </w:rPrChange>
          </w:rPr>
          <w:delText>Kurum Bilgi İşlem Ağ Mimarisi</w:delText>
        </w:r>
        <w:r w:rsidDel="00DB2D6A">
          <w:rPr>
            <w:noProof/>
            <w:webHidden/>
          </w:rPr>
          <w:tab/>
          <w:delText>4</w:delText>
        </w:r>
      </w:del>
    </w:p>
    <w:p w14:paraId="0A184E8A" w14:textId="77777777" w:rsidR="008A5100" w:rsidDel="00DB2D6A" w:rsidRDefault="008A5100">
      <w:pPr>
        <w:pStyle w:val="T3"/>
        <w:tabs>
          <w:tab w:val="left" w:pos="1320"/>
          <w:tab w:val="right" w:leader="dot" w:pos="8210"/>
        </w:tabs>
        <w:rPr>
          <w:del w:id="394" w:author="EMRAH COLAK" w:date="2015-07-29T15:17:00Z"/>
          <w:rFonts w:asciiTheme="minorHAnsi" w:eastAsiaTheme="minorEastAsia" w:hAnsiTheme="minorHAnsi" w:cstheme="minorBidi"/>
          <w:b w:val="0"/>
          <w:noProof/>
          <w:sz w:val="22"/>
          <w:szCs w:val="22"/>
          <w:lang w:eastAsia="tr-TR"/>
        </w:rPr>
      </w:pPr>
      <w:del w:id="395" w:author="EMRAH COLAK" w:date="2015-07-29T15:17:00Z">
        <w:r w:rsidRPr="00DB2D6A" w:rsidDel="00DB2D6A">
          <w:rPr>
            <w:rPrChange w:id="396" w:author="EMRAH COLAK" w:date="2015-07-29T15:17:00Z">
              <w:rPr>
                <w:rStyle w:val="Kpr"/>
                <w:b w:val="0"/>
                <w:noProof/>
              </w:rPr>
            </w:rPrChange>
          </w:rPr>
          <w:delText>1.1.1</w:delText>
        </w:r>
        <w:r w:rsidDel="00DB2D6A">
          <w:rPr>
            <w:rFonts w:asciiTheme="minorHAnsi" w:eastAsiaTheme="minorEastAsia" w:hAnsiTheme="minorHAnsi" w:cstheme="minorBidi"/>
            <w:b w:val="0"/>
            <w:noProof/>
            <w:sz w:val="22"/>
            <w:szCs w:val="22"/>
            <w:lang w:eastAsia="tr-TR"/>
          </w:rPr>
          <w:tab/>
        </w:r>
        <w:r w:rsidRPr="00DB2D6A" w:rsidDel="00DB2D6A">
          <w:rPr>
            <w:rPrChange w:id="397" w:author="EMRAH COLAK" w:date="2015-07-29T15:17:00Z">
              <w:rPr>
                <w:rStyle w:val="Kpr"/>
                <w:b w:val="0"/>
                <w:noProof/>
              </w:rPr>
            </w:rPrChange>
          </w:rPr>
          <w:delText>İç DMZ</w:delText>
        </w:r>
        <w:r w:rsidDel="00DB2D6A">
          <w:rPr>
            <w:noProof/>
            <w:webHidden/>
          </w:rPr>
          <w:tab/>
          <w:delText>6</w:delText>
        </w:r>
      </w:del>
    </w:p>
    <w:p w14:paraId="6189B18A" w14:textId="77777777" w:rsidR="008A5100" w:rsidDel="00DB2D6A" w:rsidRDefault="008A5100">
      <w:pPr>
        <w:pStyle w:val="T3"/>
        <w:tabs>
          <w:tab w:val="left" w:pos="1320"/>
          <w:tab w:val="right" w:leader="dot" w:pos="8210"/>
        </w:tabs>
        <w:rPr>
          <w:del w:id="398" w:author="EMRAH COLAK" w:date="2015-07-29T15:17:00Z"/>
          <w:rFonts w:asciiTheme="minorHAnsi" w:eastAsiaTheme="minorEastAsia" w:hAnsiTheme="minorHAnsi" w:cstheme="minorBidi"/>
          <w:b w:val="0"/>
          <w:noProof/>
          <w:sz w:val="22"/>
          <w:szCs w:val="22"/>
          <w:lang w:eastAsia="tr-TR"/>
        </w:rPr>
      </w:pPr>
      <w:del w:id="399" w:author="EMRAH COLAK" w:date="2015-07-29T15:17:00Z">
        <w:r w:rsidRPr="00DB2D6A" w:rsidDel="00DB2D6A">
          <w:rPr>
            <w:rPrChange w:id="400" w:author="EMRAH COLAK" w:date="2015-07-29T15:17:00Z">
              <w:rPr>
                <w:rStyle w:val="Kpr"/>
                <w:b w:val="0"/>
                <w:noProof/>
              </w:rPr>
            </w:rPrChange>
          </w:rPr>
          <w:delText>1.1.2</w:delText>
        </w:r>
        <w:r w:rsidDel="00DB2D6A">
          <w:rPr>
            <w:rFonts w:asciiTheme="minorHAnsi" w:eastAsiaTheme="minorEastAsia" w:hAnsiTheme="minorHAnsi" w:cstheme="minorBidi"/>
            <w:b w:val="0"/>
            <w:noProof/>
            <w:sz w:val="22"/>
            <w:szCs w:val="22"/>
            <w:lang w:eastAsia="tr-TR"/>
          </w:rPr>
          <w:tab/>
        </w:r>
        <w:r w:rsidRPr="00DB2D6A" w:rsidDel="00DB2D6A">
          <w:rPr>
            <w:rPrChange w:id="401" w:author="EMRAH COLAK" w:date="2015-07-29T15:17:00Z">
              <w:rPr>
                <w:rStyle w:val="Kpr"/>
                <w:b w:val="0"/>
                <w:noProof/>
              </w:rPr>
            </w:rPrChange>
          </w:rPr>
          <w:delText>Aktif Cihaz Ağı</w:delText>
        </w:r>
        <w:r w:rsidDel="00DB2D6A">
          <w:rPr>
            <w:noProof/>
            <w:webHidden/>
          </w:rPr>
          <w:tab/>
          <w:delText>6</w:delText>
        </w:r>
      </w:del>
    </w:p>
    <w:p w14:paraId="7A6CD7D1" w14:textId="77777777" w:rsidR="008A5100" w:rsidDel="00DB2D6A" w:rsidRDefault="008A5100">
      <w:pPr>
        <w:pStyle w:val="T3"/>
        <w:tabs>
          <w:tab w:val="left" w:pos="1320"/>
          <w:tab w:val="right" w:leader="dot" w:pos="8210"/>
        </w:tabs>
        <w:rPr>
          <w:del w:id="402" w:author="EMRAH COLAK" w:date="2015-07-29T15:17:00Z"/>
          <w:rFonts w:asciiTheme="minorHAnsi" w:eastAsiaTheme="minorEastAsia" w:hAnsiTheme="minorHAnsi" w:cstheme="minorBidi"/>
          <w:b w:val="0"/>
          <w:noProof/>
          <w:sz w:val="22"/>
          <w:szCs w:val="22"/>
          <w:lang w:eastAsia="tr-TR"/>
        </w:rPr>
      </w:pPr>
      <w:del w:id="403" w:author="EMRAH COLAK" w:date="2015-07-29T15:17:00Z">
        <w:r w:rsidRPr="00DB2D6A" w:rsidDel="00DB2D6A">
          <w:rPr>
            <w:rPrChange w:id="404" w:author="EMRAH COLAK" w:date="2015-07-29T15:17:00Z">
              <w:rPr>
                <w:rStyle w:val="Kpr"/>
                <w:b w:val="0"/>
                <w:noProof/>
              </w:rPr>
            </w:rPrChange>
          </w:rPr>
          <w:delText>1.1.3</w:delText>
        </w:r>
        <w:r w:rsidDel="00DB2D6A">
          <w:rPr>
            <w:rFonts w:asciiTheme="minorHAnsi" w:eastAsiaTheme="minorEastAsia" w:hAnsiTheme="minorHAnsi" w:cstheme="minorBidi"/>
            <w:b w:val="0"/>
            <w:noProof/>
            <w:sz w:val="22"/>
            <w:szCs w:val="22"/>
            <w:lang w:eastAsia="tr-TR"/>
          </w:rPr>
          <w:tab/>
        </w:r>
        <w:r w:rsidRPr="00DB2D6A" w:rsidDel="00DB2D6A">
          <w:rPr>
            <w:rPrChange w:id="405" w:author="EMRAH COLAK" w:date="2015-07-29T15:17:00Z">
              <w:rPr>
                <w:rStyle w:val="Kpr"/>
                <w:b w:val="0"/>
                <w:noProof/>
              </w:rPr>
            </w:rPrChange>
          </w:rPr>
          <w:delText>Veri Tabanı Ağı</w:delText>
        </w:r>
        <w:r w:rsidDel="00DB2D6A">
          <w:rPr>
            <w:noProof/>
            <w:webHidden/>
          </w:rPr>
          <w:tab/>
          <w:delText>6</w:delText>
        </w:r>
      </w:del>
    </w:p>
    <w:p w14:paraId="3CA06137" w14:textId="77777777" w:rsidR="008A5100" w:rsidDel="00DB2D6A" w:rsidRDefault="008A5100">
      <w:pPr>
        <w:pStyle w:val="T3"/>
        <w:tabs>
          <w:tab w:val="left" w:pos="1320"/>
          <w:tab w:val="right" w:leader="dot" w:pos="8210"/>
        </w:tabs>
        <w:rPr>
          <w:del w:id="406" w:author="EMRAH COLAK" w:date="2015-07-29T15:17:00Z"/>
          <w:rFonts w:asciiTheme="minorHAnsi" w:eastAsiaTheme="minorEastAsia" w:hAnsiTheme="minorHAnsi" w:cstheme="minorBidi"/>
          <w:b w:val="0"/>
          <w:noProof/>
          <w:sz w:val="22"/>
          <w:szCs w:val="22"/>
          <w:lang w:eastAsia="tr-TR"/>
        </w:rPr>
      </w:pPr>
      <w:del w:id="407" w:author="EMRAH COLAK" w:date="2015-07-29T15:17:00Z">
        <w:r w:rsidRPr="00DB2D6A" w:rsidDel="00DB2D6A">
          <w:rPr>
            <w:rPrChange w:id="408" w:author="EMRAH COLAK" w:date="2015-07-29T15:17:00Z">
              <w:rPr>
                <w:rStyle w:val="Kpr"/>
                <w:b w:val="0"/>
                <w:noProof/>
              </w:rPr>
            </w:rPrChange>
          </w:rPr>
          <w:delText>1.1.4</w:delText>
        </w:r>
        <w:r w:rsidDel="00DB2D6A">
          <w:rPr>
            <w:rFonts w:asciiTheme="minorHAnsi" w:eastAsiaTheme="minorEastAsia" w:hAnsiTheme="minorHAnsi" w:cstheme="minorBidi"/>
            <w:b w:val="0"/>
            <w:noProof/>
            <w:sz w:val="22"/>
            <w:szCs w:val="22"/>
            <w:lang w:eastAsia="tr-TR"/>
          </w:rPr>
          <w:tab/>
        </w:r>
        <w:r w:rsidRPr="00DB2D6A" w:rsidDel="00DB2D6A">
          <w:rPr>
            <w:rPrChange w:id="409" w:author="EMRAH COLAK" w:date="2015-07-29T15:17:00Z">
              <w:rPr>
                <w:rStyle w:val="Kpr"/>
                <w:b w:val="0"/>
                <w:noProof/>
              </w:rPr>
            </w:rPrChange>
          </w:rPr>
          <w:delText>Sanallaştırma Ağı</w:delText>
        </w:r>
        <w:r w:rsidDel="00DB2D6A">
          <w:rPr>
            <w:noProof/>
            <w:webHidden/>
          </w:rPr>
          <w:tab/>
          <w:delText>7</w:delText>
        </w:r>
      </w:del>
    </w:p>
    <w:p w14:paraId="6FBE5138" w14:textId="77777777" w:rsidR="008A5100" w:rsidDel="00DB2D6A" w:rsidRDefault="008A5100">
      <w:pPr>
        <w:pStyle w:val="T3"/>
        <w:tabs>
          <w:tab w:val="left" w:pos="1320"/>
          <w:tab w:val="right" w:leader="dot" w:pos="8210"/>
        </w:tabs>
        <w:rPr>
          <w:del w:id="410" w:author="EMRAH COLAK" w:date="2015-07-29T15:17:00Z"/>
          <w:rFonts w:asciiTheme="minorHAnsi" w:eastAsiaTheme="minorEastAsia" w:hAnsiTheme="minorHAnsi" w:cstheme="minorBidi"/>
          <w:b w:val="0"/>
          <w:noProof/>
          <w:sz w:val="22"/>
          <w:szCs w:val="22"/>
          <w:lang w:eastAsia="tr-TR"/>
        </w:rPr>
      </w:pPr>
      <w:del w:id="411" w:author="EMRAH COLAK" w:date="2015-07-29T15:17:00Z">
        <w:r w:rsidRPr="00DB2D6A" w:rsidDel="00DB2D6A">
          <w:rPr>
            <w:rPrChange w:id="412" w:author="EMRAH COLAK" w:date="2015-07-29T15:17:00Z">
              <w:rPr>
                <w:rStyle w:val="Kpr"/>
                <w:b w:val="0"/>
                <w:noProof/>
              </w:rPr>
            </w:rPrChange>
          </w:rPr>
          <w:delText>1.1.5</w:delText>
        </w:r>
        <w:r w:rsidDel="00DB2D6A">
          <w:rPr>
            <w:rFonts w:asciiTheme="minorHAnsi" w:eastAsiaTheme="minorEastAsia" w:hAnsiTheme="minorHAnsi" w:cstheme="minorBidi"/>
            <w:b w:val="0"/>
            <w:noProof/>
            <w:sz w:val="22"/>
            <w:szCs w:val="22"/>
            <w:lang w:eastAsia="tr-TR"/>
          </w:rPr>
          <w:tab/>
        </w:r>
        <w:r w:rsidRPr="00DB2D6A" w:rsidDel="00DB2D6A">
          <w:rPr>
            <w:rPrChange w:id="413" w:author="EMRAH COLAK" w:date="2015-07-29T15:17:00Z">
              <w:rPr>
                <w:rStyle w:val="Kpr"/>
                <w:b w:val="0"/>
                <w:noProof/>
              </w:rPr>
            </w:rPrChange>
          </w:rPr>
          <w:delText>Yönetim Ağı</w:delText>
        </w:r>
        <w:r w:rsidDel="00DB2D6A">
          <w:rPr>
            <w:noProof/>
            <w:webHidden/>
          </w:rPr>
          <w:tab/>
          <w:delText>7</w:delText>
        </w:r>
      </w:del>
    </w:p>
    <w:p w14:paraId="733ED42A" w14:textId="77777777" w:rsidR="008A5100" w:rsidDel="00DB2D6A" w:rsidRDefault="008A5100">
      <w:pPr>
        <w:pStyle w:val="T3"/>
        <w:tabs>
          <w:tab w:val="left" w:pos="1320"/>
          <w:tab w:val="right" w:leader="dot" w:pos="8210"/>
        </w:tabs>
        <w:rPr>
          <w:del w:id="414" w:author="EMRAH COLAK" w:date="2015-07-29T15:17:00Z"/>
          <w:rFonts w:asciiTheme="minorHAnsi" w:eastAsiaTheme="minorEastAsia" w:hAnsiTheme="minorHAnsi" w:cstheme="minorBidi"/>
          <w:b w:val="0"/>
          <w:noProof/>
          <w:sz w:val="22"/>
          <w:szCs w:val="22"/>
          <w:lang w:eastAsia="tr-TR"/>
        </w:rPr>
      </w:pPr>
      <w:del w:id="415" w:author="EMRAH COLAK" w:date="2015-07-29T15:17:00Z">
        <w:r w:rsidRPr="00DB2D6A" w:rsidDel="00DB2D6A">
          <w:rPr>
            <w:rPrChange w:id="416" w:author="EMRAH COLAK" w:date="2015-07-29T15:17:00Z">
              <w:rPr>
                <w:rStyle w:val="Kpr"/>
                <w:b w:val="0"/>
                <w:noProof/>
              </w:rPr>
            </w:rPrChange>
          </w:rPr>
          <w:delText>1.1.6</w:delText>
        </w:r>
        <w:r w:rsidDel="00DB2D6A">
          <w:rPr>
            <w:rFonts w:asciiTheme="minorHAnsi" w:eastAsiaTheme="minorEastAsia" w:hAnsiTheme="minorHAnsi" w:cstheme="minorBidi"/>
            <w:b w:val="0"/>
            <w:noProof/>
            <w:sz w:val="22"/>
            <w:szCs w:val="22"/>
            <w:lang w:eastAsia="tr-TR"/>
          </w:rPr>
          <w:tab/>
        </w:r>
        <w:r w:rsidRPr="00DB2D6A" w:rsidDel="00DB2D6A">
          <w:rPr>
            <w:rPrChange w:id="417" w:author="EMRAH COLAK" w:date="2015-07-29T15:17:00Z">
              <w:rPr>
                <w:rStyle w:val="Kpr"/>
                <w:b w:val="0"/>
                <w:noProof/>
              </w:rPr>
            </w:rPrChange>
          </w:rPr>
          <w:delText>Kullanıcı Ağı</w:delText>
        </w:r>
        <w:r w:rsidDel="00DB2D6A">
          <w:rPr>
            <w:noProof/>
            <w:webHidden/>
          </w:rPr>
          <w:tab/>
          <w:delText>7</w:delText>
        </w:r>
      </w:del>
    </w:p>
    <w:p w14:paraId="4C5E5527" w14:textId="77777777" w:rsidR="008A5100" w:rsidDel="00DB2D6A" w:rsidRDefault="008A5100">
      <w:pPr>
        <w:pStyle w:val="T3"/>
        <w:tabs>
          <w:tab w:val="left" w:pos="1320"/>
          <w:tab w:val="right" w:leader="dot" w:pos="8210"/>
        </w:tabs>
        <w:rPr>
          <w:del w:id="418" w:author="EMRAH COLAK" w:date="2015-07-29T15:17:00Z"/>
          <w:rFonts w:asciiTheme="minorHAnsi" w:eastAsiaTheme="minorEastAsia" w:hAnsiTheme="minorHAnsi" w:cstheme="minorBidi"/>
          <w:b w:val="0"/>
          <w:noProof/>
          <w:sz w:val="22"/>
          <w:szCs w:val="22"/>
          <w:lang w:eastAsia="tr-TR"/>
        </w:rPr>
      </w:pPr>
      <w:del w:id="419" w:author="EMRAH COLAK" w:date="2015-07-29T15:17:00Z">
        <w:r w:rsidRPr="00DB2D6A" w:rsidDel="00DB2D6A">
          <w:rPr>
            <w:rPrChange w:id="420" w:author="EMRAH COLAK" w:date="2015-07-29T15:17:00Z">
              <w:rPr>
                <w:rStyle w:val="Kpr"/>
                <w:b w:val="0"/>
                <w:noProof/>
              </w:rPr>
            </w:rPrChange>
          </w:rPr>
          <w:delText>1.1.7</w:delText>
        </w:r>
        <w:r w:rsidDel="00DB2D6A">
          <w:rPr>
            <w:rFonts w:asciiTheme="minorHAnsi" w:eastAsiaTheme="minorEastAsia" w:hAnsiTheme="minorHAnsi" w:cstheme="minorBidi"/>
            <w:b w:val="0"/>
            <w:noProof/>
            <w:sz w:val="22"/>
            <w:szCs w:val="22"/>
            <w:lang w:eastAsia="tr-TR"/>
          </w:rPr>
          <w:tab/>
        </w:r>
        <w:r w:rsidRPr="00DB2D6A" w:rsidDel="00DB2D6A">
          <w:rPr>
            <w:rPrChange w:id="421" w:author="EMRAH COLAK" w:date="2015-07-29T15:17:00Z">
              <w:rPr>
                <w:rStyle w:val="Kpr"/>
                <w:b w:val="0"/>
                <w:noProof/>
              </w:rPr>
            </w:rPrChange>
          </w:rPr>
          <w:delText>Kurum Dışı Ağ Yapılandırması</w:delText>
        </w:r>
        <w:r w:rsidDel="00DB2D6A">
          <w:rPr>
            <w:noProof/>
            <w:webHidden/>
          </w:rPr>
          <w:tab/>
          <w:delText>8</w:delText>
        </w:r>
      </w:del>
    </w:p>
    <w:p w14:paraId="59F5A9C9" w14:textId="77777777" w:rsidR="008A5100" w:rsidDel="00DB2D6A" w:rsidRDefault="008A5100">
      <w:pPr>
        <w:pStyle w:val="T3"/>
        <w:tabs>
          <w:tab w:val="left" w:pos="1320"/>
          <w:tab w:val="right" w:leader="dot" w:pos="8210"/>
        </w:tabs>
        <w:rPr>
          <w:del w:id="422" w:author="EMRAH COLAK" w:date="2015-07-29T15:17:00Z"/>
          <w:rFonts w:asciiTheme="minorHAnsi" w:eastAsiaTheme="minorEastAsia" w:hAnsiTheme="minorHAnsi" w:cstheme="minorBidi"/>
          <w:b w:val="0"/>
          <w:noProof/>
          <w:sz w:val="22"/>
          <w:szCs w:val="22"/>
          <w:lang w:eastAsia="tr-TR"/>
        </w:rPr>
      </w:pPr>
      <w:del w:id="423" w:author="EMRAH COLAK" w:date="2015-07-29T15:17:00Z">
        <w:r w:rsidRPr="00DB2D6A" w:rsidDel="00DB2D6A">
          <w:rPr>
            <w:rPrChange w:id="424" w:author="EMRAH COLAK" w:date="2015-07-29T15:17:00Z">
              <w:rPr>
                <w:rStyle w:val="Kpr"/>
                <w:b w:val="0"/>
                <w:noProof/>
              </w:rPr>
            </w:rPrChange>
          </w:rPr>
          <w:delText>1.1.8</w:delText>
        </w:r>
        <w:r w:rsidDel="00DB2D6A">
          <w:rPr>
            <w:rFonts w:asciiTheme="minorHAnsi" w:eastAsiaTheme="minorEastAsia" w:hAnsiTheme="minorHAnsi" w:cstheme="minorBidi"/>
            <w:b w:val="0"/>
            <w:noProof/>
            <w:sz w:val="22"/>
            <w:szCs w:val="22"/>
            <w:lang w:eastAsia="tr-TR"/>
          </w:rPr>
          <w:tab/>
        </w:r>
        <w:r w:rsidRPr="00DB2D6A" w:rsidDel="00DB2D6A">
          <w:rPr>
            <w:rPrChange w:id="425" w:author="EMRAH COLAK" w:date="2015-07-29T15:17:00Z">
              <w:rPr>
                <w:rStyle w:val="Kpr"/>
                <w:b w:val="0"/>
                <w:noProof/>
              </w:rPr>
            </w:rPrChange>
          </w:rPr>
          <w:delText>Mobil ve Kablosuz Ağ Yapılanması</w:delText>
        </w:r>
        <w:r w:rsidDel="00DB2D6A">
          <w:rPr>
            <w:noProof/>
            <w:webHidden/>
          </w:rPr>
          <w:tab/>
          <w:delText>8</w:delText>
        </w:r>
      </w:del>
    </w:p>
    <w:p w14:paraId="407F5E15" w14:textId="77777777" w:rsidR="008A5100" w:rsidDel="00DB2D6A" w:rsidRDefault="008A5100">
      <w:pPr>
        <w:pStyle w:val="T2"/>
        <w:rPr>
          <w:del w:id="426" w:author="EMRAH COLAK" w:date="2015-07-29T15:17:00Z"/>
          <w:rFonts w:asciiTheme="minorHAnsi" w:eastAsiaTheme="minorEastAsia" w:hAnsiTheme="minorHAnsi" w:cstheme="minorBidi"/>
          <w:b w:val="0"/>
          <w:iCs w:val="0"/>
          <w:noProof/>
          <w:sz w:val="22"/>
          <w:szCs w:val="22"/>
          <w:lang w:eastAsia="tr-TR"/>
        </w:rPr>
      </w:pPr>
      <w:del w:id="427" w:author="EMRAH COLAK" w:date="2015-07-29T15:17:00Z">
        <w:r w:rsidRPr="00DB2D6A" w:rsidDel="00DB2D6A">
          <w:rPr>
            <w:rPrChange w:id="428" w:author="EMRAH COLAK" w:date="2015-07-29T15:17:00Z">
              <w:rPr>
                <w:rStyle w:val="Kpr"/>
                <w:b w:val="0"/>
                <w:iCs w:val="0"/>
                <w:noProof/>
              </w:rPr>
            </w:rPrChange>
          </w:rPr>
          <w:delText>1.2</w:delText>
        </w:r>
        <w:r w:rsidDel="00DB2D6A">
          <w:rPr>
            <w:rFonts w:asciiTheme="minorHAnsi" w:eastAsiaTheme="minorEastAsia" w:hAnsiTheme="minorHAnsi" w:cstheme="minorBidi"/>
            <w:b w:val="0"/>
            <w:iCs w:val="0"/>
            <w:noProof/>
            <w:sz w:val="22"/>
            <w:szCs w:val="22"/>
            <w:lang w:eastAsia="tr-TR"/>
          </w:rPr>
          <w:tab/>
        </w:r>
        <w:r w:rsidRPr="00DB2D6A" w:rsidDel="00DB2D6A">
          <w:rPr>
            <w:rPrChange w:id="429" w:author="EMRAH COLAK" w:date="2015-07-29T15:17:00Z">
              <w:rPr>
                <w:rStyle w:val="Kpr"/>
                <w:b w:val="0"/>
                <w:iCs w:val="0"/>
                <w:noProof/>
              </w:rPr>
            </w:rPrChange>
          </w:rPr>
          <w:delText>Mamak ve Kızılay Veri Merkezi Analizi</w:delText>
        </w:r>
        <w:r w:rsidDel="00DB2D6A">
          <w:rPr>
            <w:noProof/>
            <w:webHidden/>
          </w:rPr>
          <w:tab/>
          <w:delText>9</w:delText>
        </w:r>
      </w:del>
    </w:p>
    <w:p w14:paraId="71493234" w14:textId="77777777" w:rsidR="008A5100" w:rsidDel="00DB2D6A" w:rsidRDefault="008A5100">
      <w:pPr>
        <w:pStyle w:val="T2"/>
        <w:rPr>
          <w:del w:id="430" w:author="EMRAH COLAK" w:date="2015-07-29T15:17:00Z"/>
          <w:rFonts w:asciiTheme="minorHAnsi" w:eastAsiaTheme="minorEastAsia" w:hAnsiTheme="minorHAnsi" w:cstheme="minorBidi"/>
          <w:b w:val="0"/>
          <w:iCs w:val="0"/>
          <w:noProof/>
          <w:sz w:val="22"/>
          <w:szCs w:val="22"/>
          <w:lang w:eastAsia="tr-TR"/>
        </w:rPr>
      </w:pPr>
      <w:del w:id="431" w:author="EMRAH COLAK" w:date="2015-07-29T15:17:00Z">
        <w:r w:rsidRPr="00DB2D6A" w:rsidDel="00DB2D6A">
          <w:rPr>
            <w:rPrChange w:id="432" w:author="EMRAH COLAK" w:date="2015-07-29T15:17:00Z">
              <w:rPr>
                <w:rStyle w:val="Kpr"/>
                <w:b w:val="0"/>
                <w:iCs w:val="0"/>
                <w:noProof/>
              </w:rPr>
            </w:rPrChange>
          </w:rPr>
          <w:delText>1.3</w:delText>
        </w:r>
        <w:r w:rsidDel="00DB2D6A">
          <w:rPr>
            <w:rFonts w:asciiTheme="minorHAnsi" w:eastAsiaTheme="minorEastAsia" w:hAnsiTheme="minorHAnsi" w:cstheme="minorBidi"/>
            <w:b w:val="0"/>
            <w:iCs w:val="0"/>
            <w:noProof/>
            <w:sz w:val="22"/>
            <w:szCs w:val="22"/>
            <w:lang w:eastAsia="tr-TR"/>
          </w:rPr>
          <w:tab/>
        </w:r>
        <w:r w:rsidRPr="00DB2D6A" w:rsidDel="00DB2D6A">
          <w:rPr>
            <w:rPrChange w:id="433" w:author="EMRAH COLAK" w:date="2015-07-29T15:17:00Z">
              <w:rPr>
                <w:rStyle w:val="Kpr"/>
                <w:b w:val="0"/>
                <w:iCs w:val="0"/>
                <w:noProof/>
              </w:rPr>
            </w:rPrChange>
          </w:rPr>
          <w:delText>Kurumda Başlıca Yürütülen Bilgi Sistemleri Projeleri</w:delText>
        </w:r>
        <w:r w:rsidDel="00DB2D6A">
          <w:rPr>
            <w:noProof/>
            <w:webHidden/>
          </w:rPr>
          <w:tab/>
          <w:delText>10</w:delText>
        </w:r>
      </w:del>
    </w:p>
    <w:p w14:paraId="2017E848" w14:textId="77777777" w:rsidR="008A5100" w:rsidDel="00DB2D6A" w:rsidRDefault="008A5100">
      <w:pPr>
        <w:pStyle w:val="T2"/>
        <w:rPr>
          <w:del w:id="434" w:author="EMRAH COLAK" w:date="2015-07-29T15:17:00Z"/>
          <w:rFonts w:asciiTheme="minorHAnsi" w:eastAsiaTheme="minorEastAsia" w:hAnsiTheme="minorHAnsi" w:cstheme="minorBidi"/>
          <w:b w:val="0"/>
          <w:iCs w:val="0"/>
          <w:noProof/>
          <w:sz w:val="22"/>
          <w:szCs w:val="22"/>
          <w:lang w:eastAsia="tr-TR"/>
        </w:rPr>
      </w:pPr>
      <w:del w:id="435" w:author="EMRAH COLAK" w:date="2015-07-29T15:17:00Z">
        <w:r w:rsidRPr="00DB2D6A" w:rsidDel="00DB2D6A">
          <w:rPr>
            <w:rPrChange w:id="436" w:author="EMRAH COLAK" w:date="2015-07-29T15:17:00Z">
              <w:rPr>
                <w:rStyle w:val="Kpr"/>
                <w:b w:val="0"/>
                <w:iCs w:val="0"/>
                <w:noProof/>
              </w:rPr>
            </w:rPrChange>
          </w:rPr>
          <w:delText>1.4</w:delText>
        </w:r>
        <w:r w:rsidDel="00DB2D6A">
          <w:rPr>
            <w:rFonts w:asciiTheme="minorHAnsi" w:eastAsiaTheme="minorEastAsia" w:hAnsiTheme="minorHAnsi" w:cstheme="minorBidi"/>
            <w:b w:val="0"/>
            <w:iCs w:val="0"/>
            <w:noProof/>
            <w:sz w:val="22"/>
            <w:szCs w:val="22"/>
            <w:lang w:eastAsia="tr-TR"/>
          </w:rPr>
          <w:tab/>
        </w:r>
        <w:r w:rsidRPr="00DB2D6A" w:rsidDel="00DB2D6A">
          <w:rPr>
            <w:rPrChange w:id="437" w:author="EMRAH COLAK" w:date="2015-07-29T15:17:00Z">
              <w:rPr>
                <w:rStyle w:val="Kpr"/>
                <w:b w:val="0"/>
                <w:iCs w:val="0"/>
                <w:noProof/>
              </w:rPr>
            </w:rPrChange>
          </w:rPr>
          <w:delText>Sanallaştırma Nedir: Tarihçe ve Kavramlar</w:delText>
        </w:r>
        <w:r w:rsidDel="00DB2D6A">
          <w:rPr>
            <w:noProof/>
            <w:webHidden/>
          </w:rPr>
          <w:tab/>
          <w:delText>12</w:delText>
        </w:r>
      </w:del>
    </w:p>
    <w:p w14:paraId="5036E181" w14:textId="77777777" w:rsidR="008A5100" w:rsidDel="00DB2D6A" w:rsidRDefault="008A5100">
      <w:pPr>
        <w:pStyle w:val="T3"/>
        <w:tabs>
          <w:tab w:val="left" w:pos="1320"/>
          <w:tab w:val="right" w:leader="dot" w:pos="8210"/>
        </w:tabs>
        <w:rPr>
          <w:del w:id="438" w:author="EMRAH COLAK" w:date="2015-07-29T15:17:00Z"/>
          <w:rFonts w:asciiTheme="minorHAnsi" w:eastAsiaTheme="minorEastAsia" w:hAnsiTheme="minorHAnsi" w:cstheme="minorBidi"/>
          <w:b w:val="0"/>
          <w:noProof/>
          <w:sz w:val="22"/>
          <w:szCs w:val="22"/>
          <w:lang w:eastAsia="tr-TR"/>
        </w:rPr>
      </w:pPr>
      <w:del w:id="439" w:author="EMRAH COLAK" w:date="2015-07-29T15:17:00Z">
        <w:r w:rsidRPr="00DB2D6A" w:rsidDel="00DB2D6A">
          <w:rPr>
            <w:rPrChange w:id="440" w:author="EMRAH COLAK" w:date="2015-07-29T15:17:00Z">
              <w:rPr>
                <w:rStyle w:val="Kpr"/>
                <w:b w:val="0"/>
                <w:noProof/>
              </w:rPr>
            </w:rPrChange>
          </w:rPr>
          <w:delText>1.4.1</w:delText>
        </w:r>
        <w:r w:rsidDel="00DB2D6A">
          <w:rPr>
            <w:rFonts w:asciiTheme="minorHAnsi" w:eastAsiaTheme="minorEastAsia" w:hAnsiTheme="minorHAnsi" w:cstheme="minorBidi"/>
            <w:b w:val="0"/>
            <w:noProof/>
            <w:sz w:val="22"/>
            <w:szCs w:val="22"/>
            <w:lang w:eastAsia="tr-TR"/>
          </w:rPr>
          <w:tab/>
        </w:r>
        <w:r w:rsidRPr="00DB2D6A" w:rsidDel="00DB2D6A">
          <w:rPr>
            <w:rPrChange w:id="441" w:author="EMRAH COLAK" w:date="2015-07-29T15:17:00Z">
              <w:rPr>
                <w:rStyle w:val="Kpr"/>
                <w:b w:val="0"/>
                <w:noProof/>
              </w:rPr>
            </w:rPrChange>
          </w:rPr>
          <w:delText>Tarihçe</w:delText>
        </w:r>
        <w:r w:rsidDel="00DB2D6A">
          <w:rPr>
            <w:noProof/>
            <w:webHidden/>
          </w:rPr>
          <w:tab/>
          <w:delText>14</w:delText>
        </w:r>
      </w:del>
    </w:p>
    <w:p w14:paraId="6475F96A" w14:textId="77777777" w:rsidR="008A5100" w:rsidDel="00DB2D6A" w:rsidRDefault="008A5100">
      <w:pPr>
        <w:pStyle w:val="T3"/>
        <w:tabs>
          <w:tab w:val="left" w:pos="1320"/>
          <w:tab w:val="right" w:leader="dot" w:pos="8210"/>
        </w:tabs>
        <w:rPr>
          <w:del w:id="442" w:author="EMRAH COLAK" w:date="2015-07-29T15:17:00Z"/>
          <w:rFonts w:asciiTheme="minorHAnsi" w:eastAsiaTheme="minorEastAsia" w:hAnsiTheme="minorHAnsi" w:cstheme="minorBidi"/>
          <w:b w:val="0"/>
          <w:noProof/>
          <w:sz w:val="22"/>
          <w:szCs w:val="22"/>
          <w:lang w:eastAsia="tr-TR"/>
        </w:rPr>
      </w:pPr>
      <w:del w:id="443" w:author="EMRAH COLAK" w:date="2015-07-29T15:17:00Z">
        <w:r w:rsidRPr="00DB2D6A" w:rsidDel="00DB2D6A">
          <w:rPr>
            <w:rPrChange w:id="444" w:author="EMRAH COLAK" w:date="2015-07-29T15:17:00Z">
              <w:rPr>
                <w:rStyle w:val="Kpr"/>
                <w:b w:val="0"/>
                <w:noProof/>
              </w:rPr>
            </w:rPrChange>
          </w:rPr>
          <w:delText>1.4.2</w:delText>
        </w:r>
        <w:r w:rsidDel="00DB2D6A">
          <w:rPr>
            <w:rFonts w:asciiTheme="minorHAnsi" w:eastAsiaTheme="minorEastAsia" w:hAnsiTheme="minorHAnsi" w:cstheme="minorBidi"/>
            <w:b w:val="0"/>
            <w:noProof/>
            <w:sz w:val="22"/>
            <w:szCs w:val="22"/>
            <w:lang w:eastAsia="tr-TR"/>
          </w:rPr>
          <w:tab/>
        </w:r>
        <w:r w:rsidRPr="00DB2D6A" w:rsidDel="00DB2D6A">
          <w:rPr>
            <w:rPrChange w:id="445" w:author="EMRAH COLAK" w:date="2015-07-29T15:17:00Z">
              <w:rPr>
                <w:rStyle w:val="Kpr"/>
                <w:b w:val="0"/>
                <w:noProof/>
              </w:rPr>
            </w:rPrChange>
          </w:rPr>
          <w:delText>Sunucu Sanallaştırması</w:delText>
        </w:r>
        <w:r w:rsidDel="00DB2D6A">
          <w:rPr>
            <w:noProof/>
            <w:webHidden/>
          </w:rPr>
          <w:tab/>
          <w:delText>18</w:delText>
        </w:r>
      </w:del>
    </w:p>
    <w:p w14:paraId="1CEE3266" w14:textId="77777777" w:rsidR="008A5100" w:rsidDel="00DB2D6A" w:rsidRDefault="008A5100">
      <w:pPr>
        <w:pStyle w:val="T3"/>
        <w:tabs>
          <w:tab w:val="left" w:pos="1320"/>
          <w:tab w:val="right" w:leader="dot" w:pos="8210"/>
        </w:tabs>
        <w:rPr>
          <w:del w:id="446" w:author="EMRAH COLAK" w:date="2015-07-29T15:17:00Z"/>
          <w:rFonts w:asciiTheme="minorHAnsi" w:eastAsiaTheme="minorEastAsia" w:hAnsiTheme="minorHAnsi" w:cstheme="minorBidi"/>
          <w:b w:val="0"/>
          <w:noProof/>
          <w:sz w:val="22"/>
          <w:szCs w:val="22"/>
          <w:lang w:eastAsia="tr-TR"/>
        </w:rPr>
      </w:pPr>
      <w:del w:id="447" w:author="EMRAH COLAK" w:date="2015-07-29T15:17:00Z">
        <w:r w:rsidRPr="00DB2D6A" w:rsidDel="00DB2D6A">
          <w:rPr>
            <w:rPrChange w:id="448" w:author="EMRAH COLAK" w:date="2015-07-29T15:17:00Z">
              <w:rPr>
                <w:rStyle w:val="Kpr"/>
                <w:b w:val="0"/>
                <w:noProof/>
              </w:rPr>
            </w:rPrChange>
          </w:rPr>
          <w:delText>1.4.3</w:delText>
        </w:r>
        <w:r w:rsidDel="00DB2D6A">
          <w:rPr>
            <w:rFonts w:asciiTheme="minorHAnsi" w:eastAsiaTheme="minorEastAsia" w:hAnsiTheme="minorHAnsi" w:cstheme="minorBidi"/>
            <w:b w:val="0"/>
            <w:noProof/>
            <w:sz w:val="22"/>
            <w:szCs w:val="22"/>
            <w:lang w:eastAsia="tr-TR"/>
          </w:rPr>
          <w:tab/>
        </w:r>
        <w:r w:rsidRPr="00DB2D6A" w:rsidDel="00DB2D6A">
          <w:rPr>
            <w:rPrChange w:id="449" w:author="EMRAH COLAK" w:date="2015-07-29T15:17:00Z">
              <w:rPr>
                <w:rStyle w:val="Kpr"/>
                <w:b w:val="0"/>
                <w:noProof/>
              </w:rPr>
            </w:rPrChange>
          </w:rPr>
          <w:delText>Masaüstü Sanallaştırması</w:delText>
        </w:r>
        <w:r w:rsidDel="00DB2D6A">
          <w:rPr>
            <w:noProof/>
            <w:webHidden/>
          </w:rPr>
          <w:tab/>
          <w:delText>20</w:delText>
        </w:r>
      </w:del>
    </w:p>
    <w:p w14:paraId="79103331" w14:textId="77777777" w:rsidR="008A5100" w:rsidDel="00DB2D6A" w:rsidRDefault="008A5100">
      <w:pPr>
        <w:pStyle w:val="T3"/>
        <w:tabs>
          <w:tab w:val="right" w:leader="dot" w:pos="8210"/>
        </w:tabs>
        <w:rPr>
          <w:del w:id="450" w:author="EMRAH COLAK" w:date="2015-07-29T15:17:00Z"/>
          <w:rFonts w:asciiTheme="minorHAnsi" w:eastAsiaTheme="minorEastAsia" w:hAnsiTheme="minorHAnsi" w:cstheme="minorBidi"/>
          <w:b w:val="0"/>
          <w:noProof/>
          <w:sz w:val="22"/>
          <w:szCs w:val="22"/>
          <w:lang w:eastAsia="tr-TR"/>
        </w:rPr>
      </w:pPr>
      <w:del w:id="451" w:author="EMRAH COLAK" w:date="2015-07-29T15:17:00Z">
        <w:r w:rsidRPr="00DB2D6A" w:rsidDel="00DB2D6A">
          <w:rPr>
            <w:rPrChange w:id="452" w:author="EMRAH COLAK" w:date="2015-07-29T15:17:00Z">
              <w:rPr>
                <w:rStyle w:val="Kpr"/>
                <w:b w:val="0"/>
                <w:noProof/>
              </w:rPr>
            </w:rPrChange>
          </w:rPr>
          <w:delText xml:space="preserve">1.4.4 </w:delText>
        </w:r>
        <w:r w:rsidR="00A34F66" w:rsidRPr="00DB2D6A" w:rsidDel="00DB2D6A">
          <w:rPr>
            <w:rPrChange w:id="453" w:author="EMRAH COLAK" w:date="2015-07-29T15:17:00Z">
              <w:rPr>
                <w:rStyle w:val="Kpr"/>
                <w:b w:val="0"/>
                <w:noProof/>
              </w:rPr>
            </w:rPrChange>
          </w:rPr>
          <w:delText xml:space="preserve">    </w:delText>
        </w:r>
        <w:r w:rsidRPr="00DB2D6A" w:rsidDel="00DB2D6A">
          <w:rPr>
            <w:rPrChange w:id="454" w:author="EMRAH COLAK" w:date="2015-07-29T15:17:00Z">
              <w:rPr>
                <w:rStyle w:val="Kpr"/>
                <w:b w:val="0"/>
                <w:noProof/>
              </w:rPr>
            </w:rPrChange>
          </w:rPr>
          <w:delText xml:space="preserve">  Veri Depolama Sanallaştırması</w:delText>
        </w:r>
        <w:r w:rsidDel="00DB2D6A">
          <w:rPr>
            <w:noProof/>
            <w:webHidden/>
          </w:rPr>
          <w:tab/>
          <w:delText>20</w:delText>
        </w:r>
      </w:del>
    </w:p>
    <w:p w14:paraId="7D88CB38" w14:textId="00BA64DA" w:rsidR="008A5100" w:rsidDel="00DB2D6A" w:rsidRDefault="008A5100">
      <w:pPr>
        <w:pStyle w:val="T3"/>
        <w:tabs>
          <w:tab w:val="left" w:pos="1320"/>
          <w:tab w:val="right" w:leader="dot" w:pos="8210"/>
        </w:tabs>
        <w:rPr>
          <w:del w:id="455" w:author="EMRAH COLAK" w:date="2015-07-29T15:17:00Z"/>
          <w:rFonts w:asciiTheme="minorHAnsi" w:eastAsiaTheme="minorEastAsia" w:hAnsiTheme="minorHAnsi" w:cstheme="minorBidi"/>
          <w:b w:val="0"/>
          <w:noProof/>
          <w:sz w:val="22"/>
          <w:szCs w:val="22"/>
          <w:lang w:eastAsia="tr-TR"/>
        </w:rPr>
      </w:pPr>
      <w:del w:id="456" w:author="EMRAH COLAK" w:date="2015-07-29T15:17:00Z">
        <w:r w:rsidRPr="00DB2D6A" w:rsidDel="00DB2D6A">
          <w:rPr>
            <w:rPrChange w:id="457" w:author="EMRAH COLAK" w:date="2015-07-29T15:17:00Z">
              <w:rPr>
                <w:rStyle w:val="Kpr"/>
                <w:b w:val="0"/>
                <w:noProof/>
              </w:rPr>
            </w:rPrChange>
          </w:rPr>
          <w:delText>1.4.</w:delText>
        </w:r>
      </w:del>
      <w:del w:id="458" w:author="EMRAH COLAK" w:date="2015-07-29T15:09:00Z">
        <w:r w:rsidRPr="00DB2D6A" w:rsidDel="0076509E">
          <w:rPr>
            <w:rPrChange w:id="459" w:author="EMRAH COLAK" w:date="2015-07-29T15:17:00Z">
              <w:rPr>
                <w:rStyle w:val="Kpr"/>
                <w:b w:val="0"/>
                <w:noProof/>
              </w:rPr>
            </w:rPrChange>
          </w:rPr>
          <w:delText>4</w:delText>
        </w:r>
      </w:del>
      <w:del w:id="460" w:author="EMRAH COLAK" w:date="2015-07-29T15:17:00Z">
        <w:r w:rsidDel="00DB2D6A">
          <w:rPr>
            <w:rFonts w:asciiTheme="minorHAnsi" w:eastAsiaTheme="minorEastAsia" w:hAnsiTheme="minorHAnsi" w:cstheme="minorBidi"/>
            <w:b w:val="0"/>
            <w:noProof/>
            <w:sz w:val="22"/>
            <w:szCs w:val="22"/>
            <w:lang w:eastAsia="tr-TR"/>
          </w:rPr>
          <w:tab/>
        </w:r>
        <w:r w:rsidRPr="00DB2D6A" w:rsidDel="00DB2D6A">
          <w:rPr>
            <w:rPrChange w:id="461" w:author="EMRAH COLAK" w:date="2015-07-29T15:17:00Z">
              <w:rPr>
                <w:rStyle w:val="Kpr"/>
                <w:b w:val="0"/>
                <w:noProof/>
              </w:rPr>
            </w:rPrChange>
          </w:rPr>
          <w:delText>Veri ve Veritabanı Sanallaştırması</w:delText>
        </w:r>
        <w:r w:rsidDel="00DB2D6A">
          <w:rPr>
            <w:noProof/>
            <w:webHidden/>
          </w:rPr>
          <w:tab/>
          <w:delText>22</w:delText>
        </w:r>
      </w:del>
    </w:p>
    <w:p w14:paraId="03E91D42" w14:textId="77777777" w:rsidR="008A5100" w:rsidDel="00DB2D6A" w:rsidRDefault="008A5100">
      <w:pPr>
        <w:pStyle w:val="T3"/>
        <w:tabs>
          <w:tab w:val="left" w:pos="1320"/>
          <w:tab w:val="right" w:leader="dot" w:pos="8210"/>
        </w:tabs>
        <w:rPr>
          <w:del w:id="462" w:author="EMRAH COLAK" w:date="2015-07-29T15:17:00Z"/>
          <w:rFonts w:asciiTheme="minorHAnsi" w:eastAsiaTheme="minorEastAsia" w:hAnsiTheme="minorHAnsi" w:cstheme="minorBidi"/>
          <w:b w:val="0"/>
          <w:noProof/>
          <w:sz w:val="22"/>
          <w:szCs w:val="22"/>
          <w:lang w:eastAsia="tr-TR"/>
        </w:rPr>
      </w:pPr>
      <w:del w:id="463" w:author="EMRAH COLAK" w:date="2015-07-29T15:17:00Z">
        <w:r w:rsidRPr="00DB2D6A" w:rsidDel="00DB2D6A">
          <w:rPr>
            <w:rPrChange w:id="464" w:author="EMRAH COLAK" w:date="2015-07-29T15:17:00Z">
              <w:rPr>
                <w:rStyle w:val="Kpr"/>
                <w:b w:val="0"/>
                <w:noProof/>
              </w:rPr>
            </w:rPrChange>
          </w:rPr>
          <w:delText>1.4.6</w:delText>
        </w:r>
        <w:r w:rsidDel="00DB2D6A">
          <w:rPr>
            <w:rFonts w:asciiTheme="minorHAnsi" w:eastAsiaTheme="minorEastAsia" w:hAnsiTheme="minorHAnsi" w:cstheme="minorBidi"/>
            <w:b w:val="0"/>
            <w:noProof/>
            <w:sz w:val="22"/>
            <w:szCs w:val="22"/>
            <w:lang w:eastAsia="tr-TR"/>
          </w:rPr>
          <w:tab/>
        </w:r>
        <w:r w:rsidRPr="00DB2D6A" w:rsidDel="00DB2D6A">
          <w:rPr>
            <w:rPrChange w:id="465" w:author="EMRAH COLAK" w:date="2015-07-29T15:17:00Z">
              <w:rPr>
                <w:rStyle w:val="Kpr"/>
                <w:b w:val="0"/>
                <w:noProof/>
              </w:rPr>
            </w:rPrChange>
          </w:rPr>
          <w:delText>Ağ Sanallaştırması</w:delText>
        </w:r>
        <w:r w:rsidDel="00DB2D6A">
          <w:rPr>
            <w:noProof/>
            <w:webHidden/>
          </w:rPr>
          <w:tab/>
          <w:delText>22</w:delText>
        </w:r>
      </w:del>
    </w:p>
    <w:p w14:paraId="21140E79" w14:textId="77777777" w:rsidR="008A5100" w:rsidDel="00DB2D6A" w:rsidRDefault="008A5100">
      <w:pPr>
        <w:pStyle w:val="T3"/>
        <w:tabs>
          <w:tab w:val="left" w:pos="1320"/>
          <w:tab w:val="right" w:leader="dot" w:pos="8210"/>
        </w:tabs>
        <w:rPr>
          <w:del w:id="466" w:author="EMRAH COLAK" w:date="2015-07-29T15:17:00Z"/>
          <w:rFonts w:asciiTheme="minorHAnsi" w:eastAsiaTheme="minorEastAsia" w:hAnsiTheme="minorHAnsi" w:cstheme="minorBidi"/>
          <w:b w:val="0"/>
          <w:noProof/>
          <w:sz w:val="22"/>
          <w:szCs w:val="22"/>
          <w:lang w:eastAsia="tr-TR"/>
        </w:rPr>
      </w:pPr>
      <w:del w:id="467" w:author="EMRAH COLAK" w:date="2015-07-29T15:17:00Z">
        <w:r w:rsidRPr="00DB2D6A" w:rsidDel="00DB2D6A">
          <w:rPr>
            <w:rPrChange w:id="468" w:author="EMRAH COLAK" w:date="2015-07-29T15:17:00Z">
              <w:rPr>
                <w:rStyle w:val="Kpr"/>
                <w:b w:val="0"/>
                <w:noProof/>
              </w:rPr>
            </w:rPrChange>
          </w:rPr>
          <w:delText>1.4.7</w:delText>
        </w:r>
        <w:r w:rsidDel="00DB2D6A">
          <w:rPr>
            <w:rFonts w:asciiTheme="minorHAnsi" w:eastAsiaTheme="minorEastAsia" w:hAnsiTheme="minorHAnsi" w:cstheme="minorBidi"/>
            <w:b w:val="0"/>
            <w:noProof/>
            <w:sz w:val="22"/>
            <w:szCs w:val="22"/>
            <w:lang w:eastAsia="tr-TR"/>
          </w:rPr>
          <w:tab/>
        </w:r>
        <w:r w:rsidRPr="00DB2D6A" w:rsidDel="00DB2D6A">
          <w:rPr>
            <w:rPrChange w:id="469" w:author="EMRAH COLAK" w:date="2015-07-29T15:17:00Z">
              <w:rPr>
                <w:rStyle w:val="Kpr"/>
                <w:b w:val="0"/>
                <w:noProof/>
              </w:rPr>
            </w:rPrChange>
          </w:rPr>
          <w:delText>Uygulama Sanallaştırması</w:delText>
        </w:r>
        <w:r w:rsidDel="00DB2D6A">
          <w:rPr>
            <w:noProof/>
            <w:webHidden/>
          </w:rPr>
          <w:tab/>
          <w:delText>23</w:delText>
        </w:r>
      </w:del>
    </w:p>
    <w:p w14:paraId="197BF2DA" w14:textId="77777777" w:rsidR="008A5100" w:rsidDel="00DB2D6A" w:rsidRDefault="008A5100">
      <w:pPr>
        <w:pStyle w:val="T3"/>
        <w:tabs>
          <w:tab w:val="left" w:pos="1320"/>
          <w:tab w:val="right" w:leader="dot" w:pos="8210"/>
        </w:tabs>
        <w:rPr>
          <w:del w:id="470" w:author="EMRAH COLAK" w:date="2015-07-29T15:17:00Z"/>
          <w:rFonts w:asciiTheme="minorHAnsi" w:eastAsiaTheme="minorEastAsia" w:hAnsiTheme="minorHAnsi" w:cstheme="minorBidi"/>
          <w:b w:val="0"/>
          <w:noProof/>
          <w:sz w:val="22"/>
          <w:szCs w:val="22"/>
          <w:lang w:eastAsia="tr-TR"/>
        </w:rPr>
      </w:pPr>
      <w:del w:id="471" w:author="EMRAH COLAK" w:date="2015-07-29T15:17:00Z">
        <w:r w:rsidRPr="00DB2D6A" w:rsidDel="00DB2D6A">
          <w:rPr>
            <w:rPrChange w:id="472" w:author="EMRAH COLAK" w:date="2015-07-29T15:17:00Z">
              <w:rPr>
                <w:rStyle w:val="Kpr"/>
                <w:b w:val="0"/>
                <w:noProof/>
              </w:rPr>
            </w:rPrChange>
          </w:rPr>
          <w:delText>1.4.8</w:delText>
        </w:r>
        <w:r w:rsidDel="00DB2D6A">
          <w:rPr>
            <w:rFonts w:asciiTheme="minorHAnsi" w:eastAsiaTheme="minorEastAsia" w:hAnsiTheme="minorHAnsi" w:cstheme="minorBidi"/>
            <w:b w:val="0"/>
            <w:noProof/>
            <w:sz w:val="22"/>
            <w:szCs w:val="22"/>
            <w:lang w:eastAsia="tr-TR"/>
          </w:rPr>
          <w:tab/>
        </w:r>
        <w:r w:rsidRPr="00DB2D6A" w:rsidDel="00DB2D6A">
          <w:rPr>
            <w:rPrChange w:id="473" w:author="EMRAH COLAK" w:date="2015-07-29T15:17:00Z">
              <w:rPr>
                <w:rStyle w:val="Kpr"/>
                <w:b w:val="0"/>
                <w:noProof/>
              </w:rPr>
            </w:rPrChange>
          </w:rPr>
          <w:delText>Bellek Sanallaştırması</w:delText>
        </w:r>
        <w:r w:rsidDel="00DB2D6A">
          <w:rPr>
            <w:noProof/>
            <w:webHidden/>
          </w:rPr>
          <w:tab/>
          <w:delText>24</w:delText>
        </w:r>
      </w:del>
    </w:p>
    <w:p w14:paraId="43206631" w14:textId="77777777" w:rsidR="008A5100" w:rsidDel="00DB2D6A" w:rsidRDefault="008A5100">
      <w:pPr>
        <w:pStyle w:val="T1"/>
        <w:rPr>
          <w:del w:id="474" w:author="EMRAH COLAK" w:date="2015-07-29T15:17:00Z"/>
          <w:rStyle w:val="Kpr"/>
        </w:rPr>
      </w:pPr>
    </w:p>
    <w:p w14:paraId="4CFD4D34" w14:textId="77777777" w:rsidR="008A5100" w:rsidDel="00DB2D6A" w:rsidRDefault="008A5100">
      <w:pPr>
        <w:pStyle w:val="T1"/>
        <w:rPr>
          <w:del w:id="475" w:author="EMRAH COLAK" w:date="2015-07-29T15:17:00Z"/>
          <w:rFonts w:asciiTheme="minorHAnsi" w:eastAsiaTheme="minorEastAsia" w:hAnsiTheme="minorHAnsi" w:cstheme="minorBidi"/>
          <w:b w:val="0"/>
          <w:bCs w:val="0"/>
          <w:sz w:val="22"/>
          <w:szCs w:val="22"/>
        </w:rPr>
      </w:pPr>
      <w:del w:id="476" w:author="EMRAH COLAK" w:date="2015-07-29T15:17:00Z">
        <w:r w:rsidRPr="00DB2D6A" w:rsidDel="00DB2D6A">
          <w:rPr>
            <w:rPrChange w:id="477" w:author="EMRAH COLAK" w:date="2015-07-29T15:17:00Z">
              <w:rPr>
                <w:rStyle w:val="Kpr"/>
                <w:b w:val="0"/>
                <w:bCs w:val="0"/>
              </w:rPr>
            </w:rPrChange>
          </w:rPr>
          <w:delText>İKİNCİ BÖLÜM</w:delText>
        </w:r>
      </w:del>
    </w:p>
    <w:p w14:paraId="2C8790D8" w14:textId="77777777" w:rsidR="008A5100" w:rsidDel="00DB2D6A" w:rsidRDefault="008A5100">
      <w:pPr>
        <w:pStyle w:val="T1"/>
        <w:rPr>
          <w:del w:id="478" w:author="EMRAH COLAK" w:date="2015-07-29T15:17:00Z"/>
          <w:rFonts w:asciiTheme="minorHAnsi" w:eastAsiaTheme="minorEastAsia" w:hAnsiTheme="minorHAnsi" w:cstheme="minorBidi"/>
          <w:b w:val="0"/>
          <w:bCs w:val="0"/>
          <w:sz w:val="22"/>
          <w:szCs w:val="22"/>
        </w:rPr>
      </w:pPr>
      <w:del w:id="479" w:author="EMRAH COLAK" w:date="2015-07-29T15:17:00Z">
        <w:r w:rsidRPr="00DB2D6A" w:rsidDel="00DB2D6A">
          <w:rPr>
            <w:rPrChange w:id="480" w:author="EMRAH COLAK" w:date="2015-07-29T15:17:00Z">
              <w:rPr>
                <w:rStyle w:val="Kpr"/>
                <w:b w:val="0"/>
                <w:bCs w:val="0"/>
              </w:rPr>
            </w:rPrChange>
          </w:rPr>
          <w:delText>İNCE İSTEMCİ VE UYGULAMALARI</w:delText>
        </w:r>
      </w:del>
    </w:p>
    <w:p w14:paraId="67CC76D9" w14:textId="77777777" w:rsidR="008A5100" w:rsidDel="00DB2D6A" w:rsidRDefault="008A5100">
      <w:pPr>
        <w:pStyle w:val="T2"/>
        <w:rPr>
          <w:del w:id="481" w:author="EMRAH COLAK" w:date="2015-07-29T15:17:00Z"/>
          <w:rFonts w:asciiTheme="minorHAnsi" w:eastAsiaTheme="minorEastAsia" w:hAnsiTheme="minorHAnsi" w:cstheme="minorBidi"/>
          <w:b w:val="0"/>
          <w:iCs w:val="0"/>
          <w:noProof/>
          <w:sz w:val="22"/>
          <w:szCs w:val="22"/>
          <w:lang w:eastAsia="tr-TR"/>
        </w:rPr>
      </w:pPr>
      <w:del w:id="482" w:author="EMRAH COLAK" w:date="2015-07-29T15:17:00Z">
        <w:r w:rsidRPr="00DB2D6A" w:rsidDel="00DB2D6A">
          <w:rPr>
            <w:rPrChange w:id="483" w:author="EMRAH COLAK" w:date="2015-07-29T15:17:00Z">
              <w:rPr>
                <w:rStyle w:val="Kpr"/>
                <w:b w:val="0"/>
                <w:iCs w:val="0"/>
                <w:noProof/>
              </w:rPr>
            </w:rPrChange>
          </w:rPr>
          <w:delText>2.1</w:delText>
        </w:r>
        <w:r w:rsidDel="00DB2D6A">
          <w:rPr>
            <w:rFonts w:asciiTheme="minorHAnsi" w:eastAsiaTheme="minorEastAsia" w:hAnsiTheme="minorHAnsi" w:cstheme="minorBidi"/>
            <w:b w:val="0"/>
            <w:iCs w:val="0"/>
            <w:noProof/>
            <w:sz w:val="22"/>
            <w:szCs w:val="22"/>
            <w:lang w:eastAsia="tr-TR"/>
          </w:rPr>
          <w:tab/>
        </w:r>
        <w:r w:rsidRPr="00DB2D6A" w:rsidDel="00DB2D6A">
          <w:rPr>
            <w:rPrChange w:id="484" w:author="EMRAH COLAK" w:date="2015-07-29T15:17:00Z">
              <w:rPr>
                <w:rStyle w:val="Kpr"/>
                <w:b w:val="0"/>
                <w:iCs w:val="0"/>
                <w:noProof/>
              </w:rPr>
            </w:rPrChange>
          </w:rPr>
          <w:delText>İnce İstemci</w:delText>
        </w:r>
        <w:r w:rsidDel="00DB2D6A">
          <w:rPr>
            <w:noProof/>
            <w:webHidden/>
          </w:rPr>
          <w:tab/>
          <w:delText>26</w:delText>
        </w:r>
      </w:del>
    </w:p>
    <w:p w14:paraId="17427EAB" w14:textId="4C62E973" w:rsidR="00D46129" w:rsidRPr="00480F45" w:rsidDel="00DB2D6A" w:rsidRDefault="008A5100" w:rsidP="00480F45">
      <w:pPr>
        <w:pStyle w:val="T3"/>
        <w:tabs>
          <w:tab w:val="left" w:pos="1320"/>
          <w:tab w:val="right" w:leader="dot" w:pos="8210"/>
        </w:tabs>
        <w:rPr>
          <w:del w:id="485" w:author="EMRAH COLAK" w:date="2015-07-29T15:17:00Z"/>
          <w:rFonts w:asciiTheme="minorHAnsi" w:eastAsiaTheme="minorEastAsia" w:hAnsiTheme="minorHAnsi" w:cstheme="minorBidi"/>
          <w:b w:val="0"/>
          <w:noProof/>
          <w:sz w:val="22"/>
          <w:szCs w:val="22"/>
          <w:lang w:eastAsia="tr-TR"/>
        </w:rPr>
      </w:pPr>
      <w:del w:id="486" w:author="EMRAH COLAK" w:date="2015-07-29T15:17:00Z">
        <w:r w:rsidRPr="00DB2D6A" w:rsidDel="00DB2D6A">
          <w:rPr>
            <w:rPrChange w:id="487" w:author="EMRAH COLAK" w:date="2015-07-29T15:17:00Z">
              <w:rPr>
                <w:rStyle w:val="Kpr"/>
                <w:b w:val="0"/>
                <w:noProof/>
              </w:rPr>
            </w:rPrChange>
          </w:rPr>
          <w:delText>2.1.1</w:delText>
        </w:r>
        <w:r w:rsidDel="00DB2D6A">
          <w:rPr>
            <w:rFonts w:asciiTheme="minorHAnsi" w:eastAsiaTheme="minorEastAsia" w:hAnsiTheme="minorHAnsi" w:cstheme="minorBidi"/>
            <w:b w:val="0"/>
            <w:noProof/>
            <w:sz w:val="22"/>
            <w:szCs w:val="22"/>
            <w:lang w:eastAsia="tr-TR"/>
          </w:rPr>
          <w:tab/>
        </w:r>
        <w:r w:rsidRPr="00DB2D6A" w:rsidDel="00DB2D6A">
          <w:rPr>
            <w:rPrChange w:id="488" w:author="EMRAH COLAK" w:date="2015-07-29T15:17:00Z">
              <w:rPr>
                <w:rStyle w:val="Kpr"/>
                <w:b w:val="0"/>
                <w:noProof/>
              </w:rPr>
            </w:rPrChange>
          </w:rPr>
          <w:delText xml:space="preserve">İnce İstemcinin </w:delText>
        </w:r>
      </w:del>
      <w:del w:id="489" w:author="EMRAH COLAK" w:date="2015-07-29T15:12:00Z">
        <w:r w:rsidRPr="00DB2D6A" w:rsidDel="00D46129">
          <w:rPr>
            <w:rPrChange w:id="490" w:author="EMRAH COLAK" w:date="2015-07-29T15:17:00Z">
              <w:rPr>
                <w:rStyle w:val="Kpr"/>
                <w:b w:val="0"/>
                <w:noProof/>
              </w:rPr>
            </w:rPrChange>
          </w:rPr>
          <w:delText>Kullanım Amacı ve Uygulama Alanları</w:delText>
        </w:r>
      </w:del>
      <w:del w:id="491" w:author="EMRAH COLAK" w:date="2015-07-29T15:17:00Z">
        <w:r w:rsidDel="00DB2D6A">
          <w:rPr>
            <w:noProof/>
            <w:webHidden/>
          </w:rPr>
          <w:tab/>
          <w:delText>2</w:delText>
        </w:r>
      </w:del>
      <w:del w:id="492" w:author="EMRAH COLAK" w:date="2015-07-29T15:13:00Z">
        <w:r w:rsidDel="00D46129">
          <w:rPr>
            <w:noProof/>
            <w:webHidden/>
          </w:rPr>
          <w:delText>8</w:delText>
        </w:r>
      </w:del>
    </w:p>
    <w:p w14:paraId="35E88561" w14:textId="77777777" w:rsidR="008A5100" w:rsidDel="00DB2D6A" w:rsidRDefault="008A5100">
      <w:pPr>
        <w:pStyle w:val="T2"/>
        <w:rPr>
          <w:del w:id="493" w:author="EMRAH COLAK" w:date="2015-07-29T15:17:00Z"/>
          <w:rFonts w:asciiTheme="minorHAnsi" w:eastAsiaTheme="minorEastAsia" w:hAnsiTheme="minorHAnsi" w:cstheme="minorBidi"/>
          <w:b w:val="0"/>
          <w:iCs w:val="0"/>
          <w:noProof/>
          <w:sz w:val="22"/>
          <w:szCs w:val="22"/>
          <w:lang w:eastAsia="tr-TR"/>
        </w:rPr>
      </w:pPr>
      <w:del w:id="494" w:author="EMRAH COLAK" w:date="2015-07-29T15:17:00Z">
        <w:r w:rsidRPr="00DB2D6A" w:rsidDel="00DB2D6A">
          <w:rPr>
            <w:rPrChange w:id="495" w:author="EMRAH COLAK" w:date="2015-07-29T15:17:00Z">
              <w:rPr>
                <w:rStyle w:val="Kpr"/>
                <w:b w:val="0"/>
                <w:iCs w:val="0"/>
                <w:noProof/>
              </w:rPr>
            </w:rPrChange>
          </w:rPr>
          <w:delText>2.2</w:delText>
        </w:r>
        <w:r w:rsidDel="00DB2D6A">
          <w:rPr>
            <w:rFonts w:asciiTheme="minorHAnsi" w:eastAsiaTheme="minorEastAsia" w:hAnsiTheme="minorHAnsi" w:cstheme="minorBidi"/>
            <w:b w:val="0"/>
            <w:iCs w:val="0"/>
            <w:noProof/>
            <w:sz w:val="22"/>
            <w:szCs w:val="22"/>
            <w:lang w:eastAsia="tr-TR"/>
          </w:rPr>
          <w:tab/>
        </w:r>
        <w:r w:rsidRPr="00DB2D6A" w:rsidDel="00DB2D6A">
          <w:rPr>
            <w:rPrChange w:id="496" w:author="EMRAH COLAK" w:date="2015-07-29T15:17:00Z">
              <w:rPr>
                <w:rStyle w:val="Kpr"/>
                <w:b w:val="0"/>
                <w:iCs w:val="0"/>
                <w:noProof/>
              </w:rPr>
            </w:rPrChange>
          </w:rPr>
          <w:delText>İnce İstemcinin Özellikleri</w:delText>
        </w:r>
        <w:r w:rsidDel="00DB2D6A">
          <w:rPr>
            <w:noProof/>
            <w:webHidden/>
          </w:rPr>
          <w:tab/>
          <w:delText>30</w:delText>
        </w:r>
      </w:del>
    </w:p>
    <w:p w14:paraId="34519DE6" w14:textId="77777777" w:rsidR="008A5100" w:rsidDel="00DB2D6A" w:rsidRDefault="008A5100">
      <w:pPr>
        <w:pStyle w:val="T3"/>
        <w:tabs>
          <w:tab w:val="left" w:pos="1320"/>
          <w:tab w:val="right" w:leader="dot" w:pos="8210"/>
        </w:tabs>
        <w:rPr>
          <w:del w:id="497" w:author="EMRAH COLAK" w:date="2015-07-29T15:17:00Z"/>
          <w:rFonts w:asciiTheme="minorHAnsi" w:eastAsiaTheme="minorEastAsia" w:hAnsiTheme="minorHAnsi" w:cstheme="minorBidi"/>
          <w:b w:val="0"/>
          <w:noProof/>
          <w:sz w:val="22"/>
          <w:szCs w:val="22"/>
          <w:lang w:eastAsia="tr-TR"/>
        </w:rPr>
      </w:pPr>
      <w:del w:id="498" w:author="EMRAH COLAK" w:date="2015-07-29T15:17:00Z">
        <w:r w:rsidRPr="00DB2D6A" w:rsidDel="00DB2D6A">
          <w:rPr>
            <w:rPrChange w:id="499" w:author="EMRAH COLAK" w:date="2015-07-29T15:17:00Z">
              <w:rPr>
                <w:rStyle w:val="Kpr"/>
                <w:b w:val="0"/>
                <w:noProof/>
              </w:rPr>
            </w:rPrChange>
          </w:rPr>
          <w:delText>2.2.1</w:delText>
        </w:r>
        <w:r w:rsidDel="00DB2D6A">
          <w:rPr>
            <w:rFonts w:asciiTheme="minorHAnsi" w:eastAsiaTheme="minorEastAsia" w:hAnsiTheme="minorHAnsi" w:cstheme="minorBidi"/>
            <w:b w:val="0"/>
            <w:noProof/>
            <w:sz w:val="22"/>
            <w:szCs w:val="22"/>
            <w:lang w:eastAsia="tr-TR"/>
          </w:rPr>
          <w:tab/>
        </w:r>
        <w:r w:rsidRPr="00DB2D6A" w:rsidDel="00DB2D6A">
          <w:rPr>
            <w:rPrChange w:id="500" w:author="EMRAH COLAK" w:date="2015-07-29T15:17:00Z">
              <w:rPr>
                <w:rStyle w:val="Kpr"/>
                <w:b w:val="0"/>
                <w:noProof/>
              </w:rPr>
            </w:rPrChange>
          </w:rPr>
          <w:delText>İşlemci Seçimi</w:delText>
        </w:r>
        <w:r w:rsidDel="00DB2D6A">
          <w:rPr>
            <w:noProof/>
            <w:webHidden/>
          </w:rPr>
          <w:tab/>
          <w:delText>31</w:delText>
        </w:r>
      </w:del>
    </w:p>
    <w:p w14:paraId="3A235B38" w14:textId="77777777" w:rsidR="008A5100" w:rsidDel="00DB2D6A" w:rsidRDefault="008A5100">
      <w:pPr>
        <w:pStyle w:val="T3"/>
        <w:tabs>
          <w:tab w:val="left" w:pos="1320"/>
          <w:tab w:val="right" w:leader="dot" w:pos="8210"/>
        </w:tabs>
        <w:rPr>
          <w:del w:id="501" w:author="EMRAH COLAK" w:date="2015-07-29T15:17:00Z"/>
          <w:rFonts w:asciiTheme="minorHAnsi" w:eastAsiaTheme="minorEastAsia" w:hAnsiTheme="minorHAnsi" w:cstheme="minorBidi"/>
          <w:b w:val="0"/>
          <w:noProof/>
          <w:sz w:val="22"/>
          <w:szCs w:val="22"/>
          <w:lang w:eastAsia="tr-TR"/>
        </w:rPr>
      </w:pPr>
      <w:del w:id="502" w:author="EMRAH COLAK" w:date="2015-07-29T15:17:00Z">
        <w:r w:rsidRPr="00DB2D6A" w:rsidDel="00DB2D6A">
          <w:rPr>
            <w:rPrChange w:id="503" w:author="EMRAH COLAK" w:date="2015-07-29T15:17:00Z">
              <w:rPr>
                <w:rStyle w:val="Kpr"/>
                <w:b w:val="0"/>
                <w:noProof/>
              </w:rPr>
            </w:rPrChange>
          </w:rPr>
          <w:delText>2.2.2</w:delText>
        </w:r>
        <w:r w:rsidDel="00DB2D6A">
          <w:rPr>
            <w:rFonts w:asciiTheme="minorHAnsi" w:eastAsiaTheme="minorEastAsia" w:hAnsiTheme="minorHAnsi" w:cstheme="minorBidi"/>
            <w:b w:val="0"/>
            <w:noProof/>
            <w:sz w:val="22"/>
            <w:szCs w:val="22"/>
            <w:lang w:eastAsia="tr-TR"/>
          </w:rPr>
          <w:tab/>
        </w:r>
        <w:r w:rsidRPr="00DB2D6A" w:rsidDel="00DB2D6A">
          <w:rPr>
            <w:rPrChange w:id="504" w:author="EMRAH COLAK" w:date="2015-07-29T15:17:00Z">
              <w:rPr>
                <w:rStyle w:val="Kpr"/>
                <w:b w:val="0"/>
                <w:noProof/>
              </w:rPr>
            </w:rPrChange>
          </w:rPr>
          <w:delText>Hafıza Alanı ve Tipi</w:delText>
        </w:r>
        <w:r w:rsidDel="00DB2D6A">
          <w:rPr>
            <w:noProof/>
            <w:webHidden/>
          </w:rPr>
          <w:tab/>
          <w:delText>31</w:delText>
        </w:r>
      </w:del>
    </w:p>
    <w:p w14:paraId="796F44F0" w14:textId="77777777" w:rsidR="008A5100" w:rsidDel="00DB2D6A" w:rsidRDefault="008A5100">
      <w:pPr>
        <w:pStyle w:val="T3"/>
        <w:tabs>
          <w:tab w:val="left" w:pos="1320"/>
          <w:tab w:val="right" w:leader="dot" w:pos="8210"/>
        </w:tabs>
        <w:rPr>
          <w:del w:id="505" w:author="EMRAH COLAK" w:date="2015-07-29T15:17:00Z"/>
          <w:rFonts w:asciiTheme="minorHAnsi" w:eastAsiaTheme="minorEastAsia" w:hAnsiTheme="minorHAnsi" w:cstheme="minorBidi"/>
          <w:b w:val="0"/>
          <w:noProof/>
          <w:sz w:val="22"/>
          <w:szCs w:val="22"/>
          <w:lang w:eastAsia="tr-TR"/>
        </w:rPr>
      </w:pPr>
      <w:del w:id="506" w:author="EMRAH COLAK" w:date="2015-07-29T15:17:00Z">
        <w:r w:rsidRPr="00DB2D6A" w:rsidDel="00DB2D6A">
          <w:rPr>
            <w:rPrChange w:id="507" w:author="EMRAH COLAK" w:date="2015-07-29T15:17:00Z">
              <w:rPr>
                <w:rStyle w:val="Kpr"/>
                <w:b w:val="0"/>
                <w:noProof/>
              </w:rPr>
            </w:rPrChange>
          </w:rPr>
          <w:delText>2.2.3</w:delText>
        </w:r>
        <w:r w:rsidDel="00DB2D6A">
          <w:rPr>
            <w:rFonts w:asciiTheme="minorHAnsi" w:eastAsiaTheme="minorEastAsia" w:hAnsiTheme="minorHAnsi" w:cstheme="minorBidi"/>
            <w:b w:val="0"/>
            <w:noProof/>
            <w:sz w:val="22"/>
            <w:szCs w:val="22"/>
            <w:lang w:eastAsia="tr-TR"/>
          </w:rPr>
          <w:tab/>
        </w:r>
        <w:r w:rsidRPr="00DB2D6A" w:rsidDel="00DB2D6A">
          <w:rPr>
            <w:rPrChange w:id="508" w:author="EMRAH COLAK" w:date="2015-07-29T15:17:00Z">
              <w:rPr>
                <w:rStyle w:val="Kpr"/>
                <w:b w:val="0"/>
                <w:noProof/>
              </w:rPr>
            </w:rPrChange>
          </w:rPr>
          <w:delText>Isı Yönetimi</w:delText>
        </w:r>
        <w:r w:rsidDel="00DB2D6A">
          <w:rPr>
            <w:noProof/>
            <w:webHidden/>
          </w:rPr>
          <w:tab/>
          <w:delText>32</w:delText>
        </w:r>
      </w:del>
    </w:p>
    <w:p w14:paraId="3CB4A3F9" w14:textId="77777777" w:rsidR="008A5100" w:rsidDel="00DB2D6A" w:rsidRDefault="008A5100">
      <w:pPr>
        <w:pStyle w:val="T3"/>
        <w:tabs>
          <w:tab w:val="left" w:pos="1320"/>
          <w:tab w:val="right" w:leader="dot" w:pos="8210"/>
        </w:tabs>
        <w:rPr>
          <w:del w:id="509" w:author="EMRAH COLAK" w:date="2015-07-29T15:17:00Z"/>
          <w:rFonts w:asciiTheme="minorHAnsi" w:eastAsiaTheme="minorEastAsia" w:hAnsiTheme="minorHAnsi" w:cstheme="minorBidi"/>
          <w:b w:val="0"/>
          <w:noProof/>
          <w:sz w:val="22"/>
          <w:szCs w:val="22"/>
          <w:lang w:eastAsia="tr-TR"/>
        </w:rPr>
      </w:pPr>
      <w:del w:id="510" w:author="EMRAH COLAK" w:date="2015-07-29T15:17:00Z">
        <w:r w:rsidRPr="00DB2D6A" w:rsidDel="00DB2D6A">
          <w:rPr>
            <w:rPrChange w:id="511" w:author="EMRAH COLAK" w:date="2015-07-29T15:17:00Z">
              <w:rPr>
                <w:rStyle w:val="Kpr"/>
                <w:b w:val="0"/>
                <w:noProof/>
              </w:rPr>
            </w:rPrChange>
          </w:rPr>
          <w:delText>2.2.4</w:delText>
        </w:r>
        <w:r w:rsidDel="00DB2D6A">
          <w:rPr>
            <w:rFonts w:asciiTheme="minorHAnsi" w:eastAsiaTheme="minorEastAsia" w:hAnsiTheme="minorHAnsi" w:cstheme="minorBidi"/>
            <w:b w:val="0"/>
            <w:noProof/>
            <w:sz w:val="22"/>
            <w:szCs w:val="22"/>
            <w:lang w:eastAsia="tr-TR"/>
          </w:rPr>
          <w:tab/>
        </w:r>
        <w:r w:rsidRPr="00DB2D6A" w:rsidDel="00DB2D6A">
          <w:rPr>
            <w:rPrChange w:id="512" w:author="EMRAH COLAK" w:date="2015-07-29T15:17:00Z">
              <w:rPr>
                <w:rStyle w:val="Kpr"/>
                <w:b w:val="0"/>
                <w:noProof/>
              </w:rPr>
            </w:rPrChange>
          </w:rPr>
          <w:delText>Destek Seçenekleri</w:delText>
        </w:r>
        <w:r w:rsidDel="00DB2D6A">
          <w:rPr>
            <w:noProof/>
            <w:webHidden/>
          </w:rPr>
          <w:tab/>
          <w:delText>32</w:delText>
        </w:r>
      </w:del>
    </w:p>
    <w:p w14:paraId="790359CD" w14:textId="77777777" w:rsidR="008A5100" w:rsidDel="00DB2D6A" w:rsidRDefault="008A5100">
      <w:pPr>
        <w:pStyle w:val="T2"/>
        <w:rPr>
          <w:del w:id="513" w:author="EMRAH COLAK" w:date="2015-07-29T15:17:00Z"/>
          <w:rFonts w:asciiTheme="minorHAnsi" w:eastAsiaTheme="minorEastAsia" w:hAnsiTheme="minorHAnsi" w:cstheme="minorBidi"/>
          <w:b w:val="0"/>
          <w:iCs w:val="0"/>
          <w:noProof/>
          <w:sz w:val="22"/>
          <w:szCs w:val="22"/>
          <w:lang w:eastAsia="tr-TR"/>
        </w:rPr>
      </w:pPr>
      <w:del w:id="514" w:author="EMRAH COLAK" w:date="2015-07-29T15:17:00Z">
        <w:r w:rsidRPr="00DB2D6A" w:rsidDel="00DB2D6A">
          <w:rPr>
            <w:rPrChange w:id="515" w:author="EMRAH COLAK" w:date="2015-07-29T15:17:00Z">
              <w:rPr>
                <w:rStyle w:val="Kpr"/>
                <w:b w:val="0"/>
                <w:iCs w:val="0"/>
                <w:noProof/>
              </w:rPr>
            </w:rPrChange>
          </w:rPr>
          <w:delText>2.3</w:delText>
        </w:r>
        <w:r w:rsidDel="00DB2D6A">
          <w:rPr>
            <w:rFonts w:asciiTheme="minorHAnsi" w:eastAsiaTheme="minorEastAsia" w:hAnsiTheme="minorHAnsi" w:cstheme="minorBidi"/>
            <w:b w:val="0"/>
            <w:iCs w:val="0"/>
            <w:noProof/>
            <w:sz w:val="22"/>
            <w:szCs w:val="22"/>
            <w:lang w:eastAsia="tr-TR"/>
          </w:rPr>
          <w:tab/>
        </w:r>
        <w:r w:rsidRPr="00DB2D6A" w:rsidDel="00DB2D6A">
          <w:rPr>
            <w:rPrChange w:id="516" w:author="EMRAH COLAK" w:date="2015-07-29T15:17:00Z">
              <w:rPr>
                <w:rStyle w:val="Kpr"/>
                <w:b w:val="0"/>
                <w:iCs w:val="0"/>
                <w:noProof/>
              </w:rPr>
            </w:rPrChange>
          </w:rPr>
          <w:delText>İnce İstemcinin Masaüstünden Mantıksal Farkı</w:delText>
        </w:r>
        <w:r w:rsidDel="00DB2D6A">
          <w:rPr>
            <w:noProof/>
            <w:webHidden/>
          </w:rPr>
          <w:tab/>
          <w:delText>34</w:delText>
        </w:r>
      </w:del>
    </w:p>
    <w:p w14:paraId="1098FF38" w14:textId="77777777" w:rsidR="008A5100" w:rsidDel="00DB2D6A" w:rsidRDefault="008A5100">
      <w:pPr>
        <w:pStyle w:val="T2"/>
        <w:rPr>
          <w:del w:id="517" w:author="EMRAH COLAK" w:date="2015-07-29T15:17:00Z"/>
          <w:rFonts w:asciiTheme="minorHAnsi" w:eastAsiaTheme="minorEastAsia" w:hAnsiTheme="minorHAnsi" w:cstheme="minorBidi"/>
          <w:b w:val="0"/>
          <w:iCs w:val="0"/>
          <w:noProof/>
          <w:sz w:val="22"/>
          <w:szCs w:val="22"/>
          <w:lang w:eastAsia="tr-TR"/>
        </w:rPr>
      </w:pPr>
      <w:del w:id="518" w:author="EMRAH COLAK" w:date="2015-07-29T15:17:00Z">
        <w:r w:rsidRPr="00DB2D6A" w:rsidDel="00DB2D6A">
          <w:rPr>
            <w:rPrChange w:id="519" w:author="EMRAH COLAK" w:date="2015-07-29T15:17:00Z">
              <w:rPr>
                <w:rStyle w:val="Kpr"/>
                <w:b w:val="0"/>
                <w:iCs w:val="0"/>
                <w:noProof/>
              </w:rPr>
            </w:rPrChange>
          </w:rPr>
          <w:delText>2.4</w:delText>
        </w:r>
        <w:r w:rsidDel="00DB2D6A">
          <w:rPr>
            <w:rFonts w:asciiTheme="minorHAnsi" w:eastAsiaTheme="minorEastAsia" w:hAnsiTheme="minorHAnsi" w:cstheme="minorBidi"/>
            <w:b w:val="0"/>
            <w:iCs w:val="0"/>
            <w:noProof/>
            <w:sz w:val="22"/>
            <w:szCs w:val="22"/>
            <w:lang w:eastAsia="tr-TR"/>
          </w:rPr>
          <w:tab/>
        </w:r>
        <w:r w:rsidRPr="00DB2D6A" w:rsidDel="00DB2D6A">
          <w:rPr>
            <w:rPrChange w:id="520" w:author="EMRAH COLAK" w:date="2015-07-29T15:17:00Z">
              <w:rPr>
                <w:rStyle w:val="Kpr"/>
                <w:b w:val="0"/>
                <w:iCs w:val="0"/>
                <w:noProof/>
              </w:rPr>
            </w:rPrChange>
          </w:rPr>
          <w:delText>İnce İstemcinin Bağlanabildiği Sunucu Türleri</w:delText>
        </w:r>
        <w:r w:rsidDel="00DB2D6A">
          <w:rPr>
            <w:noProof/>
            <w:webHidden/>
          </w:rPr>
          <w:tab/>
          <w:delText>35</w:delText>
        </w:r>
      </w:del>
    </w:p>
    <w:p w14:paraId="6DD2F233" w14:textId="7158CDD2" w:rsidR="00D46129" w:rsidRPr="00D46129" w:rsidDel="00D46129" w:rsidRDefault="008A5100">
      <w:pPr>
        <w:rPr>
          <w:del w:id="521" w:author="EMRAH COLAK" w:date="2015-07-29T15:16:00Z"/>
          <w:b/>
          <w:noProof/>
          <w:rPrChange w:id="522" w:author="EMRAH COLAK" w:date="2015-07-29T15:13:00Z">
            <w:rPr>
              <w:del w:id="523" w:author="EMRAH COLAK" w:date="2015-07-29T15:16:00Z"/>
              <w:rFonts w:asciiTheme="minorHAnsi" w:eastAsiaTheme="minorEastAsia" w:hAnsiTheme="minorHAnsi" w:cstheme="minorBidi"/>
              <w:b w:val="0"/>
              <w:noProof/>
              <w:sz w:val="22"/>
              <w:szCs w:val="22"/>
              <w:lang w:eastAsia="tr-TR"/>
            </w:rPr>
          </w:rPrChange>
        </w:rPr>
        <w:pPrChange w:id="524" w:author="EMRAH COLAK" w:date="2015-07-29T15:13:00Z">
          <w:pPr>
            <w:pStyle w:val="T3"/>
            <w:tabs>
              <w:tab w:val="left" w:pos="1320"/>
              <w:tab w:val="right" w:leader="dot" w:pos="8210"/>
            </w:tabs>
          </w:pPr>
        </w:pPrChange>
      </w:pPr>
      <w:del w:id="525" w:author="EMRAH COLAK" w:date="2015-07-29T15:17:00Z">
        <w:r w:rsidRPr="00DB2D6A" w:rsidDel="00DB2D6A">
          <w:rPr>
            <w:rPrChange w:id="526" w:author="EMRAH COLAK" w:date="2015-07-29T15:17:00Z">
              <w:rPr>
                <w:rStyle w:val="Kpr"/>
                <w:b w:val="0"/>
                <w:noProof/>
              </w:rPr>
            </w:rPrChange>
          </w:rPr>
          <w:delText>2.4.1</w:delText>
        </w:r>
        <w:r w:rsidDel="00DB2D6A">
          <w:rPr>
            <w:rFonts w:asciiTheme="minorHAnsi" w:eastAsiaTheme="minorEastAsia" w:hAnsiTheme="minorHAnsi" w:cstheme="minorBidi"/>
            <w:b/>
            <w:noProof/>
            <w:lang w:eastAsia="tr-TR"/>
          </w:rPr>
          <w:tab/>
        </w:r>
      </w:del>
      <w:del w:id="527" w:author="EMRAH COLAK" w:date="2015-07-29T15:15:00Z">
        <w:r w:rsidRPr="00DB2D6A" w:rsidDel="00D46129">
          <w:rPr>
            <w:rPrChange w:id="528" w:author="EMRAH COLAK" w:date="2015-07-29T15:17:00Z">
              <w:rPr>
                <w:rStyle w:val="Kpr"/>
                <w:b w:val="0"/>
                <w:noProof/>
              </w:rPr>
            </w:rPrChange>
          </w:rPr>
          <w:delText>Windows Terminal Services</w:delText>
        </w:r>
      </w:del>
      <w:del w:id="529" w:author="EMRAH COLAK" w:date="2015-07-29T15:17:00Z">
        <w:r w:rsidDel="00DB2D6A">
          <w:rPr>
            <w:noProof/>
            <w:webHidden/>
          </w:rPr>
          <w:tab/>
          <w:delText>35</w:delText>
        </w:r>
      </w:del>
    </w:p>
    <w:p w14:paraId="4F1BED8C" w14:textId="77777777" w:rsidR="008A5100" w:rsidDel="00DB2D6A" w:rsidRDefault="008A5100">
      <w:pPr>
        <w:pStyle w:val="T2"/>
        <w:rPr>
          <w:del w:id="530" w:author="EMRAH COLAK" w:date="2015-07-29T15:17:00Z"/>
          <w:rFonts w:asciiTheme="minorHAnsi" w:eastAsiaTheme="minorEastAsia" w:hAnsiTheme="minorHAnsi" w:cstheme="minorBidi"/>
          <w:b w:val="0"/>
          <w:iCs w:val="0"/>
          <w:noProof/>
          <w:sz w:val="22"/>
          <w:szCs w:val="22"/>
          <w:lang w:eastAsia="tr-TR"/>
        </w:rPr>
      </w:pPr>
      <w:del w:id="531" w:author="EMRAH COLAK" w:date="2015-07-29T15:17:00Z">
        <w:r w:rsidRPr="00DB2D6A" w:rsidDel="00DB2D6A">
          <w:rPr>
            <w:rPrChange w:id="532" w:author="EMRAH COLAK" w:date="2015-07-29T15:17:00Z">
              <w:rPr>
                <w:rStyle w:val="Kpr"/>
                <w:b w:val="0"/>
                <w:iCs w:val="0"/>
                <w:noProof/>
              </w:rPr>
            </w:rPrChange>
          </w:rPr>
          <w:delText>2.5</w:delText>
        </w:r>
        <w:r w:rsidDel="00DB2D6A">
          <w:rPr>
            <w:rFonts w:asciiTheme="minorHAnsi" w:eastAsiaTheme="minorEastAsia" w:hAnsiTheme="minorHAnsi" w:cstheme="minorBidi"/>
            <w:b w:val="0"/>
            <w:iCs w:val="0"/>
            <w:noProof/>
            <w:sz w:val="22"/>
            <w:szCs w:val="22"/>
            <w:lang w:eastAsia="tr-TR"/>
          </w:rPr>
          <w:tab/>
        </w:r>
        <w:r w:rsidRPr="00DB2D6A" w:rsidDel="00DB2D6A">
          <w:rPr>
            <w:rPrChange w:id="533" w:author="EMRAH COLAK" w:date="2015-07-29T15:17:00Z">
              <w:rPr>
                <w:rStyle w:val="Kpr"/>
                <w:b w:val="0"/>
                <w:iCs w:val="0"/>
                <w:noProof/>
              </w:rPr>
            </w:rPrChange>
          </w:rPr>
          <w:delText>İnce İstemciye Geçiş Süreci</w:delText>
        </w:r>
        <w:r w:rsidDel="00DB2D6A">
          <w:rPr>
            <w:noProof/>
            <w:webHidden/>
          </w:rPr>
          <w:tab/>
          <w:delText>36</w:delText>
        </w:r>
      </w:del>
    </w:p>
    <w:p w14:paraId="7D75049F" w14:textId="77777777" w:rsidR="008A5100" w:rsidDel="00DB2D6A" w:rsidRDefault="008A5100">
      <w:pPr>
        <w:pStyle w:val="T3"/>
        <w:tabs>
          <w:tab w:val="left" w:pos="1320"/>
          <w:tab w:val="right" w:leader="dot" w:pos="8210"/>
        </w:tabs>
        <w:rPr>
          <w:del w:id="534" w:author="EMRAH COLAK" w:date="2015-07-29T15:17:00Z"/>
          <w:rFonts w:asciiTheme="minorHAnsi" w:eastAsiaTheme="minorEastAsia" w:hAnsiTheme="minorHAnsi" w:cstheme="minorBidi"/>
          <w:b w:val="0"/>
          <w:noProof/>
          <w:sz w:val="22"/>
          <w:szCs w:val="22"/>
          <w:lang w:eastAsia="tr-TR"/>
        </w:rPr>
      </w:pPr>
      <w:del w:id="535" w:author="EMRAH COLAK" w:date="2015-07-29T15:17:00Z">
        <w:r w:rsidRPr="00DB2D6A" w:rsidDel="00DB2D6A">
          <w:rPr>
            <w:rPrChange w:id="536" w:author="EMRAH COLAK" w:date="2015-07-29T15:17:00Z">
              <w:rPr>
                <w:rStyle w:val="Kpr"/>
                <w:b w:val="0"/>
                <w:noProof/>
              </w:rPr>
            </w:rPrChange>
          </w:rPr>
          <w:delText>2.5.1</w:delText>
        </w:r>
        <w:r w:rsidDel="00DB2D6A">
          <w:rPr>
            <w:rFonts w:asciiTheme="minorHAnsi" w:eastAsiaTheme="minorEastAsia" w:hAnsiTheme="minorHAnsi" w:cstheme="minorBidi"/>
            <w:b w:val="0"/>
            <w:noProof/>
            <w:sz w:val="22"/>
            <w:szCs w:val="22"/>
            <w:lang w:eastAsia="tr-TR"/>
          </w:rPr>
          <w:tab/>
        </w:r>
        <w:r w:rsidRPr="00DB2D6A" w:rsidDel="00DB2D6A">
          <w:rPr>
            <w:rPrChange w:id="537" w:author="EMRAH COLAK" w:date="2015-07-29T15:17:00Z">
              <w:rPr>
                <w:rStyle w:val="Kpr"/>
                <w:b w:val="0"/>
                <w:noProof/>
              </w:rPr>
            </w:rPrChange>
          </w:rPr>
          <w:delText>Mevcut Mimarinin Belirlenmesi</w:delText>
        </w:r>
        <w:r w:rsidDel="00DB2D6A">
          <w:rPr>
            <w:noProof/>
            <w:webHidden/>
          </w:rPr>
          <w:tab/>
          <w:delText>36</w:delText>
        </w:r>
      </w:del>
    </w:p>
    <w:p w14:paraId="0D3F5621" w14:textId="77777777" w:rsidR="008A5100" w:rsidDel="00DB2D6A" w:rsidRDefault="008A5100">
      <w:pPr>
        <w:pStyle w:val="T3"/>
        <w:tabs>
          <w:tab w:val="left" w:pos="1320"/>
          <w:tab w:val="right" w:leader="dot" w:pos="8210"/>
        </w:tabs>
        <w:rPr>
          <w:del w:id="538" w:author="EMRAH COLAK" w:date="2015-07-29T15:17:00Z"/>
          <w:rFonts w:asciiTheme="minorHAnsi" w:eastAsiaTheme="minorEastAsia" w:hAnsiTheme="minorHAnsi" w:cstheme="minorBidi"/>
          <w:b w:val="0"/>
          <w:noProof/>
          <w:sz w:val="22"/>
          <w:szCs w:val="22"/>
          <w:lang w:eastAsia="tr-TR"/>
        </w:rPr>
      </w:pPr>
      <w:del w:id="539" w:author="EMRAH COLAK" w:date="2015-07-29T15:17:00Z">
        <w:r w:rsidRPr="00DB2D6A" w:rsidDel="00DB2D6A">
          <w:rPr>
            <w:rPrChange w:id="540" w:author="EMRAH COLAK" w:date="2015-07-29T15:17:00Z">
              <w:rPr>
                <w:rStyle w:val="Kpr"/>
                <w:b w:val="0"/>
                <w:noProof/>
              </w:rPr>
            </w:rPrChange>
          </w:rPr>
          <w:delText>2.5.2</w:delText>
        </w:r>
        <w:r w:rsidDel="00DB2D6A">
          <w:rPr>
            <w:rFonts w:asciiTheme="minorHAnsi" w:eastAsiaTheme="minorEastAsia" w:hAnsiTheme="minorHAnsi" w:cstheme="minorBidi"/>
            <w:b w:val="0"/>
            <w:noProof/>
            <w:sz w:val="22"/>
            <w:szCs w:val="22"/>
            <w:lang w:eastAsia="tr-TR"/>
          </w:rPr>
          <w:tab/>
        </w:r>
        <w:r w:rsidRPr="00DB2D6A" w:rsidDel="00DB2D6A">
          <w:rPr>
            <w:rPrChange w:id="541" w:author="EMRAH COLAK" w:date="2015-07-29T15:17:00Z">
              <w:rPr>
                <w:rStyle w:val="Kpr"/>
                <w:b w:val="0"/>
                <w:noProof/>
              </w:rPr>
            </w:rPrChange>
          </w:rPr>
          <w:delText>Kurumdaki Kullanıcı Profilleri</w:delText>
        </w:r>
        <w:r w:rsidDel="00DB2D6A">
          <w:rPr>
            <w:noProof/>
            <w:webHidden/>
          </w:rPr>
          <w:tab/>
          <w:delText>37</w:delText>
        </w:r>
      </w:del>
    </w:p>
    <w:p w14:paraId="51D7E7F5" w14:textId="77777777" w:rsidR="008A5100" w:rsidDel="00DB2D6A" w:rsidRDefault="008A5100" w:rsidP="00DB4B2C">
      <w:pPr>
        <w:pStyle w:val="T4"/>
        <w:rPr>
          <w:del w:id="542" w:author="EMRAH COLAK" w:date="2015-07-29T15:17:00Z"/>
          <w:rFonts w:asciiTheme="minorHAnsi" w:eastAsiaTheme="minorEastAsia" w:hAnsiTheme="minorHAnsi" w:cstheme="minorBidi"/>
          <w:noProof/>
          <w:sz w:val="22"/>
          <w:szCs w:val="22"/>
          <w:lang w:eastAsia="tr-TR"/>
        </w:rPr>
      </w:pPr>
      <w:del w:id="543" w:author="EMRAH COLAK" w:date="2015-07-29T15:17:00Z">
        <w:r w:rsidRPr="00DB2D6A" w:rsidDel="00DB2D6A">
          <w:rPr>
            <w:rPrChange w:id="544" w:author="EMRAH COLAK" w:date="2015-07-29T15:17:00Z">
              <w:rPr>
                <w:rStyle w:val="Kpr"/>
                <w:b w:val="0"/>
                <w:noProof/>
              </w:rPr>
            </w:rPrChange>
          </w:rPr>
          <w:delText>2.5.3</w:delText>
        </w:r>
        <w:r w:rsidR="00DB4B2C" w:rsidDel="00DB2D6A">
          <w:rPr>
            <w:rFonts w:asciiTheme="minorHAnsi" w:eastAsiaTheme="minorEastAsia" w:hAnsiTheme="minorHAnsi" w:cstheme="minorBidi"/>
            <w:noProof/>
            <w:sz w:val="22"/>
            <w:szCs w:val="22"/>
            <w:lang w:eastAsia="tr-TR"/>
          </w:rPr>
          <w:delText xml:space="preserve">        </w:delText>
        </w:r>
        <w:r w:rsidRPr="00DB2D6A" w:rsidDel="00DB2D6A">
          <w:rPr>
            <w:rPrChange w:id="545" w:author="EMRAH COLAK" w:date="2015-07-29T15:17:00Z">
              <w:rPr>
                <w:rStyle w:val="Kpr"/>
                <w:b w:val="0"/>
                <w:noProof/>
              </w:rPr>
            </w:rPrChange>
          </w:rPr>
          <w:delText>Kuruma Uygun Modelin Tespiti ve Uygulanması</w:delText>
        </w:r>
        <w:r w:rsidDel="00DB2D6A">
          <w:rPr>
            <w:noProof/>
            <w:webHidden/>
          </w:rPr>
          <w:tab/>
          <w:delText>39</w:delText>
        </w:r>
      </w:del>
    </w:p>
    <w:p w14:paraId="62EA9624" w14:textId="77777777" w:rsidR="008A5100" w:rsidDel="00DB2D6A" w:rsidRDefault="008A5100">
      <w:pPr>
        <w:pStyle w:val="T1"/>
        <w:rPr>
          <w:del w:id="546" w:author="EMRAH COLAK" w:date="2015-07-29T15:17:00Z"/>
          <w:rFonts w:asciiTheme="minorHAnsi" w:eastAsiaTheme="minorEastAsia" w:hAnsiTheme="minorHAnsi" w:cstheme="minorBidi"/>
          <w:b w:val="0"/>
          <w:bCs w:val="0"/>
          <w:sz w:val="22"/>
          <w:szCs w:val="22"/>
        </w:rPr>
      </w:pPr>
      <w:del w:id="547" w:author="EMRAH COLAK" w:date="2015-07-29T15:17:00Z">
        <w:r w:rsidRPr="00DB2D6A" w:rsidDel="00DB2D6A">
          <w:rPr>
            <w:rPrChange w:id="548" w:author="EMRAH COLAK" w:date="2015-07-29T15:17:00Z">
              <w:rPr>
                <w:rStyle w:val="Kpr"/>
                <w:b w:val="0"/>
                <w:bCs w:val="0"/>
              </w:rPr>
            </w:rPrChange>
          </w:rPr>
          <w:delText>ÜÇÜNCÜ BÖLÜM</w:delText>
        </w:r>
      </w:del>
    </w:p>
    <w:p w14:paraId="5C8ED1BF" w14:textId="77777777" w:rsidR="008A5100" w:rsidDel="00DB2D6A" w:rsidRDefault="008A5100">
      <w:pPr>
        <w:pStyle w:val="T1"/>
        <w:rPr>
          <w:del w:id="549" w:author="EMRAH COLAK" w:date="2015-07-29T15:17:00Z"/>
          <w:rFonts w:asciiTheme="minorHAnsi" w:eastAsiaTheme="minorEastAsia" w:hAnsiTheme="minorHAnsi" w:cstheme="minorBidi"/>
          <w:b w:val="0"/>
          <w:bCs w:val="0"/>
          <w:sz w:val="22"/>
          <w:szCs w:val="22"/>
        </w:rPr>
      </w:pPr>
      <w:del w:id="550" w:author="EMRAH COLAK" w:date="2015-07-29T15:17:00Z">
        <w:r w:rsidRPr="00DB2D6A" w:rsidDel="00DB2D6A">
          <w:rPr>
            <w:rPrChange w:id="551" w:author="EMRAH COLAK" w:date="2015-07-29T15:17:00Z">
              <w:rPr>
                <w:rStyle w:val="Kpr"/>
                <w:b w:val="0"/>
                <w:bCs w:val="0"/>
              </w:rPr>
            </w:rPrChange>
          </w:rPr>
          <w:delText>İNCE İSTEMCİ TEKNOLOJİSİNİN SOSYAL GÜVENLİK KURUMU                                                                       BİLİŞİM (HABERLEŞME, YEDEKLEME, YÖNETİM)                                 ALTYAPISINDA KULLANIMI</w:delText>
        </w:r>
      </w:del>
    </w:p>
    <w:p w14:paraId="6E117116" w14:textId="77777777" w:rsidR="008A5100" w:rsidDel="00DB2D6A" w:rsidRDefault="008A5100">
      <w:pPr>
        <w:pStyle w:val="T2"/>
        <w:rPr>
          <w:del w:id="552" w:author="EMRAH COLAK" w:date="2015-07-29T15:17:00Z"/>
          <w:rFonts w:asciiTheme="minorHAnsi" w:eastAsiaTheme="minorEastAsia" w:hAnsiTheme="minorHAnsi" w:cstheme="minorBidi"/>
          <w:b w:val="0"/>
          <w:iCs w:val="0"/>
          <w:noProof/>
          <w:sz w:val="22"/>
          <w:szCs w:val="22"/>
          <w:lang w:eastAsia="tr-TR"/>
        </w:rPr>
      </w:pPr>
      <w:del w:id="553" w:author="EMRAH COLAK" w:date="2015-07-29T15:17:00Z">
        <w:r w:rsidRPr="00DB2D6A" w:rsidDel="00DB2D6A">
          <w:rPr>
            <w:rPrChange w:id="554" w:author="EMRAH COLAK" w:date="2015-07-29T15:17:00Z">
              <w:rPr>
                <w:rStyle w:val="Kpr"/>
                <w:b w:val="0"/>
                <w:iCs w:val="0"/>
                <w:noProof/>
              </w:rPr>
            </w:rPrChange>
          </w:rPr>
          <w:delText>3.1</w:delText>
        </w:r>
        <w:r w:rsidDel="00DB2D6A">
          <w:rPr>
            <w:rFonts w:asciiTheme="minorHAnsi" w:eastAsiaTheme="minorEastAsia" w:hAnsiTheme="minorHAnsi" w:cstheme="minorBidi"/>
            <w:b w:val="0"/>
            <w:iCs w:val="0"/>
            <w:noProof/>
            <w:sz w:val="22"/>
            <w:szCs w:val="22"/>
            <w:lang w:eastAsia="tr-TR"/>
          </w:rPr>
          <w:tab/>
        </w:r>
        <w:r w:rsidRPr="00DB2D6A" w:rsidDel="00DB2D6A">
          <w:rPr>
            <w:rPrChange w:id="555" w:author="EMRAH COLAK" w:date="2015-07-29T15:17:00Z">
              <w:rPr>
                <w:rStyle w:val="Kpr"/>
                <w:b w:val="0"/>
                <w:iCs w:val="0"/>
                <w:noProof/>
              </w:rPr>
            </w:rPrChange>
          </w:rPr>
          <w:delText>İnce İstemci Örnek Uygulama Altyapısı</w:delText>
        </w:r>
        <w:r w:rsidDel="00DB2D6A">
          <w:rPr>
            <w:noProof/>
            <w:webHidden/>
          </w:rPr>
          <w:tab/>
          <w:delText>41</w:delText>
        </w:r>
      </w:del>
    </w:p>
    <w:p w14:paraId="2E2C5DFE" w14:textId="77777777" w:rsidR="008A5100" w:rsidDel="00DB2D6A" w:rsidRDefault="008A5100">
      <w:pPr>
        <w:pStyle w:val="T3"/>
        <w:tabs>
          <w:tab w:val="left" w:pos="1320"/>
          <w:tab w:val="right" w:leader="dot" w:pos="8210"/>
        </w:tabs>
        <w:rPr>
          <w:del w:id="556" w:author="EMRAH COLAK" w:date="2015-07-29T15:17:00Z"/>
          <w:rFonts w:asciiTheme="minorHAnsi" w:eastAsiaTheme="minorEastAsia" w:hAnsiTheme="minorHAnsi" w:cstheme="minorBidi"/>
          <w:b w:val="0"/>
          <w:noProof/>
          <w:sz w:val="22"/>
          <w:szCs w:val="22"/>
          <w:lang w:eastAsia="tr-TR"/>
        </w:rPr>
      </w:pPr>
      <w:del w:id="557" w:author="EMRAH COLAK" w:date="2015-07-29T15:17:00Z">
        <w:r w:rsidRPr="00DB2D6A" w:rsidDel="00DB2D6A">
          <w:rPr>
            <w:rPrChange w:id="558" w:author="EMRAH COLAK" w:date="2015-07-29T15:17:00Z">
              <w:rPr>
                <w:rStyle w:val="Kpr"/>
                <w:b w:val="0"/>
                <w:noProof/>
              </w:rPr>
            </w:rPrChange>
          </w:rPr>
          <w:delText>3.1.1</w:delText>
        </w:r>
        <w:r w:rsidDel="00DB2D6A">
          <w:rPr>
            <w:rFonts w:asciiTheme="minorHAnsi" w:eastAsiaTheme="minorEastAsia" w:hAnsiTheme="minorHAnsi" w:cstheme="minorBidi"/>
            <w:b w:val="0"/>
            <w:noProof/>
            <w:sz w:val="22"/>
            <w:szCs w:val="22"/>
            <w:lang w:eastAsia="tr-TR"/>
          </w:rPr>
          <w:tab/>
        </w:r>
        <w:r w:rsidRPr="00DB2D6A" w:rsidDel="00DB2D6A">
          <w:rPr>
            <w:rPrChange w:id="559" w:author="EMRAH COLAK" w:date="2015-07-29T15:17:00Z">
              <w:rPr>
                <w:rStyle w:val="Kpr"/>
                <w:b w:val="0"/>
                <w:noProof/>
              </w:rPr>
            </w:rPrChange>
          </w:rPr>
          <w:delText>İnce İstemcileri Aynı Anda Çalıştırmak</w:delText>
        </w:r>
        <w:r w:rsidDel="00DB2D6A">
          <w:rPr>
            <w:noProof/>
            <w:webHidden/>
          </w:rPr>
          <w:tab/>
          <w:delText>46</w:delText>
        </w:r>
      </w:del>
    </w:p>
    <w:p w14:paraId="771E9CA2" w14:textId="77777777" w:rsidR="008A5100" w:rsidDel="00DB2D6A" w:rsidRDefault="008A5100">
      <w:pPr>
        <w:pStyle w:val="T3"/>
        <w:tabs>
          <w:tab w:val="left" w:pos="1320"/>
          <w:tab w:val="right" w:leader="dot" w:pos="8210"/>
        </w:tabs>
        <w:rPr>
          <w:del w:id="560" w:author="EMRAH COLAK" w:date="2015-07-29T15:17:00Z"/>
          <w:rFonts w:asciiTheme="minorHAnsi" w:eastAsiaTheme="minorEastAsia" w:hAnsiTheme="minorHAnsi" w:cstheme="minorBidi"/>
          <w:b w:val="0"/>
          <w:noProof/>
          <w:sz w:val="22"/>
          <w:szCs w:val="22"/>
          <w:lang w:eastAsia="tr-TR"/>
        </w:rPr>
      </w:pPr>
      <w:del w:id="561" w:author="EMRAH COLAK" w:date="2015-07-29T15:17:00Z">
        <w:r w:rsidRPr="00DB2D6A" w:rsidDel="00DB2D6A">
          <w:rPr>
            <w:rPrChange w:id="562" w:author="EMRAH COLAK" w:date="2015-07-29T15:17:00Z">
              <w:rPr>
                <w:rStyle w:val="Kpr"/>
                <w:b w:val="0"/>
                <w:noProof/>
              </w:rPr>
            </w:rPrChange>
          </w:rPr>
          <w:delText>3.1.2</w:delText>
        </w:r>
        <w:r w:rsidDel="00DB2D6A">
          <w:rPr>
            <w:rFonts w:asciiTheme="minorHAnsi" w:eastAsiaTheme="minorEastAsia" w:hAnsiTheme="minorHAnsi" w:cstheme="minorBidi"/>
            <w:b w:val="0"/>
            <w:noProof/>
            <w:sz w:val="22"/>
            <w:szCs w:val="22"/>
            <w:lang w:eastAsia="tr-TR"/>
          </w:rPr>
          <w:tab/>
        </w:r>
        <w:r w:rsidRPr="00DB2D6A" w:rsidDel="00DB2D6A">
          <w:rPr>
            <w:rPrChange w:id="563" w:author="EMRAH COLAK" w:date="2015-07-29T15:17:00Z">
              <w:rPr>
                <w:rStyle w:val="Kpr"/>
                <w:b w:val="0"/>
                <w:noProof/>
              </w:rPr>
            </w:rPrChange>
          </w:rPr>
          <w:delText>İnce İstemcilerde Kullanıcı Yük Artırımı ve Azaltımı Yapmak</w:delText>
        </w:r>
        <w:r w:rsidDel="00DB2D6A">
          <w:rPr>
            <w:noProof/>
            <w:webHidden/>
          </w:rPr>
          <w:tab/>
          <w:delText>47</w:delText>
        </w:r>
      </w:del>
    </w:p>
    <w:p w14:paraId="6C6BD801" w14:textId="77777777" w:rsidR="008A5100" w:rsidDel="00DB2D6A" w:rsidRDefault="008A5100">
      <w:pPr>
        <w:pStyle w:val="T2"/>
        <w:rPr>
          <w:del w:id="564" w:author="EMRAH COLAK" w:date="2015-07-29T15:17:00Z"/>
          <w:rFonts w:asciiTheme="minorHAnsi" w:eastAsiaTheme="minorEastAsia" w:hAnsiTheme="minorHAnsi" w:cstheme="minorBidi"/>
          <w:b w:val="0"/>
          <w:iCs w:val="0"/>
          <w:noProof/>
          <w:sz w:val="22"/>
          <w:szCs w:val="22"/>
          <w:lang w:eastAsia="tr-TR"/>
        </w:rPr>
      </w:pPr>
      <w:del w:id="565" w:author="EMRAH COLAK" w:date="2015-07-29T15:17:00Z">
        <w:r w:rsidRPr="00DB2D6A" w:rsidDel="00DB2D6A">
          <w:rPr>
            <w:rPrChange w:id="566" w:author="EMRAH COLAK" w:date="2015-07-29T15:17:00Z">
              <w:rPr>
                <w:rStyle w:val="Kpr"/>
                <w:b w:val="0"/>
                <w:iCs w:val="0"/>
                <w:noProof/>
              </w:rPr>
            </w:rPrChange>
          </w:rPr>
          <w:delText>3.2</w:delText>
        </w:r>
        <w:r w:rsidDel="00DB2D6A">
          <w:rPr>
            <w:rFonts w:asciiTheme="minorHAnsi" w:eastAsiaTheme="minorEastAsia" w:hAnsiTheme="minorHAnsi" w:cstheme="minorBidi"/>
            <w:b w:val="0"/>
            <w:iCs w:val="0"/>
            <w:noProof/>
            <w:sz w:val="22"/>
            <w:szCs w:val="22"/>
            <w:lang w:eastAsia="tr-TR"/>
          </w:rPr>
          <w:tab/>
        </w:r>
        <w:r w:rsidRPr="00DB2D6A" w:rsidDel="00DB2D6A">
          <w:rPr>
            <w:rPrChange w:id="567" w:author="EMRAH COLAK" w:date="2015-07-29T15:17:00Z">
              <w:rPr>
                <w:rStyle w:val="Kpr"/>
                <w:b w:val="0"/>
                <w:iCs w:val="0"/>
                <w:noProof/>
              </w:rPr>
            </w:rPrChange>
          </w:rPr>
          <w:delText>İnce İstemci Kullanılarak Haberleşme</w:delText>
        </w:r>
        <w:r w:rsidDel="00DB2D6A">
          <w:rPr>
            <w:noProof/>
            <w:webHidden/>
          </w:rPr>
          <w:tab/>
          <w:delText>48</w:delText>
        </w:r>
      </w:del>
    </w:p>
    <w:p w14:paraId="004A8099" w14:textId="77777777" w:rsidR="008A5100" w:rsidDel="00DB2D6A" w:rsidRDefault="008A5100">
      <w:pPr>
        <w:pStyle w:val="T2"/>
        <w:rPr>
          <w:del w:id="568" w:author="EMRAH COLAK" w:date="2015-07-29T15:17:00Z"/>
          <w:rFonts w:asciiTheme="minorHAnsi" w:eastAsiaTheme="minorEastAsia" w:hAnsiTheme="minorHAnsi" w:cstheme="minorBidi"/>
          <w:b w:val="0"/>
          <w:iCs w:val="0"/>
          <w:noProof/>
          <w:sz w:val="22"/>
          <w:szCs w:val="22"/>
          <w:lang w:eastAsia="tr-TR"/>
        </w:rPr>
      </w:pPr>
      <w:del w:id="569" w:author="EMRAH COLAK" w:date="2015-07-29T15:17:00Z">
        <w:r w:rsidRPr="00DB2D6A" w:rsidDel="00DB2D6A">
          <w:rPr>
            <w:rPrChange w:id="570" w:author="EMRAH COLAK" w:date="2015-07-29T15:17:00Z">
              <w:rPr>
                <w:rStyle w:val="Kpr"/>
                <w:b w:val="0"/>
                <w:iCs w:val="0"/>
                <w:noProof/>
              </w:rPr>
            </w:rPrChange>
          </w:rPr>
          <w:delText>3.3</w:delText>
        </w:r>
        <w:r w:rsidDel="00DB2D6A">
          <w:rPr>
            <w:rFonts w:asciiTheme="minorHAnsi" w:eastAsiaTheme="minorEastAsia" w:hAnsiTheme="minorHAnsi" w:cstheme="minorBidi"/>
            <w:b w:val="0"/>
            <w:iCs w:val="0"/>
            <w:noProof/>
            <w:sz w:val="22"/>
            <w:szCs w:val="22"/>
            <w:lang w:eastAsia="tr-TR"/>
          </w:rPr>
          <w:tab/>
        </w:r>
        <w:r w:rsidRPr="00DB2D6A" w:rsidDel="00DB2D6A">
          <w:rPr>
            <w:rPrChange w:id="571" w:author="EMRAH COLAK" w:date="2015-07-29T15:17:00Z">
              <w:rPr>
                <w:rStyle w:val="Kpr"/>
                <w:b w:val="0"/>
                <w:iCs w:val="0"/>
                <w:noProof/>
              </w:rPr>
            </w:rPrChange>
          </w:rPr>
          <w:delText>İnce İstemci Kullanılarak Yedekleme</w:delText>
        </w:r>
        <w:r w:rsidDel="00DB2D6A">
          <w:rPr>
            <w:noProof/>
            <w:webHidden/>
          </w:rPr>
          <w:tab/>
          <w:delText>50</w:delText>
        </w:r>
      </w:del>
    </w:p>
    <w:p w14:paraId="45342627" w14:textId="77777777" w:rsidR="00DB4B2C" w:rsidRPr="00DB4B2C" w:rsidDel="00DB2D6A" w:rsidRDefault="008A5100" w:rsidP="00DB4B2C">
      <w:pPr>
        <w:pStyle w:val="T2"/>
        <w:rPr>
          <w:del w:id="572" w:author="EMRAH COLAK" w:date="2015-07-29T15:17:00Z"/>
          <w:noProof/>
        </w:rPr>
      </w:pPr>
      <w:del w:id="573" w:author="EMRAH COLAK" w:date="2015-07-29T15:17:00Z">
        <w:r w:rsidRPr="00DB2D6A" w:rsidDel="00DB2D6A">
          <w:rPr>
            <w:rPrChange w:id="574" w:author="EMRAH COLAK" w:date="2015-07-29T15:17:00Z">
              <w:rPr>
                <w:rStyle w:val="Kpr"/>
                <w:b w:val="0"/>
                <w:iCs w:val="0"/>
                <w:noProof/>
              </w:rPr>
            </w:rPrChange>
          </w:rPr>
          <w:delText>3.4</w:delText>
        </w:r>
        <w:r w:rsidDel="00DB2D6A">
          <w:rPr>
            <w:rFonts w:asciiTheme="minorHAnsi" w:eastAsiaTheme="minorEastAsia" w:hAnsiTheme="minorHAnsi" w:cstheme="minorBidi"/>
            <w:b w:val="0"/>
            <w:iCs w:val="0"/>
            <w:noProof/>
            <w:sz w:val="22"/>
            <w:szCs w:val="22"/>
            <w:lang w:eastAsia="tr-TR"/>
          </w:rPr>
          <w:tab/>
        </w:r>
        <w:r w:rsidRPr="00DB2D6A" w:rsidDel="00DB2D6A">
          <w:rPr>
            <w:rPrChange w:id="575" w:author="EMRAH COLAK" w:date="2015-07-29T15:17:00Z">
              <w:rPr>
                <w:rStyle w:val="Kpr"/>
                <w:b w:val="0"/>
                <w:iCs w:val="0"/>
                <w:noProof/>
              </w:rPr>
            </w:rPrChange>
          </w:rPr>
          <w:delText>İnce İstemci Kullanılarak Yönetim</w:delText>
        </w:r>
        <w:r w:rsidDel="00DB2D6A">
          <w:rPr>
            <w:noProof/>
            <w:webHidden/>
          </w:rPr>
          <w:tab/>
          <w:delText>51</w:delText>
        </w:r>
      </w:del>
    </w:p>
    <w:p w14:paraId="7CA88553" w14:textId="77777777" w:rsidR="00DB4B2C" w:rsidRPr="00DB4B2C" w:rsidDel="00DB2D6A" w:rsidRDefault="00DB4B2C" w:rsidP="00DB4B2C">
      <w:pPr>
        <w:pStyle w:val="T1"/>
        <w:spacing w:before="120"/>
        <w:rPr>
          <w:del w:id="576" w:author="EMRAH COLAK" w:date="2015-07-29T15:17:00Z"/>
          <w:rFonts w:asciiTheme="minorHAnsi" w:hAnsiTheme="minorHAnsi" w:cstheme="minorBidi"/>
          <w:b w:val="0"/>
          <w:bCs w:val="0"/>
          <w:sz w:val="22"/>
          <w:szCs w:val="22"/>
        </w:rPr>
      </w:pPr>
      <w:del w:id="577" w:author="EMRAH COLAK" w:date="2015-07-29T15:17:00Z">
        <w:r w:rsidRPr="00DB2D6A" w:rsidDel="00DB2D6A">
          <w:rPr>
            <w:rPrChange w:id="578" w:author="EMRAH COLAK" w:date="2015-07-29T15:17:00Z">
              <w:rPr>
                <w:rStyle w:val="Kpr"/>
                <w:b w:val="0"/>
                <w:bCs w:val="0"/>
              </w:rPr>
            </w:rPrChange>
          </w:rPr>
          <w:delText>SONUÇ VE ÖNERİLER</w:delText>
        </w:r>
        <w:r w:rsidDel="00DB2D6A">
          <w:rPr>
            <w:webHidden/>
          </w:rPr>
          <w:tab/>
          <w:delText>167</w:delText>
        </w:r>
      </w:del>
    </w:p>
    <w:p w14:paraId="680FC39A" w14:textId="77777777" w:rsidR="008A5100" w:rsidDel="00DB2D6A" w:rsidRDefault="008A5100">
      <w:pPr>
        <w:pStyle w:val="T1"/>
        <w:rPr>
          <w:del w:id="579" w:author="EMRAH COLAK" w:date="2015-07-29T15:17:00Z"/>
          <w:rFonts w:asciiTheme="minorHAnsi" w:eastAsiaTheme="minorEastAsia" w:hAnsiTheme="minorHAnsi" w:cstheme="minorBidi"/>
          <w:b w:val="0"/>
          <w:bCs w:val="0"/>
          <w:sz w:val="22"/>
          <w:szCs w:val="22"/>
        </w:rPr>
      </w:pPr>
      <w:del w:id="580" w:author="EMRAH COLAK" w:date="2015-07-29T15:17:00Z">
        <w:r w:rsidRPr="00DB2D6A" w:rsidDel="00DB2D6A">
          <w:rPr>
            <w:rPrChange w:id="581" w:author="EMRAH COLAK" w:date="2015-07-29T15:17:00Z">
              <w:rPr>
                <w:rStyle w:val="Kpr"/>
                <w:b w:val="0"/>
                <w:bCs w:val="0"/>
              </w:rPr>
            </w:rPrChange>
          </w:rPr>
          <w:delText>KAYNAKÇA</w:delText>
        </w:r>
        <w:r w:rsidDel="00DB2D6A">
          <w:rPr>
            <w:webHidden/>
          </w:rPr>
          <w:tab/>
          <w:delText>54</w:delText>
        </w:r>
      </w:del>
    </w:p>
    <w:p w14:paraId="3FCFCDED" w14:textId="12191CC0" w:rsidR="006B4FBB" w:rsidRPr="006B4FBB" w:rsidDel="00DB2D6A" w:rsidRDefault="006B4FBB" w:rsidP="000F7C00">
      <w:pPr>
        <w:pStyle w:val="Balk1"/>
        <w:rPr>
          <w:del w:id="582" w:author="EMRAH COLAK" w:date="2015-07-29T15:18:00Z"/>
          <w:rFonts w:eastAsia="Calibri"/>
        </w:rPr>
      </w:pPr>
      <w:r w:rsidRPr="006B4FBB">
        <w:rPr>
          <w:b w:val="0"/>
        </w:rPr>
        <w:fldChar w:fldCharType="end"/>
      </w:r>
    </w:p>
    <w:p w14:paraId="221BD4EA" w14:textId="03EC8FC7" w:rsidR="006B4FBB" w:rsidDel="00E04D27" w:rsidRDefault="006B4FBB" w:rsidP="000F7C00">
      <w:pPr>
        <w:pStyle w:val="Balk1"/>
        <w:rPr>
          <w:del w:id="583" w:author="EMRAH COLAK" w:date="2015-07-29T15:33:00Z"/>
          <w:rFonts w:eastAsia="Calibri"/>
        </w:rPr>
      </w:pPr>
    </w:p>
    <w:p w14:paraId="20C3EA5A" w14:textId="25546DD5" w:rsidR="00BD2658" w:rsidRPr="006B4FBB" w:rsidDel="00E04D27" w:rsidRDefault="00BD2658" w:rsidP="000F7C00">
      <w:pPr>
        <w:pStyle w:val="Balk1"/>
        <w:rPr>
          <w:del w:id="584" w:author="EMRAH COLAK" w:date="2015-07-29T15:33:00Z"/>
          <w:rFonts w:eastAsia="Calibri"/>
        </w:rPr>
      </w:pPr>
    </w:p>
    <w:p w14:paraId="17025444" w14:textId="621684AC" w:rsidR="006B4FBB" w:rsidDel="00C65D2D" w:rsidRDefault="006B4FBB" w:rsidP="006B4FBB">
      <w:pPr>
        <w:rPr>
          <w:del w:id="585" w:author="EMRAH COLAK" w:date="2015-07-30T15:15:00Z"/>
        </w:rPr>
      </w:pPr>
    </w:p>
    <w:p w14:paraId="4F6778D0" w14:textId="77777777" w:rsidR="006B4FBB" w:rsidRDefault="006B4FBB">
      <w:pPr>
        <w:pStyle w:val="ekillerTablosu"/>
        <w:rPr>
          <w:ins w:id="586" w:author="EMRAH COLAK" w:date="2015-07-30T15:15:00Z"/>
        </w:rPr>
      </w:pPr>
    </w:p>
    <w:p w14:paraId="14EC9740" w14:textId="77777777" w:rsidR="00C65D2D" w:rsidRPr="00335410" w:rsidRDefault="00C65D2D">
      <w:pPr>
        <w:pPrChange w:id="587" w:author="EMRAH COLAK" w:date="2015-07-30T15:15:00Z">
          <w:pPr>
            <w:pStyle w:val="ekillerTablosu"/>
          </w:pPr>
        </w:pPrChange>
      </w:pPr>
    </w:p>
    <w:p w14:paraId="4F92A1AC" w14:textId="77777777" w:rsidR="00DF12CA" w:rsidRPr="00DF12CA" w:rsidRDefault="006B4FBB">
      <w:pPr>
        <w:pStyle w:val="Balk1"/>
      </w:pPr>
      <w:bookmarkStart w:id="588" w:name="_Toc425946740"/>
      <w:r>
        <w:lastRenderedPageBreak/>
        <w:t>ŞEKİLLER LİSTESİ</w:t>
      </w:r>
      <w:bookmarkEnd w:id="588"/>
    </w:p>
    <w:p w14:paraId="475122B8" w14:textId="4682B995" w:rsidR="006B4FBB" w:rsidRPr="00DF12CA" w:rsidRDefault="006B4FBB">
      <w:pPr>
        <w:pStyle w:val="ekillerTablosu"/>
        <w:rPr>
          <w:rStyle w:val="Kpr"/>
          <w:b/>
          <w:noProof/>
          <w:webHidden/>
          <w:szCs w:val="32"/>
        </w:rPr>
      </w:pPr>
      <w:r>
        <w:fldChar w:fldCharType="begin"/>
      </w:r>
      <w:r w:rsidRPr="00DF12CA">
        <w:instrText xml:space="preserve"> TOC \h \z \c "Şekil" </w:instrText>
      </w:r>
      <w:r>
        <w:fldChar w:fldCharType="separate"/>
      </w:r>
      <w:r w:rsidR="00DF12CA" w:rsidRPr="00DF12CA">
        <w:rPr>
          <w:noProof/>
        </w:rPr>
        <w:fldChar w:fldCharType="begin"/>
      </w:r>
      <w:r w:rsidR="00C236CF">
        <w:rPr>
          <w:noProof/>
        </w:rPr>
        <w:instrText>HYPERLINK  \l "şekil101"</w:instrText>
      </w:r>
      <w:r w:rsidR="00DF12CA" w:rsidRPr="00DF12CA">
        <w:rPr>
          <w:noProof/>
        </w:rPr>
        <w:fldChar w:fldCharType="separate"/>
      </w:r>
      <w:r w:rsidR="003C7AA1" w:rsidRPr="00DF12CA">
        <w:rPr>
          <w:rStyle w:val="Kpr"/>
          <w:b/>
          <w:noProof/>
        </w:rPr>
        <w:t xml:space="preserve">Şekil </w:t>
      </w:r>
      <w:del w:id="589" w:author="EMRAH COLAK" w:date="2015-07-29T16:47:00Z">
        <w:r w:rsidR="003C7AA1" w:rsidRPr="00DF12CA" w:rsidDel="00662B29">
          <w:rPr>
            <w:rStyle w:val="Kpr"/>
            <w:b/>
            <w:noProof/>
          </w:rPr>
          <w:delText>1</w:delText>
        </w:r>
        <w:r w:rsidR="003C7AA1" w:rsidRPr="00DF12CA" w:rsidDel="00662B29">
          <w:rPr>
            <w:rStyle w:val="Kpr"/>
            <w:b/>
            <w:noProof/>
          </w:rPr>
          <w:noBreakHyphen/>
        </w:r>
        <w:r w:rsidR="00DF12CA" w:rsidDel="00662B29">
          <w:rPr>
            <w:rStyle w:val="Kpr"/>
            <w:b/>
            <w:noProof/>
          </w:rPr>
          <w:delText>1</w:delText>
        </w:r>
        <w:r w:rsidRPr="00DF12CA" w:rsidDel="00662B29">
          <w:rPr>
            <w:rStyle w:val="Kpr"/>
            <w:b/>
            <w:noProof/>
          </w:rPr>
          <w:delText xml:space="preserve"> </w:delText>
        </w:r>
      </w:del>
      <w:ins w:id="590" w:author="EMRAH COLAK" w:date="2015-07-29T16:47:00Z">
        <w:r w:rsidR="00662B29">
          <w:rPr>
            <w:rStyle w:val="Kpr"/>
            <w:b/>
            <w:noProof/>
          </w:rPr>
          <w:t>1</w:t>
        </w:r>
      </w:ins>
      <w:ins w:id="591" w:author="EMRAH COLAK" w:date="2015-07-30T15:26:00Z">
        <w:r w:rsidR="002C59B9">
          <w:rPr>
            <w:rStyle w:val="Kpr"/>
            <w:b/>
            <w:noProof/>
          </w:rPr>
          <w:t>:</w:t>
        </w:r>
      </w:ins>
      <w:ins w:id="592" w:author="EMRAH COLAK" w:date="2015-07-29T16:47:00Z">
        <w:r w:rsidR="00662B29">
          <w:rPr>
            <w:rStyle w:val="Kpr"/>
            <w:b/>
            <w:noProof/>
          </w:rPr>
          <w:t xml:space="preserve"> </w:t>
        </w:r>
      </w:ins>
      <w:r w:rsidRPr="00DF12CA">
        <w:rPr>
          <w:rStyle w:val="Kpr"/>
          <w:b/>
          <w:noProof/>
        </w:rPr>
        <w:t>Ağ Mimarisi</w:t>
      </w:r>
      <w:r w:rsidR="00DF12CA">
        <w:rPr>
          <w:rStyle w:val="Kpr"/>
          <w:b/>
          <w:noProof/>
        </w:rPr>
        <w:t xml:space="preserve"> Örneği</w:t>
      </w:r>
      <w:r w:rsidRPr="00DF12CA">
        <w:rPr>
          <w:rStyle w:val="Kpr"/>
          <w:b/>
          <w:noProof/>
          <w:webHidden/>
        </w:rPr>
        <w:tab/>
      </w:r>
      <w:r w:rsidR="00EC6ED8">
        <w:rPr>
          <w:rStyle w:val="Kpr"/>
          <w:b/>
          <w:noProof/>
          <w:webHidden/>
        </w:rPr>
        <w:t>4</w:t>
      </w:r>
    </w:p>
    <w:p w14:paraId="0EADC184" w14:textId="2016709B" w:rsidR="00DF12CA" w:rsidRPr="00C236CF" w:rsidRDefault="00DF12CA">
      <w:pPr>
        <w:pStyle w:val="ekillerTablosu"/>
        <w:rPr>
          <w:rStyle w:val="Kpr"/>
          <w:b/>
          <w:noProof/>
        </w:rPr>
      </w:pPr>
      <w:r w:rsidRPr="00DF12CA">
        <w:rPr>
          <w:noProof/>
        </w:rPr>
        <w:fldChar w:fldCharType="end"/>
      </w:r>
      <w:r w:rsidR="00C236CF">
        <w:rPr>
          <w:noProof/>
        </w:rPr>
        <w:fldChar w:fldCharType="begin"/>
      </w:r>
      <w:r w:rsidR="00C236CF">
        <w:rPr>
          <w:noProof/>
        </w:rPr>
        <w:instrText xml:space="preserve"> HYPERLINK  \l "şekil102" </w:instrText>
      </w:r>
      <w:r w:rsidR="00C236CF">
        <w:rPr>
          <w:noProof/>
        </w:rPr>
        <w:fldChar w:fldCharType="separate"/>
      </w:r>
      <w:r w:rsidRPr="00C236CF">
        <w:rPr>
          <w:rStyle w:val="Kpr"/>
          <w:b/>
          <w:noProof/>
        </w:rPr>
        <w:t xml:space="preserve">Şekil </w:t>
      </w:r>
      <w:del w:id="593" w:author="EMRAH COLAK" w:date="2015-07-29T16:47:00Z">
        <w:r w:rsidRPr="00C236CF" w:rsidDel="00662B29">
          <w:rPr>
            <w:rStyle w:val="Kpr"/>
            <w:b/>
            <w:noProof/>
          </w:rPr>
          <w:delText>1</w:delText>
        </w:r>
        <w:r w:rsidRPr="00C236CF" w:rsidDel="00662B29">
          <w:rPr>
            <w:rStyle w:val="Kpr"/>
            <w:b/>
            <w:noProof/>
          </w:rPr>
          <w:noBreakHyphen/>
          <w:delText>2</w:delText>
        </w:r>
      </w:del>
      <w:ins w:id="594" w:author="EMRAH COLAK" w:date="2015-07-29T16:47:00Z">
        <w:r w:rsidR="00662B29">
          <w:rPr>
            <w:rStyle w:val="Kpr"/>
            <w:b/>
            <w:noProof/>
          </w:rPr>
          <w:t>2</w:t>
        </w:r>
      </w:ins>
      <w:ins w:id="595" w:author="EMRAH COLAK" w:date="2015-07-30T15:27:00Z">
        <w:r w:rsidR="002C59B9">
          <w:rPr>
            <w:rStyle w:val="Kpr"/>
            <w:b/>
            <w:noProof/>
          </w:rPr>
          <w:t>:</w:t>
        </w:r>
      </w:ins>
      <w:r w:rsidRPr="00C236CF">
        <w:rPr>
          <w:rStyle w:val="Kpr"/>
          <w:b/>
          <w:noProof/>
        </w:rPr>
        <w:t xml:space="preserve"> Merkez Teşkilatı Bilgi Sistem Ağ Mimarisi</w:t>
      </w:r>
      <w:r w:rsidRPr="00C236CF">
        <w:rPr>
          <w:rStyle w:val="Kpr"/>
          <w:b/>
          <w:noProof/>
          <w:webHidden/>
        </w:rPr>
        <w:tab/>
      </w:r>
      <w:r w:rsidRPr="00C236CF">
        <w:rPr>
          <w:rStyle w:val="Kpr"/>
          <w:b/>
          <w:noProof/>
          <w:webHidden/>
        </w:rPr>
        <w:fldChar w:fldCharType="begin"/>
      </w:r>
      <w:r w:rsidRPr="00C236CF">
        <w:rPr>
          <w:rStyle w:val="Kpr"/>
          <w:b/>
          <w:noProof/>
          <w:webHidden/>
        </w:rPr>
        <w:instrText xml:space="preserve"> PAGEREF _Toc406185869 \h </w:instrText>
      </w:r>
      <w:r w:rsidRPr="00C236CF">
        <w:rPr>
          <w:rStyle w:val="Kpr"/>
          <w:b/>
          <w:noProof/>
          <w:webHidden/>
        </w:rPr>
      </w:r>
      <w:r w:rsidRPr="00C236CF">
        <w:rPr>
          <w:rStyle w:val="Kpr"/>
          <w:b/>
          <w:noProof/>
          <w:webHidden/>
        </w:rPr>
        <w:fldChar w:fldCharType="separate"/>
      </w:r>
      <w:r w:rsidRPr="00C236CF">
        <w:rPr>
          <w:rStyle w:val="Kpr"/>
          <w:b/>
          <w:noProof/>
          <w:webHidden/>
        </w:rPr>
        <w:t>5</w:t>
      </w:r>
      <w:r w:rsidRPr="00C236CF">
        <w:rPr>
          <w:rStyle w:val="Kpr"/>
          <w:b/>
          <w:noProof/>
          <w:webHidden/>
        </w:rPr>
        <w:fldChar w:fldCharType="end"/>
      </w:r>
    </w:p>
    <w:p w14:paraId="3AE5A22C" w14:textId="17EABE3B" w:rsidR="006B4FBB" w:rsidRPr="00C236CF" w:rsidRDefault="00C236CF">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"şekil103" </w:instrText>
      </w:r>
      <w:r>
        <w:rPr>
          <w:noProof/>
        </w:rPr>
        <w:fldChar w:fldCharType="separate"/>
      </w:r>
      <w:r w:rsidR="003C7AA1" w:rsidRPr="00C236CF">
        <w:rPr>
          <w:rStyle w:val="Kpr"/>
          <w:b/>
          <w:noProof/>
        </w:rPr>
        <w:t xml:space="preserve">Şekil </w:t>
      </w:r>
      <w:del w:id="596" w:author="EMRAH COLAK" w:date="2015-07-29T16:47:00Z">
        <w:r w:rsidR="003C7AA1" w:rsidRPr="00C236CF" w:rsidDel="00662B29">
          <w:rPr>
            <w:rStyle w:val="Kpr"/>
            <w:b/>
            <w:noProof/>
          </w:rPr>
          <w:delText>1</w:delText>
        </w:r>
        <w:r w:rsidR="003C7AA1" w:rsidRPr="00C236CF" w:rsidDel="00662B29">
          <w:rPr>
            <w:rStyle w:val="Kpr"/>
            <w:b/>
            <w:noProof/>
          </w:rPr>
          <w:noBreakHyphen/>
          <w:delText>3</w:delText>
        </w:r>
      </w:del>
      <w:ins w:id="597" w:author="EMRAH COLAK" w:date="2015-07-29T16:47:00Z">
        <w:r w:rsidR="00662B29">
          <w:rPr>
            <w:rStyle w:val="Kpr"/>
            <w:b/>
            <w:noProof/>
          </w:rPr>
          <w:t>3</w:t>
        </w:r>
      </w:ins>
      <w:ins w:id="598" w:author="EMRAH COLAK" w:date="2015-07-30T15:27:00Z">
        <w:r w:rsidR="002C59B9">
          <w:rPr>
            <w:rStyle w:val="Kpr"/>
            <w:b/>
            <w:noProof/>
          </w:rPr>
          <w:t>:</w:t>
        </w:r>
      </w:ins>
      <w:r w:rsidR="006B4FBB" w:rsidRPr="00C236CF">
        <w:rPr>
          <w:rStyle w:val="Kpr"/>
          <w:b/>
          <w:noProof/>
        </w:rPr>
        <w:t xml:space="preserve"> Sosyal Güvenlik Kurumu Ağı Mimarisinin Mantıksal Bölgeleri</w:t>
      </w:r>
      <w:r w:rsidR="006B4FBB" w:rsidRPr="00C236CF">
        <w:rPr>
          <w:rStyle w:val="Kpr"/>
          <w:b/>
          <w:noProof/>
          <w:webHidden/>
        </w:rPr>
        <w:tab/>
      </w:r>
      <w:del w:id="599" w:author="EMRAH COLAK" w:date="2015-07-30T15:08:00Z">
        <w:r w:rsidR="006B4FBB" w:rsidRPr="00C236CF" w:rsidDel="007241AB">
          <w:rPr>
            <w:rStyle w:val="Kpr"/>
            <w:b/>
            <w:noProof/>
            <w:webHidden/>
          </w:rPr>
          <w:fldChar w:fldCharType="begin"/>
        </w:r>
        <w:r w:rsidR="006B4FBB" w:rsidRPr="00C236CF" w:rsidDel="007241AB">
          <w:rPr>
            <w:rStyle w:val="Kpr"/>
            <w:b/>
            <w:noProof/>
            <w:webHidden/>
          </w:rPr>
          <w:delInstrText xml:space="preserve"> PAGEREF _Toc406185870 \h </w:delInstrText>
        </w:r>
        <w:r w:rsidR="006B4FBB" w:rsidRPr="00C236CF" w:rsidDel="007241AB">
          <w:rPr>
            <w:rStyle w:val="Kpr"/>
            <w:b/>
            <w:noProof/>
            <w:webHidden/>
          </w:rPr>
        </w:r>
        <w:r w:rsidR="006B4FBB" w:rsidRPr="00C236CF" w:rsidDel="007241AB">
          <w:rPr>
            <w:rStyle w:val="Kpr"/>
            <w:b/>
            <w:noProof/>
            <w:webHidden/>
          </w:rPr>
          <w:fldChar w:fldCharType="separate"/>
        </w:r>
        <w:r w:rsidR="00657E26" w:rsidRPr="00C236CF" w:rsidDel="007241AB">
          <w:rPr>
            <w:rStyle w:val="Kpr"/>
            <w:b/>
            <w:noProof/>
            <w:webHidden/>
          </w:rPr>
          <w:delText>5</w:delText>
        </w:r>
        <w:r w:rsidR="006B4FBB" w:rsidRPr="00C236CF" w:rsidDel="007241AB">
          <w:rPr>
            <w:rStyle w:val="Kpr"/>
            <w:b/>
            <w:noProof/>
            <w:webHidden/>
          </w:rPr>
          <w:fldChar w:fldCharType="end"/>
        </w:r>
      </w:del>
      <w:ins w:id="600" w:author="EMRAH COLAK" w:date="2015-07-30T15:08:00Z">
        <w:r w:rsidR="007241AB">
          <w:rPr>
            <w:rStyle w:val="Kpr"/>
            <w:b/>
            <w:noProof/>
            <w:webHidden/>
          </w:rPr>
          <w:t>6</w:t>
        </w:r>
      </w:ins>
    </w:p>
    <w:p w14:paraId="168B34D3" w14:textId="2390A1B2" w:rsidR="006B4FBB" w:rsidRDefault="00C236CF">
      <w:pPr>
        <w:pStyle w:val="ekillerTablosu"/>
        <w:rPr>
          <w:noProof/>
        </w:rPr>
      </w:pPr>
      <w:r>
        <w:rPr>
          <w:noProof/>
        </w:rPr>
        <w:fldChar w:fldCharType="end"/>
      </w:r>
      <w:r w:rsidR="008B516E">
        <w:fldChar w:fldCharType="begin"/>
      </w:r>
      <w:r w:rsidR="008B516E">
        <w:instrText xml:space="preserve"> HYPERLINK \l "şekil104" </w:instrText>
      </w:r>
      <w:r w:rsidR="008B516E">
        <w:fldChar w:fldCharType="separate"/>
      </w:r>
      <w:r w:rsidR="003C7AA1" w:rsidRPr="00DF12CA">
        <w:rPr>
          <w:rStyle w:val="Kpr"/>
          <w:b/>
          <w:noProof/>
        </w:rPr>
        <w:t xml:space="preserve">Şekil </w:t>
      </w:r>
      <w:del w:id="601" w:author="EMRAH COLAK" w:date="2015-07-29T16:47:00Z">
        <w:r w:rsidR="003C7AA1" w:rsidRPr="00DF12CA" w:rsidDel="00662B29">
          <w:rPr>
            <w:rStyle w:val="Kpr"/>
            <w:b/>
            <w:noProof/>
          </w:rPr>
          <w:delText>1</w:delText>
        </w:r>
        <w:r w:rsidR="003C7AA1" w:rsidRPr="00DF12CA" w:rsidDel="00662B29">
          <w:rPr>
            <w:rStyle w:val="Kpr"/>
            <w:b/>
            <w:noProof/>
          </w:rPr>
          <w:noBreakHyphen/>
          <w:delText>4</w:delText>
        </w:r>
      </w:del>
      <w:ins w:id="602" w:author="EMRAH COLAK" w:date="2015-07-29T16:47:00Z">
        <w:r w:rsidR="00662B29">
          <w:rPr>
            <w:rStyle w:val="Kpr"/>
            <w:b/>
            <w:noProof/>
          </w:rPr>
          <w:t>4</w:t>
        </w:r>
      </w:ins>
      <w:ins w:id="603" w:author="EMRAH COLAK" w:date="2015-07-30T15:27:00Z">
        <w:r w:rsidR="002C59B9">
          <w:rPr>
            <w:rStyle w:val="Kpr"/>
            <w:b/>
            <w:noProof/>
          </w:rPr>
          <w:t>:</w:t>
        </w:r>
      </w:ins>
      <w:r w:rsidR="006B4FBB" w:rsidRPr="00DF12CA">
        <w:rPr>
          <w:rStyle w:val="Kpr"/>
          <w:b/>
          <w:noProof/>
        </w:rPr>
        <w:t xml:space="preserve"> Mamak ve Kızılay Veri Merkezleri T</w:t>
      </w:r>
      <w:r w:rsidR="006B4FBB" w:rsidRPr="007241AB">
        <w:rPr>
          <w:rStyle w:val="Kpr"/>
          <w:b/>
          <w:noProof/>
        </w:rPr>
        <w:t>opolojisi</w:t>
      </w:r>
      <w:r w:rsidR="006B4FBB" w:rsidRPr="007241AB">
        <w:rPr>
          <w:b/>
          <w:noProof/>
          <w:webHidden/>
          <w:rPrChange w:id="604" w:author="EMRAH COLAK" w:date="2015-07-30T15:07:00Z">
            <w:rPr>
              <w:noProof/>
              <w:webHidden/>
            </w:rPr>
          </w:rPrChange>
        </w:rPr>
        <w:tab/>
      </w:r>
      <w:r w:rsidR="00CE1AFE" w:rsidRPr="007241AB">
        <w:rPr>
          <w:b/>
          <w:noProof/>
          <w:webHidden/>
          <w:rPrChange w:id="605" w:author="EMRAH COLAK" w:date="2015-07-30T15:07:00Z">
            <w:rPr>
              <w:noProof/>
              <w:webHidden/>
            </w:rPr>
          </w:rPrChange>
        </w:rPr>
        <w:t>10</w:t>
      </w:r>
      <w:r w:rsidR="008B516E">
        <w:rPr>
          <w:noProof/>
        </w:rPr>
        <w:fldChar w:fldCharType="end"/>
      </w:r>
    </w:p>
    <w:p w14:paraId="75763706" w14:textId="7E97EF58" w:rsidR="001D651A" w:rsidRPr="00C236CF" w:rsidRDefault="00C236CF">
      <w:pPr>
        <w:pStyle w:val="ekillerTablosu"/>
        <w:rPr>
          <w:rStyle w:val="Kpr"/>
          <w:b/>
          <w:noProof/>
        </w:rPr>
      </w:pPr>
      <w:r>
        <w:rPr>
          <w:noProof/>
        </w:rPr>
        <w:fldChar w:fldCharType="begin"/>
      </w:r>
      <w:r>
        <w:rPr>
          <w:noProof/>
        </w:rPr>
        <w:instrText xml:space="preserve"> HYPERLINK  \l "şekil105" </w:instrText>
      </w:r>
      <w:r>
        <w:rPr>
          <w:noProof/>
        </w:rPr>
        <w:fldChar w:fldCharType="separate"/>
      </w:r>
      <w:r w:rsidR="001D651A" w:rsidRPr="00C236CF">
        <w:rPr>
          <w:rStyle w:val="Kpr"/>
          <w:b/>
          <w:noProof/>
        </w:rPr>
        <w:t xml:space="preserve">Şekil </w:t>
      </w:r>
      <w:del w:id="606" w:author="EMRAH COLAK" w:date="2015-07-29T16:47:00Z">
        <w:r w:rsidR="001D651A" w:rsidRPr="00C236CF" w:rsidDel="00662B29">
          <w:rPr>
            <w:rStyle w:val="Kpr"/>
            <w:b/>
            <w:noProof/>
          </w:rPr>
          <w:delText>1</w:delText>
        </w:r>
        <w:r w:rsidR="001D651A" w:rsidRPr="00C236CF" w:rsidDel="00662B29">
          <w:rPr>
            <w:rStyle w:val="Kpr"/>
            <w:b/>
            <w:noProof/>
          </w:rPr>
          <w:noBreakHyphen/>
          <w:delText>5</w:delText>
        </w:r>
      </w:del>
      <w:ins w:id="607" w:author="EMRAH COLAK" w:date="2015-07-29T16:47:00Z">
        <w:r w:rsidR="00662B29">
          <w:rPr>
            <w:rStyle w:val="Kpr"/>
            <w:b/>
            <w:noProof/>
          </w:rPr>
          <w:t>5</w:t>
        </w:r>
      </w:ins>
      <w:ins w:id="608" w:author="EMRAH COLAK" w:date="2015-07-30T15:27:00Z">
        <w:r w:rsidR="002C59B9">
          <w:rPr>
            <w:rStyle w:val="Kpr"/>
            <w:b/>
            <w:noProof/>
          </w:rPr>
          <w:t>:</w:t>
        </w:r>
      </w:ins>
      <w:r w:rsidR="001D651A" w:rsidRPr="00C236CF">
        <w:rPr>
          <w:rStyle w:val="Kpr"/>
          <w:b/>
          <w:noProof/>
        </w:rPr>
        <w:t xml:space="preserve"> Sanallaştırma</w:t>
      </w:r>
      <w:r w:rsidR="001D651A" w:rsidRPr="00C236CF">
        <w:rPr>
          <w:rStyle w:val="Kpr"/>
          <w:b/>
          <w:noProof/>
          <w:webHidden/>
        </w:rPr>
        <w:tab/>
      </w:r>
      <w:del w:id="609" w:author="EMRAH COLAK" w:date="2015-07-30T15:08:00Z">
        <w:r w:rsidR="001D651A" w:rsidRPr="00C236CF" w:rsidDel="007241AB">
          <w:rPr>
            <w:rStyle w:val="Kpr"/>
            <w:b/>
            <w:noProof/>
            <w:webHidden/>
          </w:rPr>
          <w:delText>14</w:delText>
        </w:r>
      </w:del>
      <w:ins w:id="610" w:author="EMRAH COLAK" w:date="2015-07-30T15:08:00Z">
        <w:r w:rsidR="007241AB" w:rsidRPr="00C236CF">
          <w:rPr>
            <w:rStyle w:val="Kpr"/>
            <w:b/>
            <w:noProof/>
            <w:webHidden/>
          </w:rPr>
          <w:t>1</w:t>
        </w:r>
        <w:r w:rsidR="007241AB">
          <w:rPr>
            <w:rStyle w:val="Kpr"/>
            <w:b/>
            <w:noProof/>
            <w:webHidden/>
          </w:rPr>
          <w:t>3</w:t>
        </w:r>
      </w:ins>
    </w:p>
    <w:p w14:paraId="5329E01B" w14:textId="25C60053" w:rsidR="001D651A" w:rsidRDefault="00C236CF">
      <w:pPr>
        <w:pStyle w:val="ekillerTablosu"/>
        <w:rPr>
          <w:noProof/>
        </w:rPr>
      </w:pPr>
      <w:r>
        <w:rPr>
          <w:noProof/>
        </w:rPr>
        <w:fldChar w:fldCharType="end"/>
      </w:r>
      <w:r w:rsidR="008B516E">
        <w:fldChar w:fldCharType="begin"/>
      </w:r>
      <w:r w:rsidR="008B516E">
        <w:instrText xml:space="preserve"> HYPERLINK \l "şekil106" </w:instrText>
      </w:r>
      <w:r w:rsidR="008B516E">
        <w:fldChar w:fldCharType="separate"/>
      </w:r>
      <w:r w:rsidR="001D651A" w:rsidRPr="00DF12CA">
        <w:rPr>
          <w:rStyle w:val="Kpr"/>
          <w:b/>
          <w:noProof/>
        </w:rPr>
        <w:t xml:space="preserve">Şekil </w:t>
      </w:r>
      <w:del w:id="611" w:author="EMRAH COLAK" w:date="2015-07-29T16:47:00Z">
        <w:r w:rsidR="001D651A" w:rsidRPr="00DF12CA" w:rsidDel="00662B29">
          <w:rPr>
            <w:rStyle w:val="Kpr"/>
            <w:b/>
            <w:noProof/>
          </w:rPr>
          <w:delText>1</w:delText>
        </w:r>
        <w:r w:rsidR="001D651A" w:rsidRPr="00DF12CA" w:rsidDel="00662B29">
          <w:rPr>
            <w:rStyle w:val="Kpr"/>
            <w:b/>
            <w:noProof/>
          </w:rPr>
          <w:noBreakHyphen/>
        </w:r>
        <w:r w:rsidDel="00662B29">
          <w:rPr>
            <w:rStyle w:val="Kpr"/>
            <w:b/>
            <w:noProof/>
          </w:rPr>
          <w:delText>6</w:delText>
        </w:r>
      </w:del>
      <w:ins w:id="612" w:author="EMRAH COLAK" w:date="2015-07-29T16:47:00Z">
        <w:r w:rsidR="00662B29">
          <w:rPr>
            <w:rStyle w:val="Kpr"/>
            <w:b/>
            <w:noProof/>
          </w:rPr>
          <w:t>6</w:t>
        </w:r>
      </w:ins>
      <w:ins w:id="613" w:author="EMRAH COLAK" w:date="2015-07-30T15:27:00Z">
        <w:r w:rsidR="002C59B9">
          <w:rPr>
            <w:rStyle w:val="Kpr"/>
            <w:b/>
            <w:noProof/>
          </w:rPr>
          <w:t>:</w:t>
        </w:r>
      </w:ins>
      <w:r w:rsidR="001D651A" w:rsidRPr="00DF12CA">
        <w:rPr>
          <w:rStyle w:val="Kpr"/>
          <w:b/>
          <w:noProof/>
        </w:rPr>
        <w:t xml:space="preserve"> </w:t>
      </w:r>
      <w:r w:rsidR="008D55A7">
        <w:rPr>
          <w:rStyle w:val="Kpr"/>
          <w:b/>
          <w:noProof/>
        </w:rPr>
        <w:t xml:space="preserve">Sanallaştırma </w:t>
      </w:r>
      <w:r w:rsidR="00F37B69">
        <w:rPr>
          <w:rStyle w:val="Kpr"/>
          <w:b/>
          <w:noProof/>
        </w:rPr>
        <w:t>Tarihçe</w:t>
      </w:r>
      <w:r w:rsidR="008D55A7">
        <w:rPr>
          <w:rStyle w:val="Kpr"/>
          <w:b/>
          <w:noProof/>
        </w:rPr>
        <w:t>si</w:t>
      </w:r>
      <w:r w:rsidR="001D651A" w:rsidRPr="007241AB">
        <w:rPr>
          <w:b/>
          <w:noProof/>
          <w:webHidden/>
          <w:rPrChange w:id="614" w:author="EMRAH COLAK" w:date="2015-07-30T15:07:00Z">
            <w:rPr>
              <w:noProof/>
              <w:webHidden/>
            </w:rPr>
          </w:rPrChange>
        </w:rPr>
        <w:tab/>
        <w:t>1</w:t>
      </w:r>
      <w:r w:rsidRPr="007241AB">
        <w:rPr>
          <w:b/>
          <w:noProof/>
          <w:webHidden/>
          <w:rPrChange w:id="615" w:author="EMRAH COLAK" w:date="2015-07-30T15:07:00Z">
            <w:rPr>
              <w:noProof/>
              <w:webHidden/>
            </w:rPr>
          </w:rPrChange>
        </w:rPr>
        <w:t>5</w:t>
      </w:r>
      <w:r w:rsidR="008B516E">
        <w:rPr>
          <w:noProof/>
        </w:rPr>
        <w:fldChar w:fldCharType="end"/>
      </w:r>
    </w:p>
    <w:p w14:paraId="088760A0" w14:textId="089ED199" w:rsidR="001D651A" w:rsidRPr="00F37B69" w:rsidRDefault="00F37B69">
      <w:pPr>
        <w:pStyle w:val="ekillerTablosu"/>
        <w:rPr>
          <w:rStyle w:val="Kpr"/>
          <w:b/>
          <w:noProof/>
        </w:rPr>
      </w:pPr>
      <w:r>
        <w:rPr>
          <w:noProof/>
        </w:rPr>
        <w:fldChar w:fldCharType="begin"/>
      </w:r>
      <w:r>
        <w:rPr>
          <w:noProof/>
        </w:rPr>
        <w:instrText xml:space="preserve"> HYPERLINK  \l "şekil107" </w:instrText>
      </w:r>
      <w:r>
        <w:rPr>
          <w:noProof/>
        </w:rPr>
        <w:fldChar w:fldCharType="separate"/>
      </w:r>
      <w:r w:rsidR="00C236CF" w:rsidRPr="00F37B69">
        <w:rPr>
          <w:rStyle w:val="Kpr"/>
          <w:b/>
          <w:noProof/>
        </w:rPr>
        <w:t xml:space="preserve">Şekil </w:t>
      </w:r>
      <w:del w:id="616" w:author="EMRAH COLAK" w:date="2015-07-29T16:47:00Z">
        <w:r w:rsidR="00C236CF" w:rsidRPr="00F37B69" w:rsidDel="00662B29">
          <w:rPr>
            <w:rStyle w:val="Kpr"/>
            <w:b/>
            <w:noProof/>
          </w:rPr>
          <w:delText>1</w:delText>
        </w:r>
        <w:r w:rsidR="00C236CF" w:rsidRPr="00F37B69" w:rsidDel="00662B29">
          <w:rPr>
            <w:rStyle w:val="Kpr"/>
            <w:b/>
            <w:noProof/>
          </w:rPr>
          <w:noBreakHyphen/>
          <w:delText>7</w:delText>
        </w:r>
      </w:del>
      <w:ins w:id="617" w:author="EMRAH COLAK" w:date="2015-07-29T16:47:00Z">
        <w:r w:rsidR="00662B29">
          <w:rPr>
            <w:rStyle w:val="Kpr"/>
            <w:b/>
            <w:noProof/>
          </w:rPr>
          <w:t>7</w:t>
        </w:r>
      </w:ins>
      <w:ins w:id="618" w:author="EMRAH COLAK" w:date="2015-07-30T15:27:00Z">
        <w:r w:rsidR="002C59B9">
          <w:rPr>
            <w:rStyle w:val="Kpr"/>
            <w:b/>
            <w:noProof/>
          </w:rPr>
          <w:t>:</w:t>
        </w:r>
      </w:ins>
      <w:r w:rsidR="001D651A" w:rsidRPr="00F37B69">
        <w:rPr>
          <w:rStyle w:val="Kpr"/>
          <w:b/>
          <w:noProof/>
        </w:rPr>
        <w:t xml:space="preserve"> </w:t>
      </w:r>
      <w:r w:rsidRPr="00F37B69">
        <w:rPr>
          <w:rStyle w:val="Kpr"/>
          <w:b/>
          <w:noProof/>
        </w:rPr>
        <w:t>Sunucu Sanallaşırma-Fiziksel Olarak</w:t>
      </w:r>
      <w:r w:rsidR="001D651A" w:rsidRPr="00F37B69">
        <w:rPr>
          <w:rStyle w:val="Kpr"/>
          <w:b/>
          <w:noProof/>
          <w:webHidden/>
        </w:rPr>
        <w:tab/>
      </w:r>
      <w:del w:id="619" w:author="EMRAH COLAK" w:date="2015-07-31T14:25:00Z">
        <w:r w:rsidR="001D651A" w:rsidRPr="00F37B69" w:rsidDel="00D6132C">
          <w:rPr>
            <w:rStyle w:val="Kpr"/>
            <w:b/>
            <w:noProof/>
            <w:webHidden/>
          </w:rPr>
          <w:delText>1</w:delText>
        </w:r>
        <w:r w:rsidR="00C236CF" w:rsidRPr="00F37B69" w:rsidDel="00D6132C">
          <w:rPr>
            <w:rStyle w:val="Kpr"/>
            <w:b/>
            <w:noProof/>
            <w:webHidden/>
          </w:rPr>
          <w:delText>9</w:delText>
        </w:r>
      </w:del>
      <w:ins w:id="620" w:author="EMRAH COLAK" w:date="2015-07-31T14:25:00Z">
        <w:r w:rsidR="00D6132C">
          <w:rPr>
            <w:rStyle w:val="Kpr"/>
            <w:b/>
            <w:noProof/>
            <w:webHidden/>
          </w:rPr>
          <w:t>20</w:t>
        </w:r>
      </w:ins>
    </w:p>
    <w:p w14:paraId="4C92946B" w14:textId="0A07AE73" w:rsidR="001D651A"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"şekil108" </w:instrText>
      </w:r>
      <w:r>
        <w:rPr>
          <w:noProof/>
        </w:rPr>
        <w:fldChar w:fldCharType="separate"/>
      </w:r>
      <w:r w:rsidR="00C236CF" w:rsidRPr="00F37B69">
        <w:rPr>
          <w:rStyle w:val="Kpr"/>
          <w:b/>
          <w:noProof/>
        </w:rPr>
        <w:t xml:space="preserve">Şekil </w:t>
      </w:r>
      <w:del w:id="621" w:author="EMRAH COLAK" w:date="2015-07-29T16:47:00Z">
        <w:r w:rsidR="00C236CF" w:rsidRPr="00F37B69" w:rsidDel="00662B29">
          <w:rPr>
            <w:rStyle w:val="Kpr"/>
            <w:b/>
            <w:noProof/>
          </w:rPr>
          <w:delText>1</w:delText>
        </w:r>
        <w:r w:rsidR="00C236CF" w:rsidRPr="00F37B69" w:rsidDel="00662B29">
          <w:rPr>
            <w:rStyle w:val="Kpr"/>
            <w:b/>
            <w:noProof/>
          </w:rPr>
          <w:noBreakHyphen/>
          <w:delText>8</w:delText>
        </w:r>
      </w:del>
      <w:ins w:id="622" w:author="EMRAH COLAK" w:date="2015-07-29T16:47:00Z">
        <w:r w:rsidR="00662B29">
          <w:rPr>
            <w:rStyle w:val="Kpr"/>
            <w:b/>
            <w:noProof/>
          </w:rPr>
          <w:t>8</w:t>
        </w:r>
      </w:ins>
      <w:ins w:id="623" w:author="EMRAH COLAK" w:date="2015-07-30T15:27:00Z">
        <w:r w:rsidR="002C59B9">
          <w:rPr>
            <w:rStyle w:val="Kpr"/>
            <w:b/>
            <w:noProof/>
          </w:rPr>
          <w:t>:</w:t>
        </w:r>
      </w:ins>
      <w:r w:rsidR="001D651A" w:rsidRPr="00F37B69">
        <w:rPr>
          <w:rStyle w:val="Kpr"/>
          <w:b/>
          <w:noProof/>
        </w:rPr>
        <w:t xml:space="preserve"> </w:t>
      </w:r>
      <w:r w:rsidRPr="00F37B69">
        <w:rPr>
          <w:rStyle w:val="Kpr"/>
          <w:b/>
          <w:noProof/>
        </w:rPr>
        <w:t>Sunucu Sanallaşırma-Mantıksal Olarak</w:t>
      </w:r>
      <w:r w:rsidR="001D651A" w:rsidRPr="00F37B69">
        <w:rPr>
          <w:rStyle w:val="Kpr"/>
          <w:b/>
          <w:noProof/>
          <w:webHidden/>
        </w:rPr>
        <w:tab/>
      </w:r>
      <w:del w:id="624" w:author="EMRAH COLAK" w:date="2015-07-30T15:07:00Z">
        <w:r w:rsidR="001D651A" w:rsidRPr="00F37B69" w:rsidDel="007241AB">
          <w:rPr>
            <w:rStyle w:val="Kpr"/>
            <w:b/>
            <w:noProof/>
            <w:webHidden/>
          </w:rPr>
          <w:delText>1</w:delText>
        </w:r>
        <w:r w:rsidR="00C236CF" w:rsidRPr="00F37B69" w:rsidDel="007241AB">
          <w:rPr>
            <w:rStyle w:val="Kpr"/>
            <w:b/>
            <w:noProof/>
            <w:webHidden/>
          </w:rPr>
          <w:delText>9</w:delText>
        </w:r>
      </w:del>
      <w:ins w:id="625" w:author="EMRAH COLAK" w:date="2015-07-30T15:07:00Z">
        <w:r w:rsidR="007241AB">
          <w:rPr>
            <w:rStyle w:val="Kpr"/>
            <w:b/>
            <w:noProof/>
            <w:webHidden/>
          </w:rPr>
          <w:t>20</w:t>
        </w:r>
      </w:ins>
    </w:p>
    <w:p w14:paraId="2E54B2DA" w14:textId="1F518D76" w:rsidR="001D651A"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"şekil109" </w:instrText>
      </w:r>
      <w:r>
        <w:rPr>
          <w:noProof/>
        </w:rPr>
        <w:fldChar w:fldCharType="separate"/>
      </w:r>
      <w:r w:rsidR="00C236CF" w:rsidRPr="00F37B69">
        <w:rPr>
          <w:rStyle w:val="Kpr"/>
          <w:b/>
          <w:noProof/>
        </w:rPr>
        <w:t xml:space="preserve">Şekil </w:t>
      </w:r>
      <w:del w:id="626" w:author="EMRAH COLAK" w:date="2015-07-29T16:47:00Z">
        <w:r w:rsidR="00C236CF" w:rsidRPr="00F37B69" w:rsidDel="00662B29">
          <w:rPr>
            <w:rStyle w:val="Kpr"/>
            <w:b/>
            <w:noProof/>
          </w:rPr>
          <w:delText>1</w:delText>
        </w:r>
        <w:r w:rsidR="00C236CF" w:rsidRPr="00F37B69" w:rsidDel="00662B29">
          <w:rPr>
            <w:rStyle w:val="Kpr"/>
            <w:b/>
            <w:noProof/>
          </w:rPr>
          <w:noBreakHyphen/>
          <w:delText>9</w:delText>
        </w:r>
      </w:del>
      <w:ins w:id="627" w:author="EMRAH COLAK" w:date="2015-07-29T16:47:00Z">
        <w:r w:rsidR="00662B29">
          <w:rPr>
            <w:rStyle w:val="Kpr"/>
            <w:b/>
            <w:noProof/>
          </w:rPr>
          <w:t>9</w:t>
        </w:r>
      </w:ins>
      <w:ins w:id="628" w:author="EMRAH COLAK" w:date="2015-07-30T15:27:00Z">
        <w:r w:rsidR="002C59B9">
          <w:rPr>
            <w:rStyle w:val="Kpr"/>
            <w:b/>
            <w:noProof/>
          </w:rPr>
          <w:t>:</w:t>
        </w:r>
      </w:ins>
      <w:r w:rsidR="001D651A" w:rsidRPr="00F37B69">
        <w:rPr>
          <w:rStyle w:val="Kpr"/>
          <w:b/>
          <w:noProof/>
        </w:rPr>
        <w:t xml:space="preserve"> M</w:t>
      </w:r>
      <w:r w:rsidR="004331B4">
        <w:rPr>
          <w:rStyle w:val="Kpr"/>
          <w:b/>
          <w:noProof/>
        </w:rPr>
        <w:t>asaüstü Sanallaştırma</w:t>
      </w:r>
      <w:r w:rsidR="001D651A" w:rsidRPr="00F37B69">
        <w:rPr>
          <w:rStyle w:val="Kpr"/>
          <w:b/>
          <w:noProof/>
          <w:webHidden/>
        </w:rPr>
        <w:tab/>
      </w:r>
      <w:del w:id="629" w:author="EMRAH COLAK" w:date="2015-07-31T14:25:00Z">
        <w:r w:rsidR="004331B4" w:rsidDel="00D6132C">
          <w:rPr>
            <w:rStyle w:val="Kpr"/>
            <w:b/>
            <w:noProof/>
            <w:webHidden/>
          </w:rPr>
          <w:delText>2</w:delText>
        </w:r>
        <w:r w:rsidR="001D651A" w:rsidRPr="00F37B69" w:rsidDel="00D6132C">
          <w:rPr>
            <w:rStyle w:val="Kpr"/>
            <w:b/>
            <w:noProof/>
            <w:webHidden/>
          </w:rPr>
          <w:delText>0</w:delText>
        </w:r>
      </w:del>
      <w:ins w:id="630" w:author="EMRAH COLAK" w:date="2015-07-31T14:25:00Z">
        <w:r w:rsidR="00D6132C">
          <w:rPr>
            <w:rStyle w:val="Kpr"/>
            <w:b/>
            <w:noProof/>
            <w:webHidden/>
          </w:rPr>
          <w:t>21</w:t>
        </w:r>
      </w:ins>
    </w:p>
    <w:p w14:paraId="025E10D8" w14:textId="452FF1CD" w:rsidR="00C236CF"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"şekil110" </w:instrText>
      </w:r>
      <w:r>
        <w:rPr>
          <w:noProof/>
        </w:rPr>
        <w:fldChar w:fldCharType="separate"/>
      </w:r>
      <w:r w:rsidR="00C236CF" w:rsidRPr="00F37B69">
        <w:rPr>
          <w:rStyle w:val="Kpr"/>
          <w:b/>
          <w:noProof/>
        </w:rPr>
        <w:t>Şekil</w:t>
      </w:r>
      <w:del w:id="631" w:author="EMRAH COLAK" w:date="2015-07-29T16:48:00Z">
        <w:r w:rsidR="00C236CF" w:rsidRPr="00F37B69" w:rsidDel="00662B29">
          <w:rPr>
            <w:rStyle w:val="Kpr"/>
            <w:b/>
            <w:noProof/>
          </w:rPr>
          <w:delText xml:space="preserve"> 1</w:delText>
        </w:r>
        <w:r w:rsidR="00C236CF" w:rsidRPr="00F37B69" w:rsidDel="00662B29">
          <w:rPr>
            <w:rStyle w:val="Kpr"/>
            <w:b/>
            <w:noProof/>
          </w:rPr>
          <w:noBreakHyphen/>
        </w:r>
      </w:del>
      <w:ins w:id="632" w:author="EMRAH COLAK" w:date="2015-07-29T16:48:00Z">
        <w:r w:rsidR="00662B29">
          <w:rPr>
            <w:rStyle w:val="Kpr"/>
            <w:b/>
            <w:noProof/>
          </w:rPr>
          <w:t xml:space="preserve"> </w:t>
        </w:r>
      </w:ins>
      <w:r w:rsidR="00C236CF" w:rsidRPr="00F37B69">
        <w:rPr>
          <w:rStyle w:val="Kpr"/>
          <w:b/>
          <w:noProof/>
        </w:rPr>
        <w:t>10</w:t>
      </w:r>
      <w:ins w:id="633" w:author="EMRAH COLAK" w:date="2015-07-30T15:27:00Z">
        <w:r w:rsidR="002C59B9">
          <w:rPr>
            <w:rStyle w:val="Kpr"/>
            <w:b/>
            <w:noProof/>
          </w:rPr>
          <w:t>:</w:t>
        </w:r>
      </w:ins>
      <w:r w:rsidR="00C236CF" w:rsidRPr="00F37B69">
        <w:rPr>
          <w:rStyle w:val="Kpr"/>
          <w:b/>
          <w:noProof/>
        </w:rPr>
        <w:t xml:space="preserve"> </w:t>
      </w:r>
      <w:r w:rsidR="004331B4">
        <w:rPr>
          <w:rStyle w:val="Kpr"/>
          <w:b/>
          <w:noProof/>
        </w:rPr>
        <w:t>Veri Depolama Sanallaştırma</w:t>
      </w:r>
      <w:r w:rsidR="00C236CF" w:rsidRPr="00F37B69">
        <w:rPr>
          <w:rStyle w:val="Kpr"/>
          <w:b/>
          <w:noProof/>
          <w:webHidden/>
        </w:rPr>
        <w:tab/>
      </w:r>
      <w:r w:rsidR="004331B4">
        <w:rPr>
          <w:rStyle w:val="Kpr"/>
          <w:b/>
          <w:noProof/>
          <w:webHidden/>
        </w:rPr>
        <w:t>21</w:t>
      </w:r>
    </w:p>
    <w:p w14:paraId="6DB8D20F" w14:textId="5207FFB2" w:rsidR="00C236CF"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"şekil111" </w:instrText>
      </w:r>
      <w:r>
        <w:rPr>
          <w:noProof/>
        </w:rPr>
        <w:fldChar w:fldCharType="separate"/>
      </w:r>
      <w:r w:rsidR="00C236CF" w:rsidRPr="00F37B69">
        <w:rPr>
          <w:rStyle w:val="Kpr"/>
          <w:b/>
          <w:noProof/>
        </w:rPr>
        <w:t xml:space="preserve">Şekil </w:t>
      </w:r>
      <w:del w:id="634" w:author="EMRAH COLAK" w:date="2015-07-29T16:48:00Z">
        <w:r w:rsidR="00C236CF" w:rsidRPr="00F37B69" w:rsidDel="00662B29">
          <w:rPr>
            <w:rStyle w:val="Kpr"/>
            <w:b/>
            <w:noProof/>
          </w:rPr>
          <w:delText>1</w:delText>
        </w:r>
        <w:r w:rsidR="00C236CF" w:rsidRPr="00F37B69" w:rsidDel="00662B29">
          <w:rPr>
            <w:rStyle w:val="Kpr"/>
            <w:b/>
            <w:noProof/>
          </w:rPr>
          <w:noBreakHyphen/>
        </w:r>
      </w:del>
      <w:r w:rsidR="00C236CF" w:rsidRPr="00F37B69">
        <w:rPr>
          <w:rStyle w:val="Kpr"/>
          <w:b/>
          <w:noProof/>
        </w:rPr>
        <w:t>11</w:t>
      </w:r>
      <w:ins w:id="635" w:author="EMRAH COLAK" w:date="2015-07-30T15:27:00Z">
        <w:r w:rsidR="002C59B9">
          <w:rPr>
            <w:rStyle w:val="Kpr"/>
            <w:b/>
            <w:noProof/>
          </w:rPr>
          <w:t>:</w:t>
        </w:r>
      </w:ins>
      <w:r w:rsidR="00C236CF" w:rsidRPr="00F37B69">
        <w:rPr>
          <w:rStyle w:val="Kpr"/>
          <w:b/>
          <w:noProof/>
        </w:rPr>
        <w:t xml:space="preserve"> </w:t>
      </w:r>
      <w:r w:rsidR="008D55A7">
        <w:rPr>
          <w:rStyle w:val="Kpr"/>
          <w:b/>
          <w:noProof/>
        </w:rPr>
        <w:t>Uygulama Sanall</w:t>
      </w:r>
      <w:r w:rsidR="008D55A7">
        <w:rPr>
          <w:rStyle w:val="Kpr"/>
          <w:b/>
          <w:noProof/>
        </w:rPr>
        <w:t>a</w:t>
      </w:r>
      <w:r w:rsidR="008D55A7">
        <w:rPr>
          <w:rStyle w:val="Kpr"/>
          <w:b/>
          <w:noProof/>
        </w:rPr>
        <w:t>ştırma</w:t>
      </w:r>
      <w:r w:rsidR="00C236CF" w:rsidRPr="00F37B69">
        <w:rPr>
          <w:rStyle w:val="Kpr"/>
          <w:b/>
          <w:noProof/>
          <w:webHidden/>
        </w:rPr>
        <w:tab/>
      </w:r>
      <w:del w:id="636" w:author="EMRAH COLAK" w:date="2015-07-31T14:25:00Z">
        <w:r w:rsidR="00D30E72" w:rsidDel="00D6132C">
          <w:rPr>
            <w:rStyle w:val="Kpr"/>
            <w:b/>
            <w:noProof/>
            <w:webHidden/>
          </w:rPr>
          <w:delText>23</w:delText>
        </w:r>
      </w:del>
      <w:ins w:id="637" w:author="EMRAH COLAK" w:date="2015-07-31T14:25:00Z">
        <w:r w:rsidR="00D6132C">
          <w:rPr>
            <w:rStyle w:val="Kpr"/>
            <w:b/>
            <w:noProof/>
            <w:webHidden/>
          </w:rPr>
          <w:t>24</w:t>
        </w:r>
      </w:ins>
    </w:p>
    <w:p w14:paraId="665F6E01" w14:textId="18ECEB61" w:rsidR="00C236CF" w:rsidRPr="00F37B69" w:rsidRDefault="00F37B69">
      <w:pPr>
        <w:pStyle w:val="ekillerTablosu"/>
        <w:rPr>
          <w:rStyle w:val="Kpr"/>
          <w:b/>
          <w:noProof/>
        </w:rPr>
      </w:pPr>
      <w:r>
        <w:rPr>
          <w:noProof/>
        </w:rPr>
        <w:fldChar w:fldCharType="end"/>
      </w:r>
      <w:r>
        <w:rPr>
          <w:noProof/>
        </w:rPr>
        <w:fldChar w:fldCharType="begin"/>
      </w:r>
      <w:r>
        <w:rPr>
          <w:noProof/>
        </w:rPr>
        <w:instrText xml:space="preserve"> HYPERLINK  \l "şekil112" </w:instrText>
      </w:r>
      <w:r>
        <w:rPr>
          <w:noProof/>
        </w:rPr>
        <w:fldChar w:fldCharType="separate"/>
      </w:r>
      <w:r w:rsidR="00C236CF" w:rsidRPr="00F37B69">
        <w:rPr>
          <w:rStyle w:val="Kpr"/>
          <w:b/>
          <w:noProof/>
        </w:rPr>
        <w:t xml:space="preserve">Şekil </w:t>
      </w:r>
      <w:del w:id="638" w:author="EMRAH COLAK" w:date="2015-07-29T16:48:00Z">
        <w:r w:rsidR="00C236CF" w:rsidRPr="00F37B69" w:rsidDel="00662B29">
          <w:rPr>
            <w:rStyle w:val="Kpr"/>
            <w:b/>
            <w:noProof/>
          </w:rPr>
          <w:delText>1</w:delText>
        </w:r>
        <w:r w:rsidR="00C236CF" w:rsidRPr="00F37B69" w:rsidDel="00662B29">
          <w:rPr>
            <w:rStyle w:val="Kpr"/>
            <w:b/>
            <w:noProof/>
          </w:rPr>
          <w:noBreakHyphen/>
        </w:r>
      </w:del>
      <w:r w:rsidR="00C236CF" w:rsidRPr="00F37B69">
        <w:rPr>
          <w:rStyle w:val="Kpr"/>
          <w:b/>
          <w:noProof/>
        </w:rPr>
        <w:t>12</w:t>
      </w:r>
      <w:ins w:id="639" w:author="EMRAH COLAK" w:date="2015-07-30T15:27:00Z">
        <w:r w:rsidR="002C59B9">
          <w:rPr>
            <w:rStyle w:val="Kpr"/>
            <w:b/>
            <w:noProof/>
          </w:rPr>
          <w:t>:</w:t>
        </w:r>
      </w:ins>
      <w:r w:rsidR="00C236CF" w:rsidRPr="00F37B69">
        <w:rPr>
          <w:rStyle w:val="Kpr"/>
          <w:b/>
          <w:noProof/>
        </w:rPr>
        <w:t xml:space="preserve"> </w:t>
      </w:r>
      <w:r w:rsidR="008D55A7">
        <w:rPr>
          <w:rStyle w:val="Kpr"/>
          <w:b/>
          <w:noProof/>
        </w:rPr>
        <w:t>Bellek Sanallaştırma</w:t>
      </w:r>
      <w:r w:rsidR="00C236CF" w:rsidRPr="00F37B69">
        <w:rPr>
          <w:rStyle w:val="Kpr"/>
          <w:b/>
          <w:noProof/>
          <w:webHidden/>
        </w:rPr>
        <w:tab/>
      </w:r>
      <w:del w:id="640" w:author="EMRAH COLAK" w:date="2015-07-31T14:25:00Z">
        <w:r w:rsidR="00D30E72" w:rsidDel="00D6132C">
          <w:rPr>
            <w:rStyle w:val="Kpr"/>
            <w:b/>
            <w:noProof/>
            <w:webHidden/>
          </w:rPr>
          <w:delText>24</w:delText>
        </w:r>
      </w:del>
      <w:ins w:id="641" w:author="EMRAH COLAK" w:date="2015-07-31T14:25:00Z">
        <w:r w:rsidR="00D6132C">
          <w:rPr>
            <w:rStyle w:val="Kpr"/>
            <w:b/>
            <w:noProof/>
            <w:webHidden/>
          </w:rPr>
          <w:t>25</w:t>
        </w:r>
      </w:ins>
    </w:p>
    <w:p w14:paraId="760C0423" w14:textId="6C7D69CA" w:rsidR="006B4FBB" w:rsidRPr="00CC6EF8" w:rsidRDefault="00F37B69">
      <w:pPr>
        <w:pStyle w:val="ekillerTablosu"/>
        <w:rPr>
          <w:rStyle w:val="Kpr"/>
          <w:rFonts w:ascii="Calibri" w:eastAsia="Times New Roman" w:hAnsi="Calibri"/>
          <w:b/>
          <w:noProof/>
          <w:sz w:val="22"/>
          <w:lang w:eastAsia="tr-TR"/>
        </w:rPr>
      </w:pPr>
      <w:r>
        <w:rPr>
          <w:noProof/>
        </w:rPr>
        <w:fldChar w:fldCharType="end"/>
      </w:r>
      <w:r w:rsidR="00CC6EF8">
        <w:rPr>
          <w:noProof/>
        </w:rPr>
        <w:fldChar w:fldCharType="begin"/>
      </w:r>
      <w:r w:rsidR="00CC6EF8">
        <w:rPr>
          <w:noProof/>
        </w:rPr>
        <w:instrText xml:space="preserve"> HYPERLINK  \l "şekil201" </w:instrText>
      </w:r>
      <w:r w:rsidR="00CC6EF8">
        <w:rPr>
          <w:noProof/>
        </w:rPr>
        <w:fldChar w:fldCharType="separate"/>
      </w:r>
      <w:r w:rsidR="006B4FBB" w:rsidRPr="00CC6EF8">
        <w:rPr>
          <w:rStyle w:val="Kpr"/>
          <w:b/>
          <w:noProof/>
        </w:rPr>
        <w:t xml:space="preserve">Şekil </w:t>
      </w:r>
      <w:del w:id="642" w:author="EMRAH COLAK" w:date="2015-07-29T16:48:00Z">
        <w:r w:rsidR="006B4FBB" w:rsidRPr="00CC6EF8" w:rsidDel="00662B29">
          <w:rPr>
            <w:rStyle w:val="Kpr"/>
            <w:b/>
            <w:noProof/>
          </w:rPr>
          <w:delText>2</w:delText>
        </w:r>
        <w:r w:rsidR="006B4FBB" w:rsidRPr="00CC6EF8" w:rsidDel="00662B29">
          <w:rPr>
            <w:rStyle w:val="Kpr"/>
            <w:b/>
            <w:noProof/>
          </w:rPr>
          <w:noBreakHyphen/>
          <w:delText>1</w:delText>
        </w:r>
      </w:del>
      <w:ins w:id="643" w:author="EMRAH COLAK" w:date="2015-07-29T16:48:00Z">
        <w:r w:rsidR="00662B29">
          <w:rPr>
            <w:rStyle w:val="Kpr"/>
            <w:b/>
            <w:noProof/>
          </w:rPr>
          <w:t>13</w:t>
        </w:r>
      </w:ins>
      <w:ins w:id="644" w:author="EMRAH COLAK" w:date="2015-07-30T15:27:00Z">
        <w:r w:rsidR="002C59B9">
          <w:rPr>
            <w:rStyle w:val="Kpr"/>
            <w:b/>
            <w:noProof/>
          </w:rPr>
          <w:t>:</w:t>
        </w:r>
      </w:ins>
      <w:r w:rsidR="006B4FBB" w:rsidRPr="00CC6EF8">
        <w:rPr>
          <w:rStyle w:val="Kpr"/>
          <w:b/>
          <w:noProof/>
        </w:rPr>
        <w:t xml:space="preserve"> </w:t>
      </w:r>
      <w:r w:rsidR="00365ACE" w:rsidRPr="00CC6EF8">
        <w:rPr>
          <w:rStyle w:val="Kpr"/>
          <w:b/>
          <w:noProof/>
        </w:rPr>
        <w:t>İnce İstemci Genel</w:t>
      </w:r>
      <w:r w:rsidR="00365ACE" w:rsidRPr="00CC6EF8">
        <w:rPr>
          <w:rStyle w:val="Kpr"/>
          <w:b/>
          <w:noProof/>
        </w:rPr>
        <w:t xml:space="preserve"> </w:t>
      </w:r>
      <w:r w:rsidR="00365ACE" w:rsidRPr="00CC6EF8">
        <w:rPr>
          <w:rStyle w:val="Kpr"/>
          <w:b/>
          <w:noProof/>
        </w:rPr>
        <w:t>Görünüm</w:t>
      </w:r>
      <w:r w:rsidR="006B4FBB" w:rsidRPr="00CC6EF8">
        <w:rPr>
          <w:rStyle w:val="Kpr"/>
          <w:b/>
          <w:noProof/>
          <w:webHidden/>
        </w:rPr>
        <w:tab/>
      </w:r>
      <w:del w:id="645" w:author="EMRAH COLAK" w:date="2015-07-31T14:25:00Z">
        <w:r w:rsidR="00365ACE" w:rsidRPr="00CC6EF8" w:rsidDel="00D6132C">
          <w:rPr>
            <w:rStyle w:val="Kpr"/>
            <w:b/>
            <w:noProof/>
            <w:webHidden/>
          </w:rPr>
          <w:delText>2</w:delText>
        </w:r>
        <w:r w:rsidR="00CC6EF8" w:rsidDel="00D6132C">
          <w:rPr>
            <w:rStyle w:val="Kpr"/>
            <w:b/>
            <w:noProof/>
            <w:webHidden/>
          </w:rPr>
          <w:delText>6</w:delText>
        </w:r>
      </w:del>
      <w:ins w:id="646" w:author="EMRAH COLAK" w:date="2015-07-31T14:25:00Z">
        <w:r w:rsidR="00D6132C" w:rsidRPr="00CC6EF8">
          <w:rPr>
            <w:rStyle w:val="Kpr"/>
            <w:b/>
            <w:noProof/>
            <w:webHidden/>
          </w:rPr>
          <w:t>2</w:t>
        </w:r>
        <w:r w:rsidR="00D6132C">
          <w:rPr>
            <w:rStyle w:val="Kpr"/>
            <w:b/>
            <w:noProof/>
            <w:webHidden/>
          </w:rPr>
          <w:t>7</w:t>
        </w:r>
      </w:ins>
    </w:p>
    <w:p w14:paraId="4607A282" w14:textId="0271CA1B"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"şekil202" </w:instrText>
      </w:r>
      <w:r>
        <w:rPr>
          <w:noProof/>
        </w:rPr>
        <w:fldChar w:fldCharType="separate"/>
      </w:r>
      <w:r w:rsidR="006B4FBB" w:rsidRPr="00CC6EF8">
        <w:rPr>
          <w:rStyle w:val="Kpr"/>
          <w:b/>
          <w:noProof/>
        </w:rPr>
        <w:t xml:space="preserve">Şekil </w:t>
      </w:r>
      <w:del w:id="647" w:author="EMRAH COLAK" w:date="2015-07-29T16:48:00Z">
        <w:r w:rsidR="006B4FBB" w:rsidRPr="00CC6EF8" w:rsidDel="00662B29">
          <w:rPr>
            <w:rStyle w:val="Kpr"/>
            <w:b/>
            <w:noProof/>
          </w:rPr>
          <w:delText>2</w:delText>
        </w:r>
        <w:r w:rsidR="006B4FBB" w:rsidRPr="00CC6EF8" w:rsidDel="00662B29">
          <w:rPr>
            <w:rStyle w:val="Kpr"/>
            <w:b/>
            <w:noProof/>
          </w:rPr>
          <w:noBreakHyphen/>
          <w:delText>2</w:delText>
        </w:r>
      </w:del>
      <w:ins w:id="648" w:author="EMRAH COLAK" w:date="2015-07-29T16:48:00Z">
        <w:r w:rsidR="00662B29">
          <w:rPr>
            <w:rStyle w:val="Kpr"/>
            <w:b/>
            <w:noProof/>
          </w:rPr>
          <w:t>14</w:t>
        </w:r>
      </w:ins>
      <w:ins w:id="649" w:author="EMRAH COLAK" w:date="2015-07-30T15:27:00Z">
        <w:r w:rsidR="002C59B9">
          <w:rPr>
            <w:rStyle w:val="Kpr"/>
            <w:b/>
            <w:noProof/>
          </w:rPr>
          <w:t>:</w:t>
        </w:r>
      </w:ins>
      <w:r w:rsidR="006B4FBB" w:rsidRPr="00CC6EF8">
        <w:rPr>
          <w:rStyle w:val="Kpr"/>
          <w:b/>
          <w:noProof/>
        </w:rPr>
        <w:t xml:space="preserve"> </w:t>
      </w:r>
      <w:r w:rsidRPr="00CC6EF8">
        <w:rPr>
          <w:rStyle w:val="Kpr"/>
          <w:b/>
          <w:noProof/>
        </w:rPr>
        <w:t>İnce İstemci Genel Bakış</w:t>
      </w:r>
      <w:r w:rsidR="006B4FBB" w:rsidRPr="00CC6EF8">
        <w:rPr>
          <w:rStyle w:val="Kpr"/>
          <w:b/>
          <w:noProof/>
          <w:webHidden/>
        </w:rPr>
        <w:tab/>
      </w:r>
      <w:del w:id="650" w:author="EMRAH COLAK" w:date="2015-07-30T15:06:00Z">
        <w:r w:rsidDel="007241AB">
          <w:rPr>
            <w:rStyle w:val="Kpr"/>
            <w:b/>
            <w:noProof/>
            <w:webHidden/>
          </w:rPr>
          <w:delText>31</w:delText>
        </w:r>
      </w:del>
      <w:ins w:id="651" w:author="EMRAH COLAK" w:date="2015-07-30T15:06:00Z">
        <w:r w:rsidR="007241AB">
          <w:rPr>
            <w:rStyle w:val="Kpr"/>
            <w:b/>
            <w:noProof/>
            <w:webHidden/>
          </w:rPr>
          <w:t>3</w:t>
        </w:r>
      </w:ins>
      <w:ins w:id="652" w:author="EMRAH COLAK" w:date="2015-07-31T14:26:00Z">
        <w:r w:rsidR="00D6132C">
          <w:rPr>
            <w:rStyle w:val="Kpr"/>
            <w:b/>
            <w:noProof/>
            <w:webHidden/>
          </w:rPr>
          <w:t>1</w:t>
        </w:r>
      </w:ins>
    </w:p>
    <w:p w14:paraId="2DF22F5E" w14:textId="0E76F0EA" w:rsidR="006B4FBB" w:rsidRPr="00DF12CA" w:rsidRDefault="00CC6EF8">
      <w:pPr>
        <w:pStyle w:val="ekillerTablosu"/>
        <w:rPr>
          <w:rFonts w:ascii="Calibri" w:eastAsia="Times New Roman" w:hAnsi="Calibri"/>
          <w:noProof/>
          <w:sz w:val="22"/>
          <w:lang w:eastAsia="tr-TR"/>
        </w:rPr>
      </w:pPr>
      <w:r>
        <w:rPr>
          <w:noProof/>
        </w:rPr>
        <w:fldChar w:fldCharType="end"/>
      </w:r>
      <w:r w:rsidR="008B516E">
        <w:fldChar w:fldCharType="begin"/>
      </w:r>
      <w:r w:rsidR="008B516E">
        <w:instrText xml:space="preserve"> HYPERLINK \l "şekil203" </w:instrText>
      </w:r>
      <w:r w:rsidR="008B516E">
        <w:fldChar w:fldCharType="separate"/>
      </w:r>
      <w:r w:rsidR="006B4FBB" w:rsidRPr="00CC6EF8">
        <w:rPr>
          <w:rStyle w:val="Kpr"/>
          <w:b/>
          <w:noProof/>
        </w:rPr>
        <w:t xml:space="preserve">Şekil </w:t>
      </w:r>
      <w:del w:id="653" w:author="EMRAH COLAK" w:date="2015-07-29T16:48:00Z">
        <w:r w:rsidR="006B4FBB" w:rsidRPr="00CC6EF8" w:rsidDel="00662B29">
          <w:rPr>
            <w:rStyle w:val="Kpr"/>
            <w:b/>
            <w:noProof/>
          </w:rPr>
          <w:delText>2</w:delText>
        </w:r>
        <w:r w:rsidR="006B4FBB" w:rsidRPr="00CC6EF8" w:rsidDel="00662B29">
          <w:rPr>
            <w:rStyle w:val="Kpr"/>
            <w:b/>
            <w:noProof/>
          </w:rPr>
          <w:noBreakHyphen/>
          <w:delText>3</w:delText>
        </w:r>
      </w:del>
      <w:ins w:id="654" w:author="EMRAH COLAK" w:date="2015-07-29T16:48:00Z">
        <w:r w:rsidR="00662B29">
          <w:rPr>
            <w:rStyle w:val="Kpr"/>
            <w:b/>
            <w:noProof/>
          </w:rPr>
          <w:t>15</w:t>
        </w:r>
      </w:ins>
      <w:ins w:id="655" w:author="EMRAH COLAK" w:date="2015-07-30T15:27:00Z">
        <w:r w:rsidR="002C59B9">
          <w:rPr>
            <w:rStyle w:val="Kpr"/>
            <w:b/>
            <w:noProof/>
          </w:rPr>
          <w:t>:</w:t>
        </w:r>
      </w:ins>
      <w:r w:rsidR="006B4FBB" w:rsidRPr="00CC6EF8">
        <w:rPr>
          <w:rStyle w:val="Kpr"/>
          <w:b/>
          <w:noProof/>
        </w:rPr>
        <w:t xml:space="preserve"> K</w:t>
      </w:r>
      <w:r>
        <w:rPr>
          <w:rStyle w:val="Kpr"/>
          <w:b/>
          <w:noProof/>
        </w:rPr>
        <w:t>ullanıcı Profili Belirleme</w:t>
      </w:r>
      <w:r w:rsidR="006B4FBB" w:rsidRPr="00CC6EF8">
        <w:rPr>
          <w:rStyle w:val="Kpr"/>
          <w:b/>
          <w:noProof/>
          <w:webHidden/>
        </w:rPr>
        <w:tab/>
      </w:r>
      <w:r w:rsidRPr="00CC6EF8">
        <w:rPr>
          <w:rStyle w:val="Kpr"/>
          <w:b/>
          <w:noProof/>
        </w:rPr>
        <w:t>3</w:t>
      </w:r>
      <w:del w:id="656" w:author="EMRAH COLAK" w:date="2015-07-30T15:05:00Z">
        <w:r w:rsidDel="00275249">
          <w:rPr>
            <w:rStyle w:val="Kpr"/>
            <w:b/>
            <w:noProof/>
          </w:rPr>
          <w:delText>9</w:delText>
        </w:r>
      </w:del>
      <w:ins w:id="657" w:author="EMRAH COLAK" w:date="2015-07-31T14:26:00Z">
        <w:r w:rsidR="00D6132C">
          <w:rPr>
            <w:rStyle w:val="Kpr"/>
            <w:b/>
            <w:noProof/>
          </w:rPr>
          <w:t>9</w:t>
        </w:r>
      </w:ins>
      <w:r w:rsidR="008B516E">
        <w:rPr>
          <w:rStyle w:val="Kpr"/>
          <w:b/>
          <w:noProof/>
        </w:rPr>
        <w:fldChar w:fldCharType="end"/>
      </w:r>
    </w:p>
    <w:p w14:paraId="3F0FF055" w14:textId="4EE4768B" w:rsidR="006B4FBB" w:rsidRPr="00CC6EF8" w:rsidRDefault="00CC6EF8">
      <w:pPr>
        <w:pStyle w:val="ekillerTablosu"/>
        <w:rPr>
          <w:rStyle w:val="Kpr"/>
          <w:rFonts w:ascii="Calibri" w:eastAsia="Times New Roman" w:hAnsi="Calibri"/>
          <w:b/>
          <w:noProof/>
          <w:sz w:val="22"/>
          <w:lang w:eastAsia="tr-TR"/>
        </w:rPr>
      </w:pPr>
      <w:r>
        <w:rPr>
          <w:noProof/>
        </w:rPr>
        <w:fldChar w:fldCharType="begin"/>
      </w:r>
      <w:r>
        <w:rPr>
          <w:noProof/>
        </w:rPr>
        <w:instrText xml:space="preserve"> HYPERLINK  \l "şekil301" </w:instrText>
      </w:r>
      <w:r>
        <w:rPr>
          <w:noProof/>
        </w:rPr>
        <w:fldChar w:fldCharType="separate"/>
      </w:r>
      <w:r w:rsidRPr="00CC6EF8">
        <w:rPr>
          <w:rStyle w:val="Kpr"/>
          <w:b/>
          <w:noProof/>
        </w:rPr>
        <w:t xml:space="preserve">Şekil </w:t>
      </w:r>
      <w:del w:id="658" w:author="EMRAH COLAK" w:date="2015-07-29T16:48:00Z">
        <w:r w:rsidRPr="00CC6EF8" w:rsidDel="00662B29">
          <w:rPr>
            <w:rStyle w:val="Kpr"/>
            <w:b/>
            <w:noProof/>
          </w:rPr>
          <w:delText>3</w:delText>
        </w:r>
        <w:r w:rsidRPr="00CC6EF8" w:rsidDel="00662B29">
          <w:rPr>
            <w:rStyle w:val="Kpr"/>
            <w:b/>
            <w:noProof/>
          </w:rPr>
          <w:noBreakHyphen/>
          <w:delText>1</w:delText>
        </w:r>
      </w:del>
      <w:ins w:id="659" w:author="EMRAH COLAK" w:date="2015-07-29T16:48:00Z">
        <w:r w:rsidR="00662B29">
          <w:rPr>
            <w:rStyle w:val="Kpr"/>
            <w:b/>
            <w:noProof/>
          </w:rPr>
          <w:t>16</w:t>
        </w:r>
      </w:ins>
      <w:ins w:id="660" w:author="EMRAH COLAK" w:date="2015-07-30T15:27:00Z">
        <w:r w:rsidR="002C59B9">
          <w:rPr>
            <w:rStyle w:val="Kpr"/>
            <w:b/>
            <w:noProof/>
          </w:rPr>
          <w:t>:</w:t>
        </w:r>
      </w:ins>
      <w:r w:rsidR="006B4FBB" w:rsidRPr="00CC6EF8">
        <w:rPr>
          <w:rStyle w:val="Kpr"/>
          <w:b/>
          <w:noProof/>
        </w:rPr>
        <w:t xml:space="preserve"> </w:t>
      </w:r>
      <w:r>
        <w:rPr>
          <w:rStyle w:val="Kpr"/>
          <w:b/>
          <w:noProof/>
        </w:rPr>
        <w:t>Örnek Uygulama Mi</w:t>
      </w:r>
      <w:r>
        <w:rPr>
          <w:rStyle w:val="Kpr"/>
          <w:b/>
          <w:noProof/>
        </w:rPr>
        <w:t>m</w:t>
      </w:r>
      <w:r>
        <w:rPr>
          <w:rStyle w:val="Kpr"/>
          <w:b/>
          <w:noProof/>
        </w:rPr>
        <w:t>arisi</w:t>
      </w:r>
      <w:r w:rsidR="006B4FBB" w:rsidRPr="00CC6EF8">
        <w:rPr>
          <w:rStyle w:val="Kpr"/>
          <w:b/>
          <w:noProof/>
          <w:webHidden/>
        </w:rPr>
        <w:tab/>
      </w:r>
      <w:del w:id="661" w:author="EMRAH COLAK" w:date="2015-07-30T15:03:00Z">
        <w:r w:rsidRPr="00CC6EF8" w:rsidDel="00275249">
          <w:rPr>
            <w:rStyle w:val="Kpr"/>
            <w:b/>
            <w:noProof/>
          </w:rPr>
          <w:delText>4</w:delText>
        </w:r>
        <w:r w:rsidDel="00275249">
          <w:rPr>
            <w:rStyle w:val="Kpr"/>
            <w:b/>
            <w:noProof/>
          </w:rPr>
          <w:delText>3</w:delText>
        </w:r>
      </w:del>
      <w:ins w:id="662" w:author="EMRAH COLAK" w:date="2015-07-30T15:03:00Z">
        <w:r w:rsidR="00275249" w:rsidRPr="00CC6EF8">
          <w:rPr>
            <w:rStyle w:val="Kpr"/>
            <w:b/>
            <w:noProof/>
          </w:rPr>
          <w:t>4</w:t>
        </w:r>
      </w:ins>
      <w:ins w:id="663" w:author="EMRAH COLAK" w:date="2015-07-31T14:26:00Z">
        <w:r w:rsidR="00D6132C">
          <w:rPr>
            <w:rStyle w:val="Kpr"/>
            <w:b/>
            <w:noProof/>
          </w:rPr>
          <w:t>3</w:t>
        </w:r>
      </w:ins>
    </w:p>
    <w:p w14:paraId="6183B5C8" w14:textId="1DFBC1A8"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"şekil302" </w:instrText>
      </w:r>
      <w:r>
        <w:rPr>
          <w:noProof/>
        </w:rPr>
        <w:fldChar w:fldCharType="separate"/>
      </w:r>
      <w:r w:rsidRPr="00CC6EF8">
        <w:rPr>
          <w:rStyle w:val="Kpr"/>
          <w:b/>
          <w:noProof/>
        </w:rPr>
        <w:t xml:space="preserve">Şekil </w:t>
      </w:r>
      <w:del w:id="664" w:author="EMRAH COLAK" w:date="2015-07-29T16:48:00Z">
        <w:r w:rsidRPr="00CC6EF8" w:rsidDel="00662B29">
          <w:rPr>
            <w:rStyle w:val="Kpr"/>
            <w:b/>
            <w:noProof/>
          </w:rPr>
          <w:delText>3-2</w:delText>
        </w:r>
      </w:del>
      <w:ins w:id="665" w:author="EMRAH COLAK" w:date="2015-07-29T16:48:00Z">
        <w:r w:rsidR="00662B29">
          <w:rPr>
            <w:rStyle w:val="Kpr"/>
            <w:b/>
            <w:noProof/>
          </w:rPr>
          <w:t>17</w:t>
        </w:r>
      </w:ins>
      <w:ins w:id="666" w:author="EMRAH COLAK" w:date="2015-07-30T15:27:00Z">
        <w:r w:rsidR="002C59B9">
          <w:rPr>
            <w:rStyle w:val="Kpr"/>
            <w:b/>
            <w:noProof/>
          </w:rPr>
          <w:t>:</w:t>
        </w:r>
      </w:ins>
      <w:r w:rsidR="006B4FBB" w:rsidRPr="00CC6EF8">
        <w:rPr>
          <w:rStyle w:val="Kpr"/>
          <w:b/>
          <w:noProof/>
        </w:rPr>
        <w:t xml:space="preserve"> </w:t>
      </w:r>
      <w:r>
        <w:rPr>
          <w:rStyle w:val="Kpr"/>
          <w:b/>
          <w:noProof/>
        </w:rPr>
        <w:t>Örnek Uygulama Yönetici Arayüzü</w:t>
      </w:r>
      <w:r w:rsidR="006B4FBB" w:rsidRPr="00CC6EF8">
        <w:rPr>
          <w:rStyle w:val="Kpr"/>
          <w:b/>
          <w:noProof/>
          <w:webHidden/>
        </w:rPr>
        <w:tab/>
      </w:r>
      <w:del w:id="667" w:author="EMRAH COLAK" w:date="2015-07-30T15:05:00Z">
        <w:r w:rsidRPr="00CC6EF8" w:rsidDel="00275249">
          <w:rPr>
            <w:rStyle w:val="Kpr"/>
            <w:b/>
            <w:noProof/>
          </w:rPr>
          <w:delText>4</w:delText>
        </w:r>
        <w:r w:rsidDel="00275249">
          <w:rPr>
            <w:rStyle w:val="Kpr"/>
            <w:b/>
            <w:noProof/>
          </w:rPr>
          <w:delText>5</w:delText>
        </w:r>
      </w:del>
      <w:ins w:id="668" w:author="EMRAH COLAK" w:date="2015-07-30T15:05:00Z">
        <w:r w:rsidR="00275249" w:rsidRPr="00CC6EF8">
          <w:rPr>
            <w:rStyle w:val="Kpr"/>
            <w:b/>
            <w:noProof/>
          </w:rPr>
          <w:t>4</w:t>
        </w:r>
      </w:ins>
      <w:ins w:id="669" w:author="EMRAH COLAK" w:date="2015-07-31T14:26:00Z">
        <w:r w:rsidR="00D6132C">
          <w:rPr>
            <w:rStyle w:val="Kpr"/>
            <w:b/>
            <w:noProof/>
          </w:rPr>
          <w:t>5</w:t>
        </w:r>
      </w:ins>
    </w:p>
    <w:p w14:paraId="14E1AFBF" w14:textId="00162136"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"şekil303" </w:instrText>
      </w:r>
      <w:r>
        <w:rPr>
          <w:noProof/>
        </w:rPr>
        <w:fldChar w:fldCharType="separate"/>
      </w:r>
      <w:r w:rsidRPr="00CC6EF8">
        <w:rPr>
          <w:rStyle w:val="Kpr"/>
          <w:b/>
          <w:noProof/>
        </w:rPr>
        <w:t xml:space="preserve">Şekil </w:t>
      </w:r>
      <w:del w:id="670" w:author="EMRAH COLAK" w:date="2015-07-29T16:48:00Z">
        <w:r w:rsidRPr="00CC6EF8" w:rsidDel="00662B29">
          <w:rPr>
            <w:rStyle w:val="Kpr"/>
            <w:b/>
            <w:noProof/>
          </w:rPr>
          <w:delText>3-3</w:delText>
        </w:r>
      </w:del>
      <w:ins w:id="671" w:author="EMRAH COLAK" w:date="2015-07-29T16:48:00Z">
        <w:r w:rsidR="00662B29">
          <w:rPr>
            <w:rStyle w:val="Kpr"/>
            <w:b/>
            <w:noProof/>
          </w:rPr>
          <w:t>18</w:t>
        </w:r>
      </w:ins>
      <w:ins w:id="672" w:author="EMRAH COLAK" w:date="2015-07-30T15:27:00Z">
        <w:r w:rsidR="002C59B9">
          <w:rPr>
            <w:rStyle w:val="Kpr"/>
            <w:b/>
            <w:noProof/>
          </w:rPr>
          <w:t>:</w:t>
        </w:r>
      </w:ins>
      <w:r w:rsidR="006B4FBB" w:rsidRPr="00CC6EF8">
        <w:rPr>
          <w:rStyle w:val="Kpr"/>
          <w:b/>
          <w:noProof/>
        </w:rPr>
        <w:t xml:space="preserve"> </w:t>
      </w:r>
      <w:r w:rsidRPr="00CC6EF8">
        <w:rPr>
          <w:rStyle w:val="Kpr"/>
          <w:b/>
          <w:noProof/>
        </w:rPr>
        <w:t xml:space="preserve">Örnek Uygulama </w:t>
      </w:r>
      <w:r>
        <w:rPr>
          <w:rStyle w:val="Kpr"/>
          <w:b/>
          <w:noProof/>
        </w:rPr>
        <w:t xml:space="preserve">Kullanıcı Ağ </w:t>
      </w:r>
      <w:r w:rsidRPr="00CC6EF8">
        <w:rPr>
          <w:rStyle w:val="Kpr"/>
          <w:b/>
          <w:noProof/>
        </w:rPr>
        <w:t>Arayüzü</w:t>
      </w:r>
      <w:r w:rsidR="006B4FBB" w:rsidRPr="00CC6EF8">
        <w:rPr>
          <w:rStyle w:val="Kpr"/>
          <w:b/>
          <w:noProof/>
          <w:webHidden/>
        </w:rPr>
        <w:tab/>
      </w:r>
      <w:del w:id="673" w:author="EMRAH COLAK" w:date="2015-07-30T15:05:00Z">
        <w:r w:rsidRPr="00CC6EF8" w:rsidDel="00275249">
          <w:rPr>
            <w:rStyle w:val="Kpr"/>
            <w:b/>
            <w:noProof/>
          </w:rPr>
          <w:delText>4</w:delText>
        </w:r>
        <w:r w:rsidDel="00275249">
          <w:rPr>
            <w:rStyle w:val="Kpr"/>
            <w:b/>
            <w:noProof/>
          </w:rPr>
          <w:delText>6</w:delText>
        </w:r>
      </w:del>
      <w:ins w:id="674" w:author="EMRAH COLAK" w:date="2015-07-30T15:05:00Z">
        <w:r w:rsidR="00275249" w:rsidRPr="00CC6EF8">
          <w:rPr>
            <w:rStyle w:val="Kpr"/>
            <w:b/>
            <w:noProof/>
          </w:rPr>
          <w:t>4</w:t>
        </w:r>
      </w:ins>
      <w:ins w:id="675" w:author="EMRAH COLAK" w:date="2015-07-31T14:26:00Z">
        <w:r w:rsidR="00D6132C">
          <w:rPr>
            <w:rStyle w:val="Kpr"/>
            <w:b/>
            <w:noProof/>
          </w:rPr>
          <w:t>6</w:t>
        </w:r>
      </w:ins>
    </w:p>
    <w:p w14:paraId="311FF00E" w14:textId="0D57DF96"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"şekil304" </w:instrText>
      </w:r>
      <w:r>
        <w:rPr>
          <w:noProof/>
        </w:rPr>
        <w:fldChar w:fldCharType="separate"/>
      </w:r>
      <w:r w:rsidRPr="00CC6EF8">
        <w:rPr>
          <w:rStyle w:val="Kpr"/>
          <w:b/>
          <w:noProof/>
        </w:rPr>
        <w:t xml:space="preserve">Şekil </w:t>
      </w:r>
      <w:del w:id="676" w:author="EMRAH COLAK" w:date="2015-07-29T16:48:00Z">
        <w:r w:rsidRPr="00CC6EF8" w:rsidDel="00662B29">
          <w:rPr>
            <w:rStyle w:val="Kpr"/>
            <w:b/>
            <w:noProof/>
          </w:rPr>
          <w:delText>3-4</w:delText>
        </w:r>
      </w:del>
      <w:ins w:id="677" w:author="EMRAH COLAK" w:date="2015-07-29T16:48:00Z">
        <w:r w:rsidR="00662B29">
          <w:rPr>
            <w:rStyle w:val="Kpr"/>
            <w:b/>
            <w:noProof/>
          </w:rPr>
          <w:t>19</w:t>
        </w:r>
      </w:ins>
      <w:ins w:id="678" w:author="EMRAH COLAK" w:date="2015-07-30T15:27:00Z">
        <w:r w:rsidR="002C59B9">
          <w:rPr>
            <w:rStyle w:val="Kpr"/>
            <w:b/>
            <w:noProof/>
          </w:rPr>
          <w:t>:</w:t>
        </w:r>
      </w:ins>
      <w:r w:rsidR="006B4FBB" w:rsidRPr="00CC6EF8">
        <w:rPr>
          <w:rStyle w:val="Kpr"/>
          <w:b/>
          <w:noProof/>
        </w:rPr>
        <w:t xml:space="preserve"> </w:t>
      </w:r>
      <w:r w:rsidRPr="00CC6EF8">
        <w:rPr>
          <w:rStyle w:val="Kpr"/>
          <w:b/>
          <w:noProof/>
        </w:rPr>
        <w:t xml:space="preserve">Örnek Uygulama </w:t>
      </w:r>
      <w:r>
        <w:rPr>
          <w:rStyle w:val="Kpr"/>
          <w:b/>
          <w:noProof/>
        </w:rPr>
        <w:t>Başlangıç</w:t>
      </w:r>
      <w:r w:rsidRPr="00CC6EF8">
        <w:rPr>
          <w:rStyle w:val="Kpr"/>
          <w:b/>
          <w:noProof/>
        </w:rPr>
        <w:t xml:space="preserve"> Arayüzü</w:t>
      </w:r>
      <w:r w:rsidR="006B4FBB" w:rsidRPr="00CC6EF8">
        <w:rPr>
          <w:rStyle w:val="Kpr"/>
          <w:b/>
          <w:noProof/>
          <w:webHidden/>
        </w:rPr>
        <w:tab/>
      </w:r>
      <w:del w:id="679" w:author="EMRAH COLAK" w:date="2015-07-30T15:05:00Z">
        <w:r w:rsidRPr="00CC6EF8" w:rsidDel="00275249">
          <w:rPr>
            <w:rStyle w:val="Kpr"/>
            <w:b/>
            <w:noProof/>
          </w:rPr>
          <w:delText>4</w:delText>
        </w:r>
        <w:r w:rsidDel="00275249">
          <w:rPr>
            <w:rStyle w:val="Kpr"/>
            <w:b/>
            <w:noProof/>
          </w:rPr>
          <w:delText>6</w:delText>
        </w:r>
      </w:del>
      <w:ins w:id="680" w:author="EMRAH COLAK" w:date="2015-07-30T15:05:00Z">
        <w:r w:rsidR="00275249" w:rsidRPr="00CC6EF8">
          <w:rPr>
            <w:rStyle w:val="Kpr"/>
            <w:b/>
            <w:noProof/>
          </w:rPr>
          <w:t>4</w:t>
        </w:r>
      </w:ins>
      <w:ins w:id="681" w:author="EMRAH COLAK" w:date="2015-07-31T14:26:00Z">
        <w:r w:rsidR="00D6132C">
          <w:rPr>
            <w:rStyle w:val="Kpr"/>
            <w:b/>
            <w:noProof/>
          </w:rPr>
          <w:t>6</w:t>
        </w:r>
      </w:ins>
    </w:p>
    <w:p w14:paraId="31490F5F" w14:textId="6C08D797"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"şekil305" </w:instrText>
      </w:r>
      <w:r>
        <w:rPr>
          <w:noProof/>
        </w:rPr>
        <w:fldChar w:fldCharType="separate"/>
      </w:r>
      <w:r w:rsidRPr="00CC6EF8">
        <w:rPr>
          <w:rStyle w:val="Kpr"/>
          <w:b/>
          <w:noProof/>
        </w:rPr>
        <w:t xml:space="preserve">Şekil </w:t>
      </w:r>
      <w:del w:id="682" w:author="EMRAH COLAK" w:date="2015-07-29T16:48:00Z">
        <w:r w:rsidRPr="00CC6EF8" w:rsidDel="00662B29">
          <w:rPr>
            <w:rStyle w:val="Kpr"/>
            <w:b/>
            <w:noProof/>
          </w:rPr>
          <w:delText>3-5</w:delText>
        </w:r>
      </w:del>
      <w:ins w:id="683" w:author="EMRAH COLAK" w:date="2015-07-29T16:48:00Z">
        <w:r w:rsidR="00662B29">
          <w:rPr>
            <w:rStyle w:val="Kpr"/>
            <w:b/>
            <w:noProof/>
          </w:rPr>
          <w:t>20</w:t>
        </w:r>
      </w:ins>
      <w:ins w:id="684" w:author="EMRAH COLAK" w:date="2015-07-30T15:27:00Z">
        <w:r w:rsidR="002C59B9">
          <w:rPr>
            <w:rStyle w:val="Kpr"/>
            <w:b/>
            <w:noProof/>
          </w:rPr>
          <w:t>:</w:t>
        </w:r>
      </w:ins>
      <w:r w:rsidR="006B4FBB" w:rsidRPr="00CC6EF8">
        <w:rPr>
          <w:rStyle w:val="Kpr"/>
          <w:b/>
          <w:noProof/>
        </w:rPr>
        <w:t xml:space="preserve"> </w:t>
      </w:r>
      <w:r w:rsidR="00E17C8E">
        <w:rPr>
          <w:rStyle w:val="Kpr"/>
          <w:b/>
          <w:noProof/>
        </w:rPr>
        <w:t>İnce İstemcilerin Eş Zamanlı Ç</w:t>
      </w:r>
      <w:r w:rsidR="00E17C8E">
        <w:rPr>
          <w:rStyle w:val="Kpr"/>
          <w:b/>
          <w:noProof/>
        </w:rPr>
        <w:t>a</w:t>
      </w:r>
      <w:r w:rsidR="00E17C8E">
        <w:rPr>
          <w:rStyle w:val="Kpr"/>
          <w:b/>
          <w:noProof/>
        </w:rPr>
        <w:t>lışması</w:t>
      </w:r>
      <w:r w:rsidR="006B4FBB" w:rsidRPr="00CC6EF8">
        <w:rPr>
          <w:rStyle w:val="Kpr"/>
          <w:b/>
          <w:noProof/>
          <w:webHidden/>
        </w:rPr>
        <w:tab/>
      </w:r>
      <w:del w:id="685" w:author="EMRAH COLAK" w:date="2015-07-30T15:01:00Z">
        <w:r w:rsidRPr="00CC6EF8" w:rsidDel="00275249">
          <w:rPr>
            <w:rStyle w:val="Kpr"/>
            <w:b/>
            <w:noProof/>
          </w:rPr>
          <w:delText>4</w:delText>
        </w:r>
        <w:r w:rsidR="00E17C8E" w:rsidDel="00275249">
          <w:rPr>
            <w:rStyle w:val="Kpr"/>
            <w:b/>
            <w:noProof/>
          </w:rPr>
          <w:delText>7</w:delText>
        </w:r>
      </w:del>
      <w:ins w:id="686" w:author="EMRAH COLAK" w:date="2015-07-30T15:01:00Z">
        <w:r w:rsidR="00275249" w:rsidRPr="00CC6EF8">
          <w:rPr>
            <w:rStyle w:val="Kpr"/>
            <w:b/>
            <w:noProof/>
          </w:rPr>
          <w:t>4</w:t>
        </w:r>
      </w:ins>
      <w:ins w:id="687" w:author="EMRAH COLAK" w:date="2015-07-31T14:26:00Z">
        <w:r w:rsidR="00D6132C">
          <w:rPr>
            <w:rStyle w:val="Kpr"/>
            <w:b/>
            <w:noProof/>
          </w:rPr>
          <w:t>7</w:t>
        </w:r>
      </w:ins>
    </w:p>
    <w:p w14:paraId="5ADF7186" w14:textId="7F2B8FE3" w:rsidR="006B4FBB" w:rsidRPr="00DF12CA" w:rsidRDefault="00CC6EF8">
      <w:pPr>
        <w:pStyle w:val="ekillerTablosu"/>
        <w:rPr>
          <w:rFonts w:ascii="Calibri" w:eastAsia="Times New Roman" w:hAnsi="Calibri"/>
          <w:noProof/>
          <w:sz w:val="22"/>
          <w:lang w:eastAsia="tr-TR"/>
        </w:rPr>
      </w:pPr>
      <w:r>
        <w:rPr>
          <w:noProof/>
        </w:rPr>
        <w:fldChar w:fldCharType="end"/>
      </w:r>
      <w:r w:rsidR="008B516E">
        <w:fldChar w:fldCharType="begin"/>
      </w:r>
      <w:r w:rsidR="008B516E">
        <w:instrText xml:space="preserve"> HYPERLINK \l "şekil306" </w:instrText>
      </w:r>
      <w:r w:rsidR="008B516E">
        <w:fldChar w:fldCharType="separate"/>
      </w:r>
      <w:r>
        <w:rPr>
          <w:rStyle w:val="Kpr"/>
          <w:b/>
          <w:noProof/>
        </w:rPr>
        <w:t xml:space="preserve">Şekil </w:t>
      </w:r>
      <w:del w:id="688" w:author="EMRAH COLAK" w:date="2015-07-29T16:48:00Z">
        <w:r w:rsidDel="00662B29">
          <w:rPr>
            <w:rStyle w:val="Kpr"/>
            <w:b/>
            <w:noProof/>
          </w:rPr>
          <w:delText>3-6</w:delText>
        </w:r>
      </w:del>
      <w:ins w:id="689" w:author="EMRAH COLAK" w:date="2015-07-29T16:48:00Z">
        <w:r w:rsidR="00662B29">
          <w:rPr>
            <w:rStyle w:val="Kpr"/>
            <w:b/>
            <w:noProof/>
          </w:rPr>
          <w:t>21</w:t>
        </w:r>
      </w:ins>
      <w:ins w:id="690" w:author="EMRAH COLAK" w:date="2015-07-30T15:27:00Z">
        <w:r w:rsidR="002C59B9">
          <w:rPr>
            <w:rStyle w:val="Kpr"/>
            <w:b/>
            <w:noProof/>
          </w:rPr>
          <w:t>:</w:t>
        </w:r>
      </w:ins>
      <w:r w:rsidR="006B4FBB" w:rsidRPr="00DF12CA">
        <w:rPr>
          <w:rStyle w:val="Kpr"/>
          <w:b/>
          <w:noProof/>
        </w:rPr>
        <w:t xml:space="preserve"> </w:t>
      </w:r>
      <w:r w:rsidR="00E17C8E">
        <w:rPr>
          <w:rStyle w:val="Kpr"/>
          <w:b/>
          <w:noProof/>
        </w:rPr>
        <w:t>İnce İstemcilerin Yük Artırım ve Azaltım Durumlarında Çalışması</w:t>
      </w:r>
      <w:r w:rsidR="006B4FBB" w:rsidRPr="00275249">
        <w:rPr>
          <w:b/>
          <w:noProof/>
          <w:webHidden/>
          <w:rPrChange w:id="691" w:author="EMRAH COLAK" w:date="2015-07-30T15:01:00Z">
            <w:rPr>
              <w:noProof/>
              <w:webHidden/>
            </w:rPr>
          </w:rPrChange>
        </w:rPr>
        <w:tab/>
      </w:r>
      <w:r w:rsidRPr="00275249">
        <w:rPr>
          <w:b/>
          <w:noProof/>
          <w:webHidden/>
          <w:rPrChange w:id="692" w:author="EMRAH COLAK" w:date="2015-07-30T15:01:00Z">
            <w:rPr>
              <w:noProof/>
              <w:webHidden/>
            </w:rPr>
          </w:rPrChange>
        </w:rPr>
        <w:t>4</w:t>
      </w:r>
      <w:del w:id="693" w:author="EMRAH COLAK" w:date="2015-07-30T15:01:00Z">
        <w:r w:rsidRPr="00275249" w:rsidDel="00275249">
          <w:rPr>
            <w:b/>
            <w:noProof/>
            <w:webHidden/>
            <w:rPrChange w:id="694" w:author="EMRAH COLAK" w:date="2015-07-30T15:01:00Z">
              <w:rPr>
                <w:noProof/>
                <w:webHidden/>
              </w:rPr>
            </w:rPrChange>
          </w:rPr>
          <w:delText>8</w:delText>
        </w:r>
      </w:del>
      <w:ins w:id="695" w:author="EMRAH COLAK" w:date="2015-07-31T14:26:00Z">
        <w:r w:rsidR="00D6132C">
          <w:rPr>
            <w:b/>
            <w:noProof/>
            <w:webHidden/>
          </w:rPr>
          <w:t>8</w:t>
        </w:r>
      </w:ins>
      <w:r w:rsidR="008B516E">
        <w:rPr>
          <w:noProof/>
        </w:rPr>
        <w:fldChar w:fldCharType="end"/>
      </w:r>
    </w:p>
    <w:p w14:paraId="4912FC7E" w14:textId="2A343A73" w:rsidR="006B4FBB" w:rsidRPr="00CC6EF8" w:rsidRDefault="00CC6EF8">
      <w:pPr>
        <w:pStyle w:val="ekillerTablosu"/>
        <w:rPr>
          <w:rStyle w:val="Kpr"/>
          <w:rFonts w:ascii="Calibri" w:eastAsia="Times New Roman" w:hAnsi="Calibri"/>
          <w:b/>
          <w:noProof/>
          <w:sz w:val="22"/>
          <w:lang w:eastAsia="tr-TR"/>
        </w:rPr>
      </w:pPr>
      <w:r>
        <w:rPr>
          <w:noProof/>
        </w:rPr>
        <w:fldChar w:fldCharType="begin"/>
      </w:r>
      <w:r>
        <w:rPr>
          <w:noProof/>
        </w:rPr>
        <w:instrText xml:space="preserve"> HYPERLINK  \l "şekil307" </w:instrText>
      </w:r>
      <w:r>
        <w:rPr>
          <w:noProof/>
        </w:rPr>
        <w:fldChar w:fldCharType="separate"/>
      </w:r>
      <w:r w:rsidRPr="00CC6EF8">
        <w:rPr>
          <w:rStyle w:val="Kpr"/>
          <w:b/>
          <w:noProof/>
        </w:rPr>
        <w:t xml:space="preserve">Şekil </w:t>
      </w:r>
      <w:del w:id="696" w:author="EMRAH COLAK" w:date="2015-07-29T16:48:00Z">
        <w:r w:rsidRPr="00CC6EF8" w:rsidDel="00662B29">
          <w:rPr>
            <w:rStyle w:val="Kpr"/>
            <w:b/>
            <w:noProof/>
          </w:rPr>
          <w:delText>3-7</w:delText>
        </w:r>
      </w:del>
      <w:ins w:id="697" w:author="EMRAH COLAK" w:date="2015-07-29T16:48:00Z">
        <w:r w:rsidR="00662B29">
          <w:rPr>
            <w:rStyle w:val="Kpr"/>
            <w:b/>
            <w:noProof/>
          </w:rPr>
          <w:t>22</w:t>
        </w:r>
      </w:ins>
      <w:ins w:id="698" w:author="EMRAH COLAK" w:date="2015-07-30T15:27:00Z">
        <w:r w:rsidR="002C59B9">
          <w:rPr>
            <w:rStyle w:val="Kpr"/>
            <w:b/>
            <w:noProof/>
          </w:rPr>
          <w:t>:</w:t>
        </w:r>
      </w:ins>
      <w:r w:rsidR="006B4FBB" w:rsidRPr="00CC6EF8">
        <w:rPr>
          <w:rStyle w:val="Kpr"/>
          <w:b/>
          <w:noProof/>
        </w:rPr>
        <w:t xml:space="preserve"> </w:t>
      </w:r>
      <w:r w:rsidR="00E17C8E">
        <w:rPr>
          <w:rStyle w:val="Kpr"/>
          <w:b/>
          <w:noProof/>
        </w:rPr>
        <w:t>İnce İstemcilerin Yedeklenmesi</w:t>
      </w:r>
      <w:r w:rsidR="006B4FBB" w:rsidRPr="00CC6EF8">
        <w:rPr>
          <w:rStyle w:val="Kpr"/>
          <w:b/>
          <w:noProof/>
          <w:webHidden/>
        </w:rPr>
        <w:tab/>
      </w:r>
      <w:del w:id="699" w:author="EMRAH COLAK" w:date="2015-07-30T15:01:00Z">
        <w:r w:rsidR="00E17C8E" w:rsidDel="00275249">
          <w:rPr>
            <w:rStyle w:val="Kpr"/>
            <w:b/>
            <w:noProof/>
          </w:rPr>
          <w:delText>50</w:delText>
        </w:r>
      </w:del>
      <w:ins w:id="700" w:author="EMRAH COLAK" w:date="2015-07-31T14:26:00Z">
        <w:r w:rsidR="00D6132C">
          <w:rPr>
            <w:rStyle w:val="Kpr"/>
            <w:b/>
            <w:noProof/>
          </w:rPr>
          <w:t>50</w:t>
        </w:r>
      </w:ins>
    </w:p>
    <w:p w14:paraId="786D4D4E" w14:textId="63F54AB7"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"şekil308" </w:instrText>
      </w:r>
      <w:r>
        <w:rPr>
          <w:noProof/>
        </w:rPr>
        <w:fldChar w:fldCharType="separate"/>
      </w:r>
      <w:r w:rsidRPr="00CC6EF8">
        <w:rPr>
          <w:rStyle w:val="Kpr"/>
          <w:b/>
          <w:noProof/>
        </w:rPr>
        <w:t xml:space="preserve">Şekil </w:t>
      </w:r>
      <w:del w:id="701" w:author="EMRAH COLAK" w:date="2015-07-29T16:48:00Z">
        <w:r w:rsidRPr="00CC6EF8" w:rsidDel="00662B29">
          <w:rPr>
            <w:rStyle w:val="Kpr"/>
            <w:b/>
            <w:noProof/>
          </w:rPr>
          <w:delText>3-8</w:delText>
        </w:r>
      </w:del>
      <w:ins w:id="702" w:author="EMRAH COLAK" w:date="2015-07-29T16:48:00Z">
        <w:r w:rsidR="00662B29">
          <w:rPr>
            <w:rStyle w:val="Kpr"/>
            <w:b/>
            <w:noProof/>
          </w:rPr>
          <w:t>23</w:t>
        </w:r>
      </w:ins>
      <w:ins w:id="703" w:author="EMRAH COLAK" w:date="2015-07-30T15:27:00Z">
        <w:r w:rsidR="002C59B9">
          <w:rPr>
            <w:rStyle w:val="Kpr"/>
            <w:b/>
            <w:noProof/>
          </w:rPr>
          <w:t>:</w:t>
        </w:r>
      </w:ins>
      <w:r w:rsidR="006B4FBB" w:rsidRPr="00CC6EF8">
        <w:rPr>
          <w:rStyle w:val="Kpr"/>
          <w:b/>
          <w:noProof/>
        </w:rPr>
        <w:t xml:space="preserve"> </w:t>
      </w:r>
      <w:r w:rsidR="00E17C8E">
        <w:rPr>
          <w:rStyle w:val="Kpr"/>
          <w:b/>
          <w:noProof/>
        </w:rPr>
        <w:t>İnce İstemcilerin Yönetim Ekranı</w:t>
      </w:r>
      <w:r w:rsidR="006B4FBB" w:rsidRPr="00CC6EF8">
        <w:rPr>
          <w:rStyle w:val="Kpr"/>
          <w:b/>
          <w:noProof/>
          <w:webHidden/>
        </w:rPr>
        <w:tab/>
      </w:r>
      <w:del w:id="704" w:author="EMRAH COLAK" w:date="2015-07-30T15:02:00Z">
        <w:r w:rsidRPr="00CC6EF8" w:rsidDel="00275249">
          <w:rPr>
            <w:rStyle w:val="Kpr"/>
            <w:b/>
            <w:noProof/>
          </w:rPr>
          <w:delText>5</w:delText>
        </w:r>
        <w:r w:rsidR="00E17C8E" w:rsidDel="00275249">
          <w:rPr>
            <w:rStyle w:val="Kpr"/>
            <w:b/>
            <w:noProof/>
          </w:rPr>
          <w:delText>1</w:delText>
        </w:r>
      </w:del>
      <w:ins w:id="705" w:author="EMRAH COLAK" w:date="2015-07-30T15:02:00Z">
        <w:r w:rsidR="00275249" w:rsidRPr="00CC6EF8">
          <w:rPr>
            <w:rStyle w:val="Kpr"/>
            <w:b/>
            <w:noProof/>
          </w:rPr>
          <w:t>5</w:t>
        </w:r>
      </w:ins>
      <w:ins w:id="706" w:author="EMRAH COLAK" w:date="2015-07-31T14:26:00Z">
        <w:r w:rsidR="00D6132C">
          <w:rPr>
            <w:rStyle w:val="Kpr"/>
            <w:b/>
            <w:noProof/>
          </w:rPr>
          <w:t>1</w:t>
        </w:r>
      </w:ins>
    </w:p>
    <w:p w14:paraId="143B99E2" w14:textId="3F5CE0AC" w:rsidR="006B4FBB" w:rsidRPr="00CC6EF8" w:rsidRDefault="00CC6EF8">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"şekil309" </w:instrText>
      </w:r>
      <w:r>
        <w:rPr>
          <w:noProof/>
        </w:rPr>
        <w:fldChar w:fldCharType="separate"/>
      </w:r>
      <w:r w:rsidR="006B4FBB" w:rsidRPr="00CC6EF8">
        <w:rPr>
          <w:rStyle w:val="Kpr"/>
          <w:b/>
          <w:noProof/>
        </w:rPr>
        <w:t xml:space="preserve">Şekil </w:t>
      </w:r>
      <w:ins w:id="707" w:author="EMRAH COLAK" w:date="2015-07-29T16:48:00Z">
        <w:r w:rsidR="00662B29">
          <w:rPr>
            <w:rStyle w:val="Kpr"/>
            <w:b/>
            <w:noProof/>
          </w:rPr>
          <w:t>2</w:t>
        </w:r>
      </w:ins>
      <w:del w:id="708" w:author="EMRAH COLAK" w:date="2015-07-29T16:48:00Z">
        <w:r w:rsidDel="00662B29">
          <w:rPr>
            <w:rStyle w:val="Kpr"/>
            <w:b/>
            <w:noProof/>
          </w:rPr>
          <w:delText>3-9</w:delText>
        </w:r>
      </w:del>
      <w:ins w:id="709" w:author="EMRAH COLAK" w:date="2015-07-29T16:48:00Z">
        <w:r w:rsidR="00662B29">
          <w:rPr>
            <w:rStyle w:val="Kpr"/>
            <w:b/>
            <w:noProof/>
          </w:rPr>
          <w:t>4</w:t>
        </w:r>
      </w:ins>
      <w:ins w:id="710" w:author="EMRAH COLAK" w:date="2015-07-30T15:27:00Z">
        <w:r w:rsidR="002C59B9">
          <w:rPr>
            <w:rStyle w:val="Kpr"/>
            <w:b/>
            <w:noProof/>
          </w:rPr>
          <w:t>:</w:t>
        </w:r>
      </w:ins>
      <w:r w:rsidR="00E17C8E">
        <w:rPr>
          <w:rStyle w:val="Kpr"/>
          <w:b/>
          <w:noProof/>
        </w:rPr>
        <w:t xml:space="preserve"> Şasi Enerji Tüketimi</w:t>
      </w:r>
      <w:r w:rsidR="006B4FBB" w:rsidRPr="00CC6EF8">
        <w:rPr>
          <w:rStyle w:val="Kpr"/>
          <w:b/>
          <w:noProof/>
          <w:webHidden/>
        </w:rPr>
        <w:tab/>
      </w:r>
      <w:del w:id="711" w:author="EMRAH COLAK" w:date="2015-07-30T14:59:00Z">
        <w:r w:rsidR="00E17C8E" w:rsidDel="00275249">
          <w:rPr>
            <w:rStyle w:val="Kpr"/>
            <w:b/>
            <w:noProof/>
            <w:webHidden/>
          </w:rPr>
          <w:delText>56</w:delText>
        </w:r>
      </w:del>
      <w:ins w:id="712" w:author="EMRAH COLAK" w:date="2015-07-30T14:59:00Z">
        <w:r w:rsidR="00275249">
          <w:rPr>
            <w:rStyle w:val="Kpr"/>
            <w:b/>
            <w:noProof/>
            <w:webHidden/>
          </w:rPr>
          <w:t>5</w:t>
        </w:r>
      </w:ins>
      <w:ins w:id="713" w:author="EMRAH COLAK" w:date="2015-07-31T14:27:00Z">
        <w:r w:rsidR="00D6132C">
          <w:rPr>
            <w:rStyle w:val="Kpr"/>
            <w:b/>
            <w:noProof/>
            <w:webHidden/>
          </w:rPr>
          <w:t>2</w:t>
        </w:r>
      </w:ins>
    </w:p>
    <w:p w14:paraId="4D8B1FFC" w14:textId="77777777" w:rsidR="00CC6EF8" w:rsidRDefault="00CC6EF8">
      <w:pPr>
        <w:pStyle w:val="ekillerTablosu"/>
        <w:rPr>
          <w:noProof/>
        </w:rPr>
      </w:pPr>
      <w:r>
        <w:rPr>
          <w:noProof/>
        </w:rPr>
        <w:fldChar w:fldCharType="end"/>
      </w:r>
    </w:p>
    <w:p w14:paraId="6D56D8D1" w14:textId="77777777" w:rsidR="00CC6EF8" w:rsidRDefault="00CC6EF8">
      <w:pPr>
        <w:pStyle w:val="ekillerTablosu"/>
        <w:rPr>
          <w:noProof/>
        </w:rPr>
      </w:pPr>
    </w:p>
    <w:p w14:paraId="37C8B4B3" w14:textId="77777777" w:rsidR="00CC6EF8" w:rsidRDefault="00CC6EF8">
      <w:pPr>
        <w:pStyle w:val="ekillerTablosu"/>
        <w:rPr>
          <w:noProof/>
        </w:rPr>
      </w:pPr>
    </w:p>
    <w:p w14:paraId="29C90AB9" w14:textId="77777777" w:rsidR="00CC6EF8" w:rsidRDefault="00CC6EF8">
      <w:pPr>
        <w:pStyle w:val="ekillerTablosu"/>
        <w:rPr>
          <w:noProof/>
        </w:rPr>
      </w:pPr>
    </w:p>
    <w:p w14:paraId="20AD30ED" w14:textId="77777777" w:rsidR="00CC6EF8" w:rsidRDefault="00CC6EF8">
      <w:pPr>
        <w:pStyle w:val="ekillerTablosu"/>
        <w:rPr>
          <w:noProof/>
        </w:rPr>
      </w:pPr>
    </w:p>
    <w:p w14:paraId="2F3AC625" w14:textId="77777777" w:rsidR="006B4FBB" w:rsidRDefault="00CC6EF8">
      <w:pPr>
        <w:pStyle w:val="ekillerTablosu"/>
        <w:rPr>
          <w:noProof/>
          <w:lang w:eastAsia="tr-TR"/>
        </w:rPr>
      </w:pPr>
      <w:r w:rsidRPr="00DF12CA">
        <w:rPr>
          <w:noProof/>
          <w:lang w:eastAsia="tr-TR"/>
        </w:rPr>
        <w:t xml:space="preserve"> </w:t>
      </w:r>
    </w:p>
    <w:p w14:paraId="7CD04F4E" w14:textId="77777777" w:rsidR="00A35B4A" w:rsidRPr="00A35B4A" w:rsidRDefault="00A35B4A" w:rsidP="00A35B4A">
      <w:pPr>
        <w:rPr>
          <w:lang w:eastAsia="tr-TR"/>
        </w:rPr>
      </w:pPr>
    </w:p>
    <w:p w14:paraId="4ED4DD88" w14:textId="77777777" w:rsidR="000F0DB3" w:rsidRDefault="006B4FBB" w:rsidP="00074B95">
      <w:pPr>
        <w:rPr>
          <w:ins w:id="714" w:author="EMRE MUTLU" w:date="2015-07-31T10:26:00Z"/>
        </w:rPr>
        <w:pPrChange w:id="715" w:author="EMRAH COLAK" w:date="2015-07-31T14:12:00Z">
          <w:pPr>
            <w:pStyle w:val="Balk1"/>
          </w:pPr>
        </w:pPrChange>
      </w:pPr>
      <w:r>
        <w:fldChar w:fldCharType="end"/>
      </w:r>
      <w:bookmarkStart w:id="716" w:name="_Toc425946741"/>
    </w:p>
    <w:p w14:paraId="5E7F69AE" w14:textId="57438418" w:rsidR="006B4FBB" w:rsidRDefault="006B4FBB">
      <w:pPr>
        <w:pStyle w:val="Balk1"/>
      </w:pPr>
      <w:r>
        <w:lastRenderedPageBreak/>
        <w:t>TABLOLAR LİSTESİ</w:t>
      </w:r>
      <w:bookmarkEnd w:id="716"/>
    </w:p>
    <w:p w14:paraId="59062C46" w14:textId="25B45BBF" w:rsidR="006B4FBB" w:rsidRPr="00A35B4A" w:rsidRDefault="006B4FBB">
      <w:pPr>
        <w:pStyle w:val="ekillerTablosu"/>
        <w:rPr>
          <w:rStyle w:val="Kpr"/>
          <w:rFonts w:ascii="Calibri" w:eastAsia="Times New Roman" w:hAnsi="Calibri"/>
          <w:b/>
          <w:noProof/>
          <w:sz w:val="22"/>
          <w:lang w:eastAsia="tr-TR"/>
        </w:rPr>
      </w:pPr>
      <w:r>
        <w:fldChar w:fldCharType="begin"/>
      </w:r>
      <w:r>
        <w:instrText xml:space="preserve"> TOC \h \z \c "Tablo" </w:instrText>
      </w:r>
      <w:r>
        <w:fldChar w:fldCharType="separate"/>
      </w:r>
      <w:r w:rsidR="00A35B4A">
        <w:rPr>
          <w:noProof/>
        </w:rPr>
        <w:fldChar w:fldCharType="begin"/>
      </w:r>
      <w:r w:rsidR="00A35B4A">
        <w:rPr>
          <w:noProof/>
        </w:rPr>
        <w:instrText xml:space="preserve"> HYPERLINK  \l "tablo201" </w:instrText>
      </w:r>
      <w:r w:rsidR="00A35B4A">
        <w:rPr>
          <w:noProof/>
        </w:rPr>
        <w:fldChar w:fldCharType="separate"/>
      </w:r>
      <w:r w:rsidRPr="00A35B4A">
        <w:rPr>
          <w:rStyle w:val="Kpr"/>
          <w:b/>
          <w:noProof/>
        </w:rPr>
        <w:t xml:space="preserve">Tablo </w:t>
      </w:r>
      <w:del w:id="717" w:author="EMRAH COLAK" w:date="2015-07-29T16:48:00Z">
        <w:r w:rsidRPr="00A35B4A" w:rsidDel="00662B29">
          <w:rPr>
            <w:rStyle w:val="Kpr"/>
            <w:b/>
            <w:noProof/>
          </w:rPr>
          <w:delText>2</w:delText>
        </w:r>
        <w:r w:rsidRPr="00A35B4A" w:rsidDel="00662B29">
          <w:rPr>
            <w:rStyle w:val="Kpr"/>
            <w:b/>
            <w:noProof/>
          </w:rPr>
          <w:noBreakHyphen/>
          <w:delText>1</w:delText>
        </w:r>
      </w:del>
      <w:ins w:id="718" w:author="EMRAH COLAK" w:date="2015-07-29T16:48:00Z">
        <w:r w:rsidR="00662B29">
          <w:rPr>
            <w:rStyle w:val="Kpr"/>
            <w:b/>
            <w:noProof/>
          </w:rPr>
          <w:t>1</w:t>
        </w:r>
      </w:ins>
      <w:ins w:id="719" w:author="EMRAH COLAK" w:date="2015-07-30T15:24:00Z">
        <w:r w:rsidR="002C59B9">
          <w:rPr>
            <w:rStyle w:val="Kpr"/>
            <w:b/>
            <w:noProof/>
          </w:rPr>
          <w:t>:</w:t>
        </w:r>
      </w:ins>
      <w:r w:rsidRPr="00A35B4A">
        <w:rPr>
          <w:rStyle w:val="Kpr"/>
          <w:b/>
          <w:noProof/>
        </w:rPr>
        <w:t xml:space="preserve"> </w:t>
      </w:r>
      <w:r w:rsidR="00DC12BB">
        <w:rPr>
          <w:rStyle w:val="Kpr"/>
          <w:b/>
          <w:noProof/>
        </w:rPr>
        <w:t>Masaüstü Bilgis</w:t>
      </w:r>
      <w:r w:rsidR="00DC12BB">
        <w:rPr>
          <w:rStyle w:val="Kpr"/>
          <w:b/>
          <w:noProof/>
        </w:rPr>
        <w:t>a</w:t>
      </w:r>
      <w:r w:rsidR="00DC12BB">
        <w:rPr>
          <w:rStyle w:val="Kpr"/>
          <w:b/>
          <w:noProof/>
        </w:rPr>
        <w:t xml:space="preserve">yar </w:t>
      </w:r>
      <w:r w:rsidR="00DC12BB" w:rsidRPr="00DC12BB">
        <w:rPr>
          <w:rStyle w:val="Kpr"/>
          <w:b/>
          <w:noProof/>
        </w:rPr>
        <w:t>İnce İstemci Karşılaştırması</w:t>
      </w:r>
      <w:r w:rsidRPr="00A35B4A">
        <w:rPr>
          <w:rStyle w:val="Kpr"/>
          <w:b/>
          <w:noProof/>
          <w:webHidden/>
        </w:rPr>
        <w:tab/>
      </w:r>
      <w:del w:id="720" w:author="EMRAH COLAK" w:date="2015-07-30T15:03:00Z">
        <w:r w:rsidR="00A35B4A" w:rsidRPr="00A35B4A" w:rsidDel="00275249">
          <w:rPr>
            <w:rStyle w:val="Kpr"/>
            <w:b/>
            <w:noProof/>
          </w:rPr>
          <w:delText>3</w:delText>
        </w:r>
        <w:r w:rsidR="00DC12BB" w:rsidDel="00275249">
          <w:rPr>
            <w:rStyle w:val="Kpr"/>
            <w:b/>
            <w:noProof/>
          </w:rPr>
          <w:delText>3</w:delText>
        </w:r>
        <w:r w:rsidR="00A35B4A" w:rsidRPr="00A35B4A" w:rsidDel="00275249">
          <w:rPr>
            <w:rStyle w:val="Kpr"/>
            <w:rFonts w:ascii="Calibri" w:eastAsia="Times New Roman" w:hAnsi="Calibri"/>
            <w:b/>
            <w:noProof/>
            <w:sz w:val="22"/>
            <w:lang w:eastAsia="tr-TR"/>
          </w:rPr>
          <w:delText xml:space="preserve"> </w:delText>
        </w:r>
      </w:del>
      <w:ins w:id="721" w:author="EMRAH COLAK" w:date="2015-07-30T15:03:00Z">
        <w:r w:rsidR="00275249" w:rsidRPr="00A35B4A">
          <w:rPr>
            <w:rStyle w:val="Kpr"/>
            <w:b/>
            <w:noProof/>
          </w:rPr>
          <w:t>3</w:t>
        </w:r>
      </w:ins>
      <w:ins w:id="722" w:author="EMRAH COLAK" w:date="2015-07-31T14:27:00Z">
        <w:r w:rsidR="00D6132C">
          <w:rPr>
            <w:rStyle w:val="Kpr"/>
            <w:b/>
            <w:noProof/>
          </w:rPr>
          <w:t>3</w:t>
        </w:r>
      </w:ins>
      <w:ins w:id="723" w:author="EMRAH COLAK" w:date="2015-07-30T15:03:00Z">
        <w:r w:rsidR="00275249" w:rsidRPr="00A35B4A">
          <w:rPr>
            <w:rStyle w:val="Kpr"/>
            <w:rFonts w:ascii="Calibri" w:eastAsia="Times New Roman" w:hAnsi="Calibri"/>
            <w:b/>
            <w:noProof/>
            <w:sz w:val="22"/>
            <w:lang w:eastAsia="tr-TR"/>
          </w:rPr>
          <w:t xml:space="preserve"> </w:t>
        </w:r>
      </w:ins>
    </w:p>
    <w:p w14:paraId="3448A11C" w14:textId="478DCEC0" w:rsidR="00662B29" w:rsidRPr="00A35B4A" w:rsidRDefault="00A35B4A" w:rsidP="00662B29">
      <w:pPr>
        <w:pStyle w:val="ekillerTablosu"/>
        <w:rPr>
          <w:ins w:id="724" w:author="EMRAH COLAK" w:date="2015-07-29T16:50:00Z"/>
          <w:rStyle w:val="Kpr"/>
          <w:rFonts w:ascii="Calibri" w:eastAsia="Times New Roman" w:hAnsi="Calibri"/>
          <w:b/>
          <w:noProof/>
          <w:sz w:val="22"/>
          <w:lang w:eastAsia="tr-TR"/>
        </w:rPr>
      </w:pPr>
      <w:r>
        <w:rPr>
          <w:noProof/>
        </w:rPr>
        <w:fldChar w:fldCharType="end"/>
      </w:r>
      <w:ins w:id="725" w:author="EMRAH COLAK" w:date="2015-07-29T16:50:00Z">
        <w:r w:rsidR="00662B29">
          <w:rPr>
            <w:noProof/>
          </w:rPr>
          <w:fldChar w:fldCharType="begin"/>
        </w:r>
      </w:ins>
      <w:ins w:id="726" w:author="EMRAH COLAK" w:date="2015-07-30T08:53:00Z">
        <w:r w:rsidR="004663D3">
          <w:rPr>
            <w:noProof/>
          </w:rPr>
          <w:instrText>HYPERLINK  \l "tablo301"</w:instrText>
        </w:r>
      </w:ins>
      <w:ins w:id="727" w:author="EMRAH COLAK" w:date="2015-07-29T16:50:00Z">
        <w:r w:rsidR="00662B29">
          <w:rPr>
            <w:noProof/>
          </w:rPr>
          <w:fldChar w:fldCharType="separate"/>
        </w:r>
        <w:r w:rsidR="00662B29" w:rsidRPr="00A35B4A">
          <w:rPr>
            <w:rStyle w:val="Kpr"/>
            <w:b/>
            <w:noProof/>
          </w:rPr>
          <w:t xml:space="preserve">Tablo </w:t>
        </w:r>
        <w:r w:rsidR="00662B29">
          <w:rPr>
            <w:rStyle w:val="Kpr"/>
            <w:b/>
            <w:noProof/>
          </w:rPr>
          <w:t>2</w:t>
        </w:r>
      </w:ins>
      <w:ins w:id="728" w:author="EMRAH COLAK" w:date="2015-07-30T15:26:00Z">
        <w:r w:rsidR="002C59B9">
          <w:rPr>
            <w:rStyle w:val="Kpr"/>
            <w:b/>
            <w:noProof/>
          </w:rPr>
          <w:t>:</w:t>
        </w:r>
      </w:ins>
      <w:ins w:id="729" w:author="EMRAH COLAK" w:date="2015-07-29T16:50:00Z">
        <w:r w:rsidR="00662B29" w:rsidRPr="00A35B4A">
          <w:rPr>
            <w:rStyle w:val="Kpr"/>
            <w:b/>
            <w:noProof/>
          </w:rPr>
          <w:t xml:space="preserve"> </w:t>
        </w:r>
        <w:r w:rsidR="00662B29" w:rsidRPr="00DC12BB">
          <w:rPr>
            <w:rStyle w:val="Kpr"/>
            <w:b/>
            <w:noProof/>
          </w:rPr>
          <w:t xml:space="preserve">Örnek Uygulama </w:t>
        </w:r>
        <w:r w:rsidR="00662B29">
          <w:rPr>
            <w:rStyle w:val="Kpr"/>
            <w:b/>
            <w:noProof/>
          </w:rPr>
          <w:t>Ortam</w:t>
        </w:r>
        <w:r w:rsidR="00662B29" w:rsidRPr="00DC12BB">
          <w:rPr>
            <w:rStyle w:val="Kpr"/>
            <w:b/>
            <w:noProof/>
          </w:rPr>
          <w:t>ı</w:t>
        </w:r>
        <w:r w:rsidR="00662B29" w:rsidRPr="00A35B4A">
          <w:rPr>
            <w:rStyle w:val="Kpr"/>
            <w:b/>
            <w:noProof/>
            <w:webHidden/>
          </w:rPr>
          <w:tab/>
        </w:r>
        <w:r w:rsidR="00662B29" w:rsidRPr="00A35B4A">
          <w:rPr>
            <w:rStyle w:val="Kpr"/>
            <w:b/>
            <w:noProof/>
          </w:rPr>
          <w:t>4</w:t>
        </w:r>
      </w:ins>
      <w:ins w:id="730" w:author="EMRAH COLAK" w:date="2015-07-31T14:27:00Z">
        <w:r w:rsidR="00D6132C">
          <w:rPr>
            <w:rStyle w:val="Kpr"/>
            <w:b/>
            <w:noProof/>
          </w:rPr>
          <w:t>2</w:t>
        </w:r>
      </w:ins>
    </w:p>
    <w:p w14:paraId="5CDD6121" w14:textId="61598530" w:rsidR="006B4FBB" w:rsidRPr="00A35B4A" w:rsidDel="00662B29" w:rsidRDefault="00662B29">
      <w:pPr>
        <w:pStyle w:val="ekillerTablosu"/>
        <w:rPr>
          <w:del w:id="731" w:author="EMRAH COLAK" w:date="2015-07-29T16:50:00Z"/>
          <w:rStyle w:val="Kpr"/>
          <w:rFonts w:ascii="Calibri" w:eastAsia="Times New Roman" w:hAnsi="Calibri"/>
          <w:b/>
          <w:noProof/>
          <w:sz w:val="22"/>
          <w:lang w:eastAsia="tr-TR"/>
        </w:rPr>
      </w:pPr>
      <w:ins w:id="732" w:author="EMRAH COLAK" w:date="2015-07-29T16:50:00Z">
        <w:r>
          <w:rPr>
            <w:noProof/>
          </w:rPr>
          <w:fldChar w:fldCharType="end"/>
        </w:r>
      </w:ins>
      <w:del w:id="733" w:author="EMRAH COLAK" w:date="2015-07-29T16:50:00Z">
        <w:r w:rsidR="00A35B4A" w:rsidDel="00662B29">
          <w:rPr>
            <w:noProof/>
          </w:rPr>
          <w:fldChar w:fldCharType="begin"/>
        </w:r>
        <w:r w:rsidR="00A35B4A" w:rsidDel="00662B29">
          <w:rPr>
            <w:noProof/>
          </w:rPr>
          <w:delInstrText xml:space="preserve"> HYPERLINK  \l "tablo301" </w:delInstrText>
        </w:r>
        <w:r w:rsidR="00A35B4A" w:rsidDel="00662B29">
          <w:rPr>
            <w:noProof/>
          </w:rPr>
          <w:fldChar w:fldCharType="separate"/>
        </w:r>
        <w:r w:rsidR="006B4FBB" w:rsidRPr="00A35B4A" w:rsidDel="00662B29">
          <w:rPr>
            <w:rStyle w:val="Kpr"/>
            <w:b/>
            <w:noProof/>
          </w:rPr>
          <w:delText xml:space="preserve">Tablo </w:delText>
        </w:r>
      </w:del>
      <w:del w:id="734" w:author="EMRAH COLAK" w:date="2015-07-29T16:49:00Z">
        <w:r w:rsidR="006B4FBB" w:rsidRPr="00A35B4A" w:rsidDel="00662B29">
          <w:rPr>
            <w:rStyle w:val="Kpr"/>
            <w:b/>
            <w:noProof/>
          </w:rPr>
          <w:delText>3</w:delText>
        </w:r>
        <w:r w:rsidR="006B4FBB" w:rsidRPr="00A35B4A" w:rsidDel="00662B29">
          <w:rPr>
            <w:rStyle w:val="Kpr"/>
            <w:b/>
            <w:noProof/>
          </w:rPr>
          <w:noBreakHyphen/>
          <w:delText>1</w:delText>
        </w:r>
      </w:del>
      <w:del w:id="735" w:author="EMRAH COLAK" w:date="2015-07-29T16:50:00Z">
        <w:r w:rsidR="006B4FBB" w:rsidRPr="00A35B4A" w:rsidDel="00662B29">
          <w:rPr>
            <w:rStyle w:val="Kpr"/>
            <w:b/>
            <w:noProof/>
          </w:rPr>
          <w:delText xml:space="preserve"> </w:delText>
        </w:r>
        <w:r w:rsidR="00DC12BB" w:rsidRPr="00DC12BB" w:rsidDel="00662B29">
          <w:rPr>
            <w:rStyle w:val="Kpr"/>
            <w:b/>
            <w:noProof/>
          </w:rPr>
          <w:delText>Örnek Uygulama Ortamı</w:delText>
        </w:r>
        <w:r w:rsidR="00DC12BB" w:rsidDel="00662B29">
          <w:rPr>
            <w:rStyle w:val="Kpr"/>
            <w:b/>
            <w:noProof/>
          </w:rPr>
          <w:delText>............</w:delText>
        </w:r>
        <w:r w:rsidR="00A35B4A" w:rsidRPr="00A35B4A" w:rsidDel="00662B29">
          <w:rPr>
            <w:rStyle w:val="Kpr"/>
            <w:b/>
            <w:noProof/>
          </w:rPr>
          <w:delText>........................................................</w:delText>
        </w:r>
      </w:del>
      <w:del w:id="736" w:author="EMRAH COLAK" w:date="2015-07-29T16:49:00Z">
        <w:r w:rsidR="00A35B4A" w:rsidRPr="00A35B4A" w:rsidDel="00662B29">
          <w:rPr>
            <w:rStyle w:val="Kpr"/>
            <w:b/>
            <w:noProof/>
          </w:rPr>
          <w:delText>....4</w:delText>
        </w:r>
        <w:r w:rsidR="00DC12BB" w:rsidDel="00662B29">
          <w:rPr>
            <w:rStyle w:val="Kpr"/>
            <w:b/>
            <w:noProof/>
          </w:rPr>
          <w:delText>2</w:delText>
        </w:r>
      </w:del>
    </w:p>
    <w:p w14:paraId="33E417D0" w14:textId="3A1D7E73" w:rsidR="006B4FBB" w:rsidRPr="00A35B4A" w:rsidRDefault="00A35B4A">
      <w:pPr>
        <w:pStyle w:val="ekillerTablosu"/>
        <w:rPr>
          <w:rStyle w:val="Kpr"/>
          <w:rFonts w:ascii="Calibri" w:eastAsia="Times New Roman" w:hAnsi="Calibri"/>
          <w:b/>
          <w:noProof/>
          <w:sz w:val="22"/>
          <w:lang w:eastAsia="tr-TR"/>
        </w:rPr>
      </w:pPr>
      <w:del w:id="737" w:author="EMRAH COLAK" w:date="2015-07-29T16:50:00Z">
        <w:r w:rsidDel="00662B29">
          <w:rPr>
            <w:noProof/>
          </w:rPr>
          <w:fldChar w:fldCharType="end"/>
        </w:r>
      </w:del>
      <w:r>
        <w:rPr>
          <w:noProof/>
        </w:rPr>
        <w:fldChar w:fldCharType="begin"/>
      </w:r>
      <w:r>
        <w:rPr>
          <w:noProof/>
        </w:rPr>
        <w:instrText xml:space="preserve"> HYPERLINK  \l "tablo302" </w:instrText>
      </w:r>
      <w:r>
        <w:rPr>
          <w:noProof/>
        </w:rPr>
        <w:fldChar w:fldCharType="separate"/>
      </w:r>
      <w:r w:rsidR="006B4FBB" w:rsidRPr="00A35B4A">
        <w:rPr>
          <w:rStyle w:val="Kpr"/>
          <w:b/>
          <w:noProof/>
        </w:rPr>
        <w:t>Tablo 3</w:t>
      </w:r>
      <w:ins w:id="738" w:author="EMRAH COLAK" w:date="2015-07-30T15:26:00Z">
        <w:r w:rsidR="002C59B9">
          <w:rPr>
            <w:rStyle w:val="Kpr"/>
            <w:b/>
            <w:noProof/>
          </w:rPr>
          <w:t>:</w:t>
        </w:r>
      </w:ins>
      <w:del w:id="739" w:author="EMRAH COLAK" w:date="2015-07-29T16:49:00Z">
        <w:r w:rsidR="006B4FBB" w:rsidRPr="00A35B4A" w:rsidDel="00662B29">
          <w:rPr>
            <w:rStyle w:val="Kpr"/>
            <w:b/>
            <w:noProof/>
          </w:rPr>
          <w:noBreakHyphen/>
          <w:delText>2</w:delText>
        </w:r>
      </w:del>
      <w:r w:rsidR="006B4FBB" w:rsidRPr="00A35B4A">
        <w:rPr>
          <w:rStyle w:val="Kpr"/>
          <w:b/>
          <w:noProof/>
        </w:rPr>
        <w:t xml:space="preserve"> </w:t>
      </w:r>
      <w:r w:rsidR="00DC12BB" w:rsidRPr="00DC12BB">
        <w:rPr>
          <w:rStyle w:val="Kpr"/>
          <w:b/>
          <w:noProof/>
        </w:rPr>
        <w:t>Örnek Uygulama Donanımı</w:t>
      </w:r>
      <w:r w:rsidR="006B4FBB" w:rsidRPr="00A35B4A">
        <w:rPr>
          <w:rStyle w:val="Kpr"/>
          <w:b/>
          <w:noProof/>
          <w:webHidden/>
        </w:rPr>
        <w:tab/>
      </w:r>
      <w:del w:id="740" w:author="EMRAH COLAK" w:date="2015-07-30T15:03:00Z">
        <w:r w:rsidRPr="00A35B4A" w:rsidDel="00275249">
          <w:rPr>
            <w:rStyle w:val="Kpr"/>
            <w:b/>
            <w:noProof/>
          </w:rPr>
          <w:delText>4</w:delText>
        </w:r>
        <w:r w:rsidR="00DC12BB" w:rsidDel="00275249">
          <w:rPr>
            <w:rStyle w:val="Kpr"/>
            <w:b/>
            <w:noProof/>
          </w:rPr>
          <w:delText>3</w:delText>
        </w:r>
      </w:del>
      <w:ins w:id="741" w:author="EMRAH COLAK" w:date="2015-07-30T15:03:00Z">
        <w:r w:rsidR="00275249" w:rsidRPr="00A35B4A">
          <w:rPr>
            <w:rStyle w:val="Kpr"/>
            <w:b/>
            <w:noProof/>
          </w:rPr>
          <w:t>4</w:t>
        </w:r>
      </w:ins>
      <w:ins w:id="742" w:author="EMRAH COLAK" w:date="2015-07-31T14:27:00Z">
        <w:r w:rsidR="00D6132C">
          <w:rPr>
            <w:rStyle w:val="Kpr"/>
            <w:b/>
            <w:noProof/>
          </w:rPr>
          <w:t>3</w:t>
        </w:r>
      </w:ins>
    </w:p>
    <w:p w14:paraId="507264D2" w14:textId="525E9099" w:rsidR="006B4FBB" w:rsidRPr="00A35B4A" w:rsidRDefault="00A35B4A">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"tablo303" </w:instrText>
      </w:r>
      <w:r>
        <w:rPr>
          <w:noProof/>
        </w:rPr>
        <w:fldChar w:fldCharType="separate"/>
      </w:r>
      <w:r w:rsidR="006B4FBB" w:rsidRPr="00A35B4A">
        <w:rPr>
          <w:rStyle w:val="Kpr"/>
          <w:b/>
          <w:noProof/>
        </w:rPr>
        <w:t xml:space="preserve">Tablo </w:t>
      </w:r>
      <w:del w:id="743" w:author="EMRAH COLAK" w:date="2015-07-29T16:49:00Z">
        <w:r w:rsidR="006B4FBB" w:rsidRPr="00A35B4A" w:rsidDel="00662B29">
          <w:rPr>
            <w:rStyle w:val="Kpr"/>
            <w:b/>
            <w:noProof/>
          </w:rPr>
          <w:delText>3</w:delText>
        </w:r>
        <w:r w:rsidR="006B4FBB" w:rsidRPr="00A35B4A" w:rsidDel="00662B29">
          <w:rPr>
            <w:rStyle w:val="Kpr"/>
            <w:b/>
            <w:noProof/>
          </w:rPr>
          <w:noBreakHyphen/>
          <w:delText xml:space="preserve">3 </w:delText>
        </w:r>
      </w:del>
      <w:ins w:id="744" w:author="EMRAH COLAK" w:date="2015-07-29T16:49:00Z">
        <w:r w:rsidR="00662B29">
          <w:rPr>
            <w:rStyle w:val="Kpr"/>
            <w:b/>
            <w:noProof/>
          </w:rPr>
          <w:t>4</w:t>
        </w:r>
      </w:ins>
      <w:ins w:id="745" w:author="EMRAH COLAK" w:date="2015-07-30T15:26:00Z">
        <w:r w:rsidR="002C59B9">
          <w:rPr>
            <w:rStyle w:val="Kpr"/>
            <w:b/>
            <w:noProof/>
          </w:rPr>
          <w:t>:</w:t>
        </w:r>
      </w:ins>
      <w:ins w:id="746" w:author="EMRAH COLAK" w:date="2015-07-29T16:49:00Z">
        <w:r w:rsidR="00662B29">
          <w:rPr>
            <w:rStyle w:val="Kpr"/>
            <w:b/>
            <w:noProof/>
          </w:rPr>
          <w:t xml:space="preserve"> </w:t>
        </w:r>
      </w:ins>
      <w:r w:rsidR="00DC12BB" w:rsidRPr="00DC12BB">
        <w:rPr>
          <w:rStyle w:val="Kpr"/>
          <w:b/>
          <w:noProof/>
        </w:rPr>
        <w:t>Örnek Uygulama Yazılımı</w:t>
      </w:r>
      <w:r w:rsidR="006B4FBB" w:rsidRPr="00A35B4A">
        <w:rPr>
          <w:rStyle w:val="Kpr"/>
          <w:b/>
          <w:noProof/>
          <w:webHidden/>
        </w:rPr>
        <w:tab/>
      </w:r>
      <w:del w:id="747" w:author="EMRAH COLAK" w:date="2015-07-30T15:04:00Z">
        <w:r w:rsidR="00DC12BB" w:rsidDel="00275249">
          <w:rPr>
            <w:rStyle w:val="Kpr"/>
            <w:b/>
            <w:noProof/>
            <w:webHidden/>
          </w:rPr>
          <w:delText>44</w:delText>
        </w:r>
      </w:del>
      <w:ins w:id="748" w:author="EMRAH COLAK" w:date="2015-07-30T15:04:00Z">
        <w:r w:rsidR="00275249">
          <w:rPr>
            <w:rStyle w:val="Kpr"/>
            <w:b/>
            <w:noProof/>
            <w:webHidden/>
          </w:rPr>
          <w:t>4</w:t>
        </w:r>
      </w:ins>
      <w:ins w:id="749" w:author="EMRAH COLAK" w:date="2015-07-31T14:28:00Z">
        <w:r w:rsidR="00D6132C">
          <w:rPr>
            <w:rStyle w:val="Kpr"/>
            <w:b/>
            <w:noProof/>
            <w:webHidden/>
          </w:rPr>
          <w:t>4</w:t>
        </w:r>
      </w:ins>
    </w:p>
    <w:p w14:paraId="4F92B975" w14:textId="370F4F8C" w:rsidR="006B4FBB" w:rsidRPr="00A35B4A" w:rsidRDefault="00A35B4A">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"tablo304" </w:instrText>
      </w:r>
      <w:r>
        <w:rPr>
          <w:noProof/>
        </w:rPr>
        <w:fldChar w:fldCharType="separate"/>
      </w:r>
      <w:r w:rsidR="006B4FBB" w:rsidRPr="00A35B4A">
        <w:rPr>
          <w:rStyle w:val="Kpr"/>
          <w:b/>
          <w:noProof/>
        </w:rPr>
        <w:t xml:space="preserve">Tablo </w:t>
      </w:r>
      <w:del w:id="750" w:author="EMRAH COLAK" w:date="2015-07-29T16:50:00Z">
        <w:r w:rsidR="006B4FBB" w:rsidRPr="00A35B4A" w:rsidDel="00662B29">
          <w:rPr>
            <w:rStyle w:val="Kpr"/>
            <w:b/>
            <w:noProof/>
          </w:rPr>
          <w:delText>3</w:delText>
        </w:r>
        <w:r w:rsidR="006B4FBB" w:rsidRPr="00A35B4A" w:rsidDel="00662B29">
          <w:rPr>
            <w:rStyle w:val="Kpr"/>
            <w:b/>
            <w:noProof/>
          </w:rPr>
          <w:noBreakHyphen/>
          <w:delText>4</w:delText>
        </w:r>
      </w:del>
      <w:ins w:id="751" w:author="EMRAH COLAK" w:date="2015-07-29T16:50:00Z">
        <w:r w:rsidR="00662B29">
          <w:rPr>
            <w:rStyle w:val="Kpr"/>
            <w:b/>
            <w:noProof/>
          </w:rPr>
          <w:t>5</w:t>
        </w:r>
      </w:ins>
      <w:ins w:id="752" w:author="EMRAH COLAK" w:date="2015-07-30T15:26:00Z">
        <w:r w:rsidR="002C59B9">
          <w:rPr>
            <w:rStyle w:val="Kpr"/>
            <w:b/>
            <w:noProof/>
          </w:rPr>
          <w:t>:</w:t>
        </w:r>
      </w:ins>
      <w:r w:rsidR="006B4FBB" w:rsidRPr="00A35B4A">
        <w:rPr>
          <w:rStyle w:val="Kpr"/>
          <w:b/>
          <w:noProof/>
        </w:rPr>
        <w:t xml:space="preserve"> </w:t>
      </w:r>
      <w:r w:rsidR="00252C76">
        <w:rPr>
          <w:rStyle w:val="Kpr"/>
          <w:b/>
          <w:noProof/>
        </w:rPr>
        <w:t>İnce İstemci Mimarisi</w:t>
      </w:r>
      <w:r w:rsidR="00C96B6C">
        <w:rPr>
          <w:rStyle w:val="Kpr"/>
          <w:b/>
          <w:noProof/>
        </w:rPr>
        <w:t xml:space="preserve"> ile B</w:t>
      </w:r>
      <w:r w:rsidR="002163AC" w:rsidRPr="002163AC">
        <w:rPr>
          <w:rStyle w:val="Kpr"/>
          <w:b/>
          <w:noProof/>
        </w:rPr>
        <w:t xml:space="preserve">ant </w:t>
      </w:r>
      <w:r w:rsidR="00C96B6C">
        <w:rPr>
          <w:rStyle w:val="Kpr"/>
          <w:b/>
          <w:noProof/>
        </w:rPr>
        <w:t xml:space="preserve">Genişliği </w:t>
      </w:r>
      <w:r w:rsidR="00C96B6C">
        <w:rPr>
          <w:rStyle w:val="Kpr"/>
          <w:b/>
          <w:noProof/>
        </w:rPr>
        <w:t>D</w:t>
      </w:r>
      <w:r w:rsidR="002163AC" w:rsidRPr="002163AC">
        <w:rPr>
          <w:rStyle w:val="Kpr"/>
          <w:b/>
          <w:noProof/>
        </w:rPr>
        <w:t>eğişecek</w:t>
      </w:r>
      <w:r w:rsidR="002163AC">
        <w:rPr>
          <w:rStyle w:val="Kpr"/>
          <w:b/>
          <w:noProof/>
        </w:rPr>
        <w:t xml:space="preserve"> </w:t>
      </w:r>
      <w:r w:rsidR="00C96B6C">
        <w:rPr>
          <w:rStyle w:val="Kpr"/>
          <w:b/>
          <w:noProof/>
        </w:rPr>
        <w:t>B</w:t>
      </w:r>
      <w:r w:rsidR="002163AC" w:rsidRPr="002163AC">
        <w:rPr>
          <w:rStyle w:val="Kpr"/>
          <w:b/>
          <w:noProof/>
        </w:rPr>
        <w:t>ölgeler</w:t>
      </w:r>
      <w:r w:rsidR="006B4FBB" w:rsidRPr="00A35B4A">
        <w:rPr>
          <w:rStyle w:val="Kpr"/>
          <w:b/>
          <w:noProof/>
          <w:webHidden/>
        </w:rPr>
        <w:tab/>
      </w:r>
      <w:del w:id="753" w:author="EMRAH COLAK" w:date="2015-07-30T15:04:00Z">
        <w:r w:rsidR="00313356" w:rsidDel="00275249">
          <w:rPr>
            <w:rStyle w:val="Kpr"/>
            <w:b/>
            <w:noProof/>
            <w:webHidden/>
          </w:rPr>
          <w:delText>49</w:delText>
        </w:r>
      </w:del>
      <w:ins w:id="754" w:author="EMRAH COLAK" w:date="2015-07-30T15:04:00Z">
        <w:r w:rsidR="00275249">
          <w:rPr>
            <w:rStyle w:val="Kpr"/>
            <w:b/>
            <w:noProof/>
            <w:webHidden/>
          </w:rPr>
          <w:t>4</w:t>
        </w:r>
      </w:ins>
      <w:ins w:id="755" w:author="EMRAH COLAK" w:date="2015-07-31T14:28:00Z">
        <w:r w:rsidR="00D6132C">
          <w:rPr>
            <w:rStyle w:val="Kpr"/>
            <w:b/>
            <w:noProof/>
            <w:webHidden/>
          </w:rPr>
          <w:t>9</w:t>
        </w:r>
      </w:ins>
    </w:p>
    <w:p w14:paraId="4AE1B04B" w14:textId="76138641" w:rsidR="006B4FBB" w:rsidRPr="00A35B4A" w:rsidRDefault="00A35B4A">
      <w:pPr>
        <w:pStyle w:val="ekillerTablosu"/>
        <w:rPr>
          <w:rStyle w:val="Kpr"/>
          <w:rFonts w:ascii="Calibri" w:eastAsia="Times New Roman" w:hAnsi="Calibri"/>
          <w:b/>
          <w:noProof/>
          <w:sz w:val="22"/>
          <w:lang w:eastAsia="tr-TR"/>
        </w:rPr>
      </w:pPr>
      <w:r>
        <w:rPr>
          <w:noProof/>
        </w:rPr>
        <w:fldChar w:fldCharType="end"/>
      </w:r>
      <w:r>
        <w:rPr>
          <w:noProof/>
        </w:rPr>
        <w:fldChar w:fldCharType="begin"/>
      </w:r>
      <w:r>
        <w:rPr>
          <w:noProof/>
        </w:rPr>
        <w:instrText xml:space="preserve"> HYPERLINK  \l "tablo305" </w:instrText>
      </w:r>
      <w:r>
        <w:rPr>
          <w:noProof/>
        </w:rPr>
        <w:fldChar w:fldCharType="separate"/>
      </w:r>
      <w:r w:rsidR="006B4FBB" w:rsidRPr="00A35B4A">
        <w:rPr>
          <w:rStyle w:val="Kpr"/>
          <w:b/>
          <w:noProof/>
        </w:rPr>
        <w:t xml:space="preserve">Tablo </w:t>
      </w:r>
      <w:del w:id="756" w:author="EMRAH COLAK" w:date="2015-07-29T16:50:00Z">
        <w:r w:rsidR="006B4FBB" w:rsidRPr="00A35B4A" w:rsidDel="00662B29">
          <w:rPr>
            <w:rStyle w:val="Kpr"/>
            <w:b/>
            <w:noProof/>
          </w:rPr>
          <w:delText>3</w:delText>
        </w:r>
        <w:r w:rsidR="006B4FBB" w:rsidRPr="00A35B4A" w:rsidDel="00662B29">
          <w:rPr>
            <w:rStyle w:val="Kpr"/>
            <w:b/>
            <w:noProof/>
          </w:rPr>
          <w:noBreakHyphen/>
          <w:delText>5</w:delText>
        </w:r>
      </w:del>
      <w:ins w:id="757" w:author="EMRAH COLAK" w:date="2015-07-29T16:50:00Z">
        <w:r w:rsidR="00662B29">
          <w:rPr>
            <w:rStyle w:val="Kpr"/>
            <w:b/>
            <w:noProof/>
          </w:rPr>
          <w:t>6</w:t>
        </w:r>
      </w:ins>
      <w:ins w:id="758" w:author="EMRAH COLAK" w:date="2015-07-30T15:26:00Z">
        <w:r w:rsidR="002C59B9">
          <w:rPr>
            <w:rStyle w:val="Kpr"/>
            <w:b/>
            <w:noProof/>
          </w:rPr>
          <w:t>:</w:t>
        </w:r>
      </w:ins>
      <w:r w:rsidR="006B4FBB" w:rsidRPr="00A35B4A">
        <w:rPr>
          <w:rStyle w:val="Kpr"/>
          <w:b/>
          <w:noProof/>
        </w:rPr>
        <w:t xml:space="preserve"> </w:t>
      </w:r>
      <w:r w:rsidR="00313356" w:rsidRPr="00313356">
        <w:rPr>
          <w:rStyle w:val="Kpr"/>
          <w:b/>
          <w:noProof/>
        </w:rPr>
        <w:t>Mevcut Enerji Tüketimi</w:t>
      </w:r>
      <w:r w:rsidR="006B4FBB" w:rsidRPr="00A35B4A">
        <w:rPr>
          <w:rStyle w:val="Kpr"/>
          <w:b/>
          <w:noProof/>
          <w:webHidden/>
        </w:rPr>
        <w:tab/>
      </w:r>
      <w:del w:id="759" w:author="EMRAH COLAK" w:date="2015-07-30T14:59:00Z">
        <w:r w:rsidRPr="00A35B4A" w:rsidDel="00275249">
          <w:rPr>
            <w:rStyle w:val="Kpr"/>
            <w:b/>
            <w:noProof/>
          </w:rPr>
          <w:delText>5</w:delText>
        </w:r>
        <w:r w:rsidR="00313356" w:rsidDel="00275249">
          <w:rPr>
            <w:rStyle w:val="Kpr"/>
            <w:b/>
            <w:noProof/>
          </w:rPr>
          <w:delText>2</w:delText>
        </w:r>
      </w:del>
      <w:ins w:id="760" w:author="EMRAH COLAK" w:date="2015-07-30T14:59:00Z">
        <w:r w:rsidR="00275249" w:rsidRPr="00A35B4A">
          <w:rPr>
            <w:rStyle w:val="Kpr"/>
            <w:b/>
            <w:noProof/>
          </w:rPr>
          <w:t>5</w:t>
        </w:r>
      </w:ins>
      <w:ins w:id="761" w:author="EMRAH COLAK" w:date="2015-07-31T14:28:00Z">
        <w:r w:rsidR="00D6132C">
          <w:rPr>
            <w:rStyle w:val="Kpr"/>
            <w:b/>
            <w:noProof/>
          </w:rPr>
          <w:t>1</w:t>
        </w:r>
      </w:ins>
    </w:p>
    <w:p w14:paraId="4F351193" w14:textId="6C96990C" w:rsidR="006B4FBB" w:rsidRPr="00EC6ED8" w:rsidRDefault="00A35B4A">
      <w:pPr>
        <w:pStyle w:val="ekillerTablosu"/>
        <w:rPr>
          <w:rFonts w:ascii="Calibri" w:eastAsia="Times New Roman" w:hAnsi="Calibri"/>
          <w:noProof/>
          <w:sz w:val="22"/>
          <w:lang w:eastAsia="tr-TR"/>
        </w:rPr>
      </w:pPr>
      <w:r>
        <w:rPr>
          <w:noProof/>
        </w:rPr>
        <w:fldChar w:fldCharType="end"/>
      </w:r>
      <w:r w:rsidR="008B516E">
        <w:fldChar w:fldCharType="begin"/>
      </w:r>
      <w:r w:rsidR="008B516E">
        <w:instrText xml:space="preserve"> HYPERLINK \l "tablo306" </w:instrText>
      </w:r>
      <w:r w:rsidR="008B516E">
        <w:fldChar w:fldCharType="separate"/>
      </w:r>
      <w:r w:rsidR="006B4FBB" w:rsidRPr="00A35B4A">
        <w:rPr>
          <w:rStyle w:val="Kpr"/>
          <w:b/>
          <w:noProof/>
        </w:rPr>
        <w:t xml:space="preserve">Tablo </w:t>
      </w:r>
      <w:del w:id="762" w:author="EMRAH COLAK" w:date="2015-07-29T16:50:00Z">
        <w:r w:rsidR="006B4FBB" w:rsidRPr="00A35B4A" w:rsidDel="00662B29">
          <w:rPr>
            <w:rStyle w:val="Kpr"/>
            <w:b/>
            <w:noProof/>
          </w:rPr>
          <w:delText>3</w:delText>
        </w:r>
        <w:r w:rsidR="006B4FBB" w:rsidRPr="00A35B4A" w:rsidDel="00662B29">
          <w:rPr>
            <w:rStyle w:val="Kpr"/>
            <w:b/>
            <w:noProof/>
          </w:rPr>
          <w:noBreakHyphen/>
          <w:delText>6</w:delText>
        </w:r>
      </w:del>
      <w:ins w:id="763" w:author="EMRAH COLAK" w:date="2015-07-29T16:50:00Z">
        <w:r w:rsidR="00662B29">
          <w:rPr>
            <w:rStyle w:val="Kpr"/>
            <w:b/>
            <w:noProof/>
          </w:rPr>
          <w:t>7</w:t>
        </w:r>
      </w:ins>
      <w:ins w:id="764" w:author="EMRAH COLAK" w:date="2015-07-30T15:26:00Z">
        <w:r w:rsidR="002C59B9">
          <w:rPr>
            <w:rStyle w:val="Kpr"/>
            <w:b/>
            <w:noProof/>
          </w:rPr>
          <w:t>:</w:t>
        </w:r>
      </w:ins>
      <w:r w:rsidR="006B4FBB" w:rsidRPr="00A35B4A">
        <w:rPr>
          <w:rStyle w:val="Kpr"/>
          <w:b/>
          <w:noProof/>
        </w:rPr>
        <w:t xml:space="preserve"> </w:t>
      </w:r>
      <w:r w:rsidR="00313356" w:rsidRPr="00313356">
        <w:rPr>
          <w:rStyle w:val="Kpr"/>
          <w:b/>
          <w:noProof/>
        </w:rPr>
        <w:t>İnce İstemci Mimarisinde Enerji Tüketimi</w:t>
      </w:r>
      <w:r w:rsidR="006B4FBB" w:rsidRPr="00A35B4A">
        <w:rPr>
          <w:rStyle w:val="Kpr"/>
          <w:b/>
          <w:noProof/>
          <w:webHidden/>
        </w:rPr>
        <w:tab/>
      </w:r>
      <w:r w:rsidR="00313356">
        <w:rPr>
          <w:rStyle w:val="Kpr"/>
          <w:b/>
          <w:noProof/>
        </w:rPr>
        <w:t>5</w:t>
      </w:r>
      <w:del w:id="765" w:author="EMRAH COLAK" w:date="2015-07-30T14:59:00Z">
        <w:r w:rsidR="00313356" w:rsidDel="00275249">
          <w:rPr>
            <w:rStyle w:val="Kpr"/>
            <w:b/>
            <w:noProof/>
          </w:rPr>
          <w:delText>2</w:delText>
        </w:r>
      </w:del>
      <w:ins w:id="766" w:author="EMRAH COLAK" w:date="2015-07-31T14:28:00Z">
        <w:r w:rsidR="00D6132C">
          <w:rPr>
            <w:rStyle w:val="Kpr"/>
            <w:b/>
            <w:noProof/>
          </w:rPr>
          <w:t>2</w:t>
        </w:r>
      </w:ins>
      <w:r w:rsidR="008B516E">
        <w:rPr>
          <w:rStyle w:val="Kpr"/>
          <w:b/>
          <w:noProof/>
        </w:rPr>
        <w:fldChar w:fldCharType="end"/>
      </w:r>
    </w:p>
    <w:p w14:paraId="41F0168F" w14:textId="59898080" w:rsidR="006B4FBB" w:rsidRPr="00A35B4A" w:rsidDel="00662B29" w:rsidRDefault="00A35B4A">
      <w:pPr>
        <w:pStyle w:val="ekillerTablosu"/>
        <w:rPr>
          <w:del w:id="767" w:author="EMRAH COLAK" w:date="2015-07-29T16:50:00Z"/>
          <w:rStyle w:val="Kpr"/>
          <w:rFonts w:ascii="Calibri" w:eastAsia="Times New Roman" w:hAnsi="Calibri"/>
          <w:b/>
          <w:noProof/>
          <w:sz w:val="22"/>
          <w:lang w:eastAsia="tr-TR"/>
        </w:rPr>
      </w:pPr>
      <w:del w:id="768" w:author="EMRAH COLAK" w:date="2015-07-29T16:50:00Z">
        <w:r w:rsidDel="00662B29">
          <w:rPr>
            <w:noProof/>
          </w:rPr>
          <w:fldChar w:fldCharType="begin"/>
        </w:r>
        <w:r w:rsidDel="00662B29">
          <w:rPr>
            <w:noProof/>
          </w:rPr>
          <w:delInstrText xml:space="preserve"> HYPERLINK  \l "tablo307" </w:delInstrText>
        </w:r>
        <w:r w:rsidDel="00662B29">
          <w:rPr>
            <w:noProof/>
          </w:rPr>
          <w:fldChar w:fldCharType="separate"/>
        </w:r>
        <w:r w:rsidR="006B4FBB" w:rsidRPr="00A35B4A" w:rsidDel="00662B29">
          <w:rPr>
            <w:rStyle w:val="Kpr"/>
            <w:b/>
            <w:noProof/>
          </w:rPr>
          <w:delText>Tablo 3</w:delText>
        </w:r>
        <w:r w:rsidR="006B4FBB" w:rsidRPr="00A35B4A" w:rsidDel="00662B29">
          <w:rPr>
            <w:rStyle w:val="Kpr"/>
            <w:b/>
            <w:noProof/>
          </w:rPr>
          <w:noBreakHyphen/>
          <w:delText xml:space="preserve">7 </w:delText>
        </w:r>
        <w:r w:rsidR="00313356" w:rsidRPr="00313356" w:rsidDel="00662B29">
          <w:rPr>
            <w:rStyle w:val="Kpr"/>
            <w:b/>
            <w:noProof/>
          </w:rPr>
          <w:delText>Toplam Enerji Verimliliği</w:delText>
        </w:r>
        <w:r w:rsidR="006B4FBB" w:rsidRPr="00A35B4A" w:rsidDel="00662B29">
          <w:rPr>
            <w:rStyle w:val="Kpr"/>
            <w:b/>
            <w:noProof/>
            <w:webHidden/>
          </w:rPr>
          <w:tab/>
        </w:r>
        <w:r w:rsidR="00313356" w:rsidDel="00662B29">
          <w:rPr>
            <w:rStyle w:val="Kpr"/>
            <w:b/>
            <w:noProof/>
          </w:rPr>
          <w:delText>53</w:delText>
        </w:r>
      </w:del>
    </w:p>
    <w:p w14:paraId="27834C7A" w14:textId="35EFF1D2" w:rsidR="00662B29" w:rsidRPr="00A35B4A" w:rsidRDefault="00A35B4A">
      <w:pPr>
        <w:pStyle w:val="ekillerTablosu"/>
        <w:rPr>
          <w:ins w:id="769" w:author="EMRAH COLAK" w:date="2015-07-29T16:50:00Z"/>
          <w:rStyle w:val="Kpr"/>
          <w:rFonts w:ascii="Calibri" w:eastAsia="Times New Roman" w:hAnsi="Calibri"/>
          <w:b/>
          <w:noProof/>
          <w:sz w:val="22"/>
          <w:lang w:eastAsia="tr-TR"/>
        </w:rPr>
      </w:pPr>
      <w:del w:id="770" w:author="EMRAH COLAK" w:date="2015-07-29T16:50:00Z">
        <w:r w:rsidDel="00662B29">
          <w:rPr>
            <w:noProof/>
          </w:rPr>
          <w:fldChar w:fldCharType="end"/>
        </w:r>
      </w:del>
      <w:ins w:id="771" w:author="EMRAH COLAK" w:date="2015-07-29T16:50:00Z">
        <w:r w:rsidR="00662B29">
          <w:rPr>
            <w:noProof/>
          </w:rPr>
          <w:fldChar w:fldCharType="begin"/>
        </w:r>
        <w:r w:rsidR="00662B29">
          <w:rPr>
            <w:noProof/>
          </w:rPr>
          <w:instrText xml:space="preserve"> HYPERLINK  \l "tablo307" </w:instrText>
        </w:r>
        <w:r w:rsidR="00662B29">
          <w:rPr>
            <w:noProof/>
          </w:rPr>
          <w:fldChar w:fldCharType="separate"/>
        </w:r>
        <w:r w:rsidR="00662B29" w:rsidRPr="00A35B4A">
          <w:rPr>
            <w:rStyle w:val="Kpr"/>
            <w:b/>
            <w:noProof/>
          </w:rPr>
          <w:t>Tablo</w:t>
        </w:r>
        <w:r w:rsidR="00662B29">
          <w:rPr>
            <w:rStyle w:val="Kpr"/>
            <w:b/>
            <w:noProof/>
          </w:rPr>
          <w:t xml:space="preserve"> 8</w:t>
        </w:r>
      </w:ins>
      <w:ins w:id="772" w:author="EMRAH COLAK" w:date="2015-07-30T15:26:00Z">
        <w:r w:rsidR="002C59B9">
          <w:rPr>
            <w:rStyle w:val="Kpr"/>
            <w:b/>
            <w:noProof/>
          </w:rPr>
          <w:t>:</w:t>
        </w:r>
      </w:ins>
      <w:ins w:id="773" w:author="EMRAH COLAK" w:date="2015-07-29T16:50:00Z">
        <w:r w:rsidR="00662B29" w:rsidRPr="00A35B4A">
          <w:rPr>
            <w:rStyle w:val="Kpr"/>
            <w:b/>
            <w:noProof/>
          </w:rPr>
          <w:t xml:space="preserve"> </w:t>
        </w:r>
        <w:r w:rsidR="00662B29" w:rsidRPr="00313356">
          <w:rPr>
            <w:rStyle w:val="Kpr"/>
            <w:b/>
            <w:noProof/>
          </w:rPr>
          <w:t>Toplam Enerji Verimliliği</w:t>
        </w:r>
        <w:r w:rsidR="00662B29" w:rsidRPr="00A35B4A">
          <w:rPr>
            <w:rStyle w:val="Kpr"/>
            <w:b/>
            <w:noProof/>
            <w:webHidden/>
          </w:rPr>
          <w:tab/>
        </w:r>
        <w:r w:rsidR="00662B29">
          <w:rPr>
            <w:rStyle w:val="Kpr"/>
            <w:b/>
            <w:noProof/>
          </w:rPr>
          <w:t>5</w:t>
        </w:r>
      </w:ins>
      <w:ins w:id="774" w:author="EMRAH COLAK" w:date="2015-07-31T14:28:00Z">
        <w:r w:rsidR="00D6132C">
          <w:rPr>
            <w:rStyle w:val="Kpr"/>
            <w:b/>
            <w:noProof/>
          </w:rPr>
          <w:t>3</w:t>
        </w:r>
      </w:ins>
    </w:p>
    <w:p w14:paraId="329E43D7" w14:textId="7319A654" w:rsidR="006B4FBB" w:rsidRPr="006B4FBB" w:rsidRDefault="00662B29">
      <w:pPr>
        <w:pStyle w:val="ekillerTablosu"/>
        <w:rPr>
          <w:rFonts w:ascii="Calibri" w:eastAsia="Times New Roman" w:hAnsi="Calibri"/>
          <w:noProof/>
          <w:sz w:val="22"/>
          <w:lang w:eastAsia="tr-TR"/>
        </w:rPr>
      </w:pPr>
      <w:ins w:id="775" w:author="EMRAH COLAK" w:date="2015-07-29T16:50:00Z">
        <w:r>
          <w:rPr>
            <w:noProof/>
          </w:rPr>
          <w:fldChar w:fldCharType="end"/>
        </w:r>
      </w:ins>
    </w:p>
    <w:p w14:paraId="7C9D6B6A" w14:textId="77777777" w:rsidR="006B4FBB" w:rsidRDefault="006B4FBB" w:rsidP="006B4FBB">
      <w:pPr>
        <w:spacing w:after="200" w:line="360" w:lineRule="auto"/>
      </w:pPr>
      <w:r>
        <w:fldChar w:fldCharType="end"/>
      </w:r>
    </w:p>
    <w:p w14:paraId="3E2EB952" w14:textId="77777777" w:rsidR="006B4FBB" w:rsidRDefault="006B4FBB" w:rsidP="006B4FBB">
      <w:pPr>
        <w:spacing w:after="200" w:line="360" w:lineRule="auto"/>
      </w:pPr>
    </w:p>
    <w:p w14:paraId="2188435A" w14:textId="77777777" w:rsidR="006B4FBB" w:rsidRDefault="006B4FBB" w:rsidP="006B4FBB">
      <w:pPr>
        <w:spacing w:after="200" w:line="360" w:lineRule="auto"/>
      </w:pPr>
    </w:p>
    <w:p w14:paraId="038C8EE5" w14:textId="77777777" w:rsidR="006B4FBB" w:rsidRDefault="006B4FBB" w:rsidP="006B4FBB">
      <w:pPr>
        <w:spacing w:after="200" w:line="360" w:lineRule="auto"/>
      </w:pPr>
    </w:p>
    <w:p w14:paraId="42528756" w14:textId="77777777" w:rsidR="006B4FBB" w:rsidRDefault="006B4FBB" w:rsidP="006B4FBB">
      <w:pPr>
        <w:spacing w:after="200" w:line="360" w:lineRule="auto"/>
      </w:pPr>
    </w:p>
    <w:p w14:paraId="731EC528" w14:textId="77777777" w:rsidR="006B4FBB" w:rsidRDefault="006B4FBB" w:rsidP="006B4FBB">
      <w:pPr>
        <w:spacing w:after="200" w:line="360" w:lineRule="auto"/>
      </w:pPr>
    </w:p>
    <w:p w14:paraId="7E7E8457" w14:textId="77777777" w:rsidR="006B4FBB" w:rsidRDefault="006B4FBB" w:rsidP="006B4FBB">
      <w:pPr>
        <w:spacing w:after="200" w:line="360" w:lineRule="auto"/>
      </w:pPr>
    </w:p>
    <w:p w14:paraId="56A804B3" w14:textId="77777777" w:rsidR="006B4FBB" w:rsidRDefault="006B4FBB" w:rsidP="006B4FBB">
      <w:pPr>
        <w:spacing w:after="200" w:line="360" w:lineRule="auto"/>
      </w:pPr>
    </w:p>
    <w:p w14:paraId="06C9340D" w14:textId="77777777" w:rsidR="006B4FBB" w:rsidRDefault="006B4FBB" w:rsidP="006B4FBB">
      <w:pPr>
        <w:spacing w:after="200" w:line="360" w:lineRule="auto"/>
      </w:pPr>
    </w:p>
    <w:p w14:paraId="6FDE9536" w14:textId="77777777" w:rsidR="006B4FBB" w:rsidRDefault="006B4FBB" w:rsidP="006B4FBB">
      <w:pPr>
        <w:spacing w:after="200" w:line="360" w:lineRule="auto"/>
      </w:pPr>
    </w:p>
    <w:p w14:paraId="490F2530" w14:textId="77777777" w:rsidR="006B4FBB" w:rsidRDefault="006B4FBB" w:rsidP="006B4FBB">
      <w:pPr>
        <w:spacing w:after="200" w:line="360" w:lineRule="auto"/>
      </w:pPr>
    </w:p>
    <w:p w14:paraId="651283EB" w14:textId="77777777" w:rsidR="00A35B4A" w:rsidRDefault="00A35B4A" w:rsidP="006B4FBB">
      <w:pPr>
        <w:spacing w:after="200" w:line="360" w:lineRule="auto"/>
      </w:pPr>
    </w:p>
    <w:p w14:paraId="125BB447" w14:textId="77777777" w:rsidR="00A35B4A" w:rsidRDefault="00A35B4A" w:rsidP="006B4FBB">
      <w:pPr>
        <w:spacing w:after="200" w:line="360" w:lineRule="auto"/>
      </w:pPr>
    </w:p>
    <w:p w14:paraId="631FBC77" w14:textId="77777777" w:rsidR="00A35B4A" w:rsidRDefault="00A35B4A" w:rsidP="006B4FBB">
      <w:pPr>
        <w:spacing w:after="200" w:line="360" w:lineRule="auto"/>
      </w:pPr>
    </w:p>
    <w:p w14:paraId="538E15AB" w14:textId="77777777" w:rsidR="00A35B4A" w:rsidRDefault="00A35B4A" w:rsidP="006B4FBB">
      <w:pPr>
        <w:spacing w:after="200" w:line="360" w:lineRule="auto"/>
      </w:pPr>
    </w:p>
    <w:p w14:paraId="0CE2254E" w14:textId="77777777" w:rsidR="00695276" w:rsidRDefault="00695276">
      <w:pPr>
        <w:pStyle w:val="Balk1"/>
        <w:rPr>
          <w:ins w:id="776" w:author="EMRE MUTLU" w:date="2015-07-31T10:06:00Z"/>
        </w:rPr>
      </w:pPr>
      <w:bookmarkStart w:id="777" w:name="_Toc425946742"/>
      <w:r>
        <w:lastRenderedPageBreak/>
        <w:t>KISALTMALAR</w:t>
      </w:r>
      <w:bookmarkEnd w:id="777"/>
    </w:p>
    <w:p w14:paraId="40373C0F" w14:textId="77777777" w:rsidR="00D57550" w:rsidRDefault="00D57550">
      <w:pPr>
        <w:pStyle w:val="Balk1"/>
      </w:pPr>
    </w:p>
    <w:p w14:paraId="5ABDCF31" w14:textId="77777777" w:rsidR="00695276" w:rsidRPr="00E413FC" w:rsidRDefault="00695276">
      <w:pPr>
        <w:spacing w:after="0" w:line="360" w:lineRule="auto"/>
        <w:rPr>
          <w:rFonts w:ascii="Times New Roman" w:hAnsi="Times New Roman"/>
          <w:sz w:val="24"/>
          <w:szCs w:val="24"/>
        </w:rPr>
        <w:pPrChange w:id="778" w:author="EMRE MUTLU" w:date="2015-07-31T10:06:00Z">
          <w:pPr>
            <w:spacing w:after="200" w:line="360" w:lineRule="auto"/>
          </w:pPr>
        </w:pPrChange>
      </w:pPr>
      <w:r w:rsidRPr="00F01377">
        <w:rPr>
          <w:rFonts w:ascii="Times New Roman" w:hAnsi="Times New Roman"/>
          <w:b/>
          <w:sz w:val="24"/>
          <w:szCs w:val="24"/>
        </w:rPr>
        <w:t xml:space="preserve"> </w:t>
      </w:r>
      <w:r w:rsidRPr="00E413FC">
        <w:rPr>
          <w:rFonts w:ascii="Times New Roman" w:hAnsi="Times New Roman"/>
          <w:b/>
          <w:sz w:val="24"/>
          <w:szCs w:val="24"/>
        </w:rPr>
        <w:t>A.g.e</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Adı Geçen Eser</w:t>
      </w:r>
    </w:p>
    <w:p w14:paraId="3EC26AEF" w14:textId="77777777" w:rsidR="00695276" w:rsidRPr="00E413FC" w:rsidRDefault="00695276">
      <w:pPr>
        <w:spacing w:after="0" w:line="360" w:lineRule="auto"/>
        <w:rPr>
          <w:rFonts w:ascii="Times New Roman" w:hAnsi="Times New Roman"/>
          <w:sz w:val="24"/>
          <w:szCs w:val="24"/>
        </w:rPr>
        <w:pPrChange w:id="779" w:author="EMRE MUTLU" w:date="2015-07-31T10:06:00Z">
          <w:pPr>
            <w:spacing w:after="200" w:line="360" w:lineRule="auto"/>
          </w:pPr>
        </w:pPrChange>
      </w:pPr>
      <w:r w:rsidRPr="00E413FC">
        <w:rPr>
          <w:rFonts w:ascii="Times New Roman" w:hAnsi="Times New Roman"/>
          <w:b/>
          <w:sz w:val="24"/>
          <w:szCs w:val="24"/>
        </w:rPr>
        <w:t>ABD</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Amerika Birleşik Devletleri</w:t>
      </w:r>
    </w:p>
    <w:p w14:paraId="438D2E63" w14:textId="77777777" w:rsidR="006E1D19" w:rsidRDefault="00695276">
      <w:pPr>
        <w:spacing w:after="0" w:line="360" w:lineRule="auto"/>
        <w:ind w:left="1410" w:hanging="1410"/>
        <w:rPr>
          <w:rFonts w:ascii="Times New Roman" w:hAnsi="Times New Roman"/>
          <w:sz w:val="24"/>
          <w:szCs w:val="24"/>
        </w:rPr>
        <w:pPrChange w:id="780" w:author="EMRE MUTLU" w:date="2015-07-31T10:06:00Z">
          <w:pPr>
            <w:spacing w:after="200" w:line="360" w:lineRule="auto"/>
            <w:ind w:left="1410" w:hanging="1410"/>
          </w:pPr>
        </w:pPrChange>
      </w:pPr>
      <w:r w:rsidRPr="00E413FC">
        <w:rPr>
          <w:rFonts w:ascii="Times New Roman" w:hAnsi="Times New Roman"/>
          <w:b/>
          <w:sz w:val="24"/>
          <w:szCs w:val="24"/>
        </w:rPr>
        <w:t>API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w:t>
      </w:r>
      <w:r w:rsidR="004139CE" w:rsidRPr="004139CE">
        <w:rPr>
          <w:rFonts w:ascii="Times New Roman" w:hAnsi="Times New Roman"/>
          <w:sz w:val="24"/>
          <w:szCs w:val="24"/>
        </w:rPr>
        <w:t>App</w:t>
      </w:r>
      <w:r w:rsidR="006E1D19">
        <w:rPr>
          <w:rFonts w:ascii="Times New Roman" w:hAnsi="Times New Roman"/>
          <w:sz w:val="24"/>
          <w:szCs w:val="24"/>
        </w:rPr>
        <w:t>lication Programming Interface</w:t>
      </w:r>
    </w:p>
    <w:p w14:paraId="1A396475" w14:textId="77777777" w:rsidR="00695276" w:rsidRDefault="00695276">
      <w:pPr>
        <w:spacing w:after="0" w:line="360" w:lineRule="auto"/>
        <w:rPr>
          <w:rFonts w:ascii="Times New Roman" w:hAnsi="Times New Roman"/>
          <w:sz w:val="24"/>
          <w:szCs w:val="24"/>
        </w:rPr>
        <w:pPrChange w:id="781" w:author="EMRE MUTLU" w:date="2015-07-31T10:06:00Z">
          <w:pPr>
            <w:spacing w:after="200" w:line="360" w:lineRule="auto"/>
          </w:pPr>
        </w:pPrChange>
      </w:pPr>
      <w:r w:rsidRPr="00E413FC">
        <w:rPr>
          <w:rFonts w:ascii="Times New Roman" w:hAnsi="Times New Roman"/>
          <w:b/>
          <w:sz w:val="24"/>
          <w:szCs w:val="24"/>
        </w:rPr>
        <w:t>AR-GE</w:t>
      </w:r>
      <w:r w:rsidRPr="00E413FC">
        <w:rPr>
          <w:rFonts w:ascii="Times New Roman" w:hAnsi="Times New Roman"/>
          <w:b/>
          <w:sz w:val="24"/>
          <w:szCs w:val="24"/>
        </w:rPr>
        <w:tab/>
        <w:t>:</w:t>
      </w:r>
      <w:r w:rsidRPr="00E413FC">
        <w:rPr>
          <w:rFonts w:ascii="Times New Roman" w:hAnsi="Times New Roman"/>
          <w:sz w:val="24"/>
          <w:szCs w:val="24"/>
        </w:rPr>
        <w:t xml:space="preserve"> Araştırma-Geliştirme</w:t>
      </w:r>
    </w:p>
    <w:p w14:paraId="26CFA3D6" w14:textId="77777777" w:rsidR="004139CE" w:rsidRPr="00E413FC" w:rsidRDefault="004139CE">
      <w:pPr>
        <w:spacing w:after="0" w:line="360" w:lineRule="auto"/>
        <w:rPr>
          <w:rFonts w:ascii="Times New Roman" w:hAnsi="Times New Roman"/>
          <w:sz w:val="24"/>
          <w:szCs w:val="24"/>
        </w:rPr>
        <w:pPrChange w:id="782" w:author="EMRE MUTLU" w:date="2015-07-31T10:06:00Z">
          <w:pPr>
            <w:spacing w:after="200" w:line="360" w:lineRule="auto"/>
          </w:pPr>
        </w:pPrChange>
      </w:pPr>
      <w:r w:rsidRPr="004139CE">
        <w:rPr>
          <w:rFonts w:ascii="Times New Roman" w:hAnsi="Times New Roman"/>
          <w:b/>
          <w:sz w:val="24"/>
          <w:szCs w:val="24"/>
        </w:rPr>
        <w:t>BİB</w:t>
      </w:r>
      <w:r>
        <w:rPr>
          <w:rFonts w:ascii="Times New Roman" w:hAnsi="Times New Roman"/>
          <w:sz w:val="24"/>
          <w:szCs w:val="24"/>
        </w:rPr>
        <w:tab/>
      </w:r>
      <w:r w:rsidRPr="004139CE">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00EC6ED8">
        <w:rPr>
          <w:rFonts w:ascii="Times New Roman" w:hAnsi="Times New Roman"/>
          <w:sz w:val="24"/>
          <w:szCs w:val="24"/>
        </w:rPr>
        <w:t>Bilgi İşlem Birimi</w:t>
      </w:r>
    </w:p>
    <w:p w14:paraId="06CD1F97" w14:textId="77777777" w:rsidR="00695276" w:rsidRPr="00E413FC" w:rsidRDefault="00695276">
      <w:pPr>
        <w:spacing w:after="0" w:line="360" w:lineRule="auto"/>
        <w:rPr>
          <w:rFonts w:ascii="Times New Roman" w:hAnsi="Times New Roman"/>
          <w:sz w:val="24"/>
          <w:szCs w:val="24"/>
        </w:rPr>
        <w:pPrChange w:id="783" w:author="EMRE MUTLU" w:date="2015-07-31T10:06:00Z">
          <w:pPr>
            <w:spacing w:after="200" w:line="360" w:lineRule="auto"/>
          </w:pPr>
        </w:pPrChange>
      </w:pPr>
      <w:r w:rsidRPr="00E413FC">
        <w:rPr>
          <w:rFonts w:ascii="Times New Roman" w:hAnsi="Times New Roman"/>
          <w:b/>
          <w:sz w:val="24"/>
          <w:szCs w:val="24"/>
        </w:rPr>
        <w:t>BT</w:t>
      </w:r>
      <w:r w:rsidRPr="00E413FC">
        <w:rPr>
          <w:rFonts w:ascii="Times New Roman" w:hAnsi="Times New Roman"/>
          <w:b/>
          <w:sz w:val="24"/>
          <w:szCs w:val="24"/>
        </w:rPr>
        <w:tab/>
      </w:r>
      <w:r w:rsidRPr="00E413FC">
        <w:rPr>
          <w:rFonts w:ascii="Times New Roman" w:hAnsi="Times New Roman"/>
          <w:b/>
          <w:sz w:val="24"/>
          <w:szCs w:val="24"/>
        </w:rPr>
        <w:tab/>
        <w:t xml:space="preserve">: </w:t>
      </w:r>
      <w:r w:rsidR="004139CE">
        <w:rPr>
          <w:rFonts w:ascii="Times New Roman" w:hAnsi="Times New Roman"/>
          <w:sz w:val="24"/>
          <w:szCs w:val="24"/>
        </w:rPr>
        <w:t>Bilişim</w:t>
      </w:r>
      <w:r w:rsidRPr="00E413FC">
        <w:rPr>
          <w:rFonts w:ascii="Times New Roman" w:hAnsi="Times New Roman"/>
          <w:sz w:val="24"/>
          <w:szCs w:val="24"/>
        </w:rPr>
        <w:t xml:space="preserve"> Teknolojileri</w:t>
      </w:r>
    </w:p>
    <w:p w14:paraId="064184FA" w14:textId="77777777" w:rsidR="00695276" w:rsidRPr="00E413FC" w:rsidRDefault="00695276">
      <w:pPr>
        <w:spacing w:after="0" w:line="360" w:lineRule="auto"/>
        <w:rPr>
          <w:rFonts w:ascii="Times New Roman" w:hAnsi="Times New Roman"/>
          <w:sz w:val="24"/>
          <w:szCs w:val="24"/>
        </w:rPr>
        <w:pPrChange w:id="784" w:author="EMRE MUTLU" w:date="2015-07-31T10:06:00Z">
          <w:pPr>
            <w:spacing w:after="200" w:line="360" w:lineRule="auto"/>
          </w:pPr>
        </w:pPrChange>
      </w:pPr>
      <w:r w:rsidRPr="00E413FC">
        <w:rPr>
          <w:rFonts w:ascii="Times New Roman" w:hAnsi="Times New Roman"/>
          <w:b/>
          <w:sz w:val="24"/>
          <w:szCs w:val="24"/>
        </w:rPr>
        <w:t>BTK</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Bilgi Teknolojileri Kurumu</w:t>
      </w:r>
    </w:p>
    <w:p w14:paraId="1A97293D" w14:textId="77777777" w:rsidR="00695276" w:rsidRPr="00E413FC" w:rsidRDefault="00695276">
      <w:pPr>
        <w:spacing w:after="0" w:line="360" w:lineRule="auto"/>
        <w:rPr>
          <w:rFonts w:ascii="Times New Roman" w:hAnsi="Times New Roman"/>
          <w:sz w:val="24"/>
          <w:szCs w:val="24"/>
        </w:rPr>
        <w:pPrChange w:id="785" w:author="EMRE MUTLU" w:date="2015-07-31T10:06:00Z">
          <w:pPr>
            <w:spacing w:after="200" w:line="360" w:lineRule="auto"/>
          </w:pPr>
        </w:pPrChange>
      </w:pPr>
      <w:r w:rsidRPr="00E413FC">
        <w:rPr>
          <w:rFonts w:ascii="Times New Roman" w:hAnsi="Times New Roman"/>
          <w:b/>
          <w:sz w:val="24"/>
          <w:szCs w:val="24"/>
        </w:rPr>
        <w:t>BTYK</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Bilim Teknoloji Yüksek Kurulu</w:t>
      </w:r>
    </w:p>
    <w:p w14:paraId="3415C867" w14:textId="77777777" w:rsidR="00695276" w:rsidRDefault="00695276">
      <w:pPr>
        <w:spacing w:after="0" w:line="360" w:lineRule="auto"/>
        <w:rPr>
          <w:rFonts w:ascii="Times New Roman" w:hAnsi="Times New Roman"/>
          <w:sz w:val="24"/>
          <w:szCs w:val="24"/>
        </w:rPr>
        <w:pPrChange w:id="786" w:author="EMRE MUTLU" w:date="2015-07-31T10:06:00Z">
          <w:pPr>
            <w:spacing w:after="200" w:line="360" w:lineRule="auto"/>
          </w:pPr>
        </w:pPrChange>
      </w:pPr>
      <w:r w:rsidRPr="00E413FC">
        <w:rPr>
          <w:rFonts w:ascii="Times New Roman" w:hAnsi="Times New Roman"/>
          <w:b/>
          <w:sz w:val="24"/>
          <w:szCs w:val="24"/>
        </w:rPr>
        <w:t>CLI</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Command Line Interface</w:t>
      </w:r>
    </w:p>
    <w:p w14:paraId="42B5D695" w14:textId="77777777" w:rsidR="00695276" w:rsidRDefault="00695276">
      <w:pPr>
        <w:spacing w:after="0" w:line="360" w:lineRule="auto"/>
        <w:rPr>
          <w:rFonts w:ascii="Times New Roman" w:hAnsi="Times New Roman"/>
          <w:sz w:val="24"/>
          <w:szCs w:val="24"/>
        </w:rPr>
        <w:pPrChange w:id="787" w:author="EMRE MUTLU" w:date="2015-07-31T10:06:00Z">
          <w:pPr>
            <w:spacing w:after="200" w:line="360" w:lineRule="auto"/>
          </w:pPr>
        </w:pPrChange>
      </w:pPr>
      <w:r w:rsidRPr="00E413FC">
        <w:rPr>
          <w:rFonts w:ascii="Times New Roman" w:hAnsi="Times New Roman"/>
          <w:b/>
          <w:sz w:val="24"/>
          <w:szCs w:val="24"/>
        </w:rPr>
        <w:t>CPU</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Central Processing Unit</w:t>
      </w:r>
    </w:p>
    <w:p w14:paraId="54F5F0B0" w14:textId="77777777" w:rsidR="004139CE" w:rsidRDefault="00695276">
      <w:pPr>
        <w:spacing w:after="0" w:line="360" w:lineRule="auto"/>
        <w:rPr>
          <w:rFonts w:ascii="Times New Roman" w:hAnsi="Times New Roman"/>
          <w:sz w:val="24"/>
          <w:szCs w:val="24"/>
        </w:rPr>
        <w:pPrChange w:id="788" w:author="EMRE MUTLU" w:date="2015-07-31T10:06:00Z">
          <w:pPr>
            <w:spacing w:after="200" w:line="360" w:lineRule="auto"/>
          </w:pPr>
        </w:pPrChange>
      </w:pPr>
      <w:r w:rsidRPr="00E413FC">
        <w:rPr>
          <w:rFonts w:ascii="Times New Roman" w:hAnsi="Times New Roman"/>
          <w:b/>
          <w:sz w:val="24"/>
          <w:szCs w:val="24"/>
        </w:rPr>
        <w:t>CRM</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Customer Relationship Management</w:t>
      </w:r>
    </w:p>
    <w:p w14:paraId="7A1F729D" w14:textId="77777777" w:rsidR="00CB3148" w:rsidRPr="00CB3148" w:rsidRDefault="00CB3148">
      <w:pPr>
        <w:spacing w:after="0" w:line="360" w:lineRule="auto"/>
        <w:rPr>
          <w:rFonts w:ascii="Times New Roman" w:hAnsi="Times New Roman"/>
          <w:sz w:val="24"/>
          <w:szCs w:val="24"/>
        </w:rPr>
        <w:pPrChange w:id="789" w:author="EMRE MUTLU" w:date="2015-07-31T10:06:00Z">
          <w:pPr>
            <w:spacing w:after="200" w:line="360" w:lineRule="auto"/>
          </w:pPr>
        </w:pPrChange>
      </w:pPr>
      <w:r w:rsidRPr="00CB3148">
        <w:rPr>
          <w:rFonts w:ascii="Times New Roman" w:hAnsi="Times New Roman"/>
          <w:b/>
          <w:sz w:val="24"/>
          <w:szCs w:val="24"/>
        </w:rPr>
        <w:t>DDR</w:t>
      </w:r>
      <w:r>
        <w:rPr>
          <w:rFonts w:ascii="Times New Roman" w:hAnsi="Times New Roman"/>
          <w:b/>
          <w:sz w:val="24"/>
          <w:szCs w:val="24"/>
        </w:rPr>
        <w:tab/>
      </w:r>
      <w:r>
        <w:rPr>
          <w:rFonts w:ascii="Times New Roman" w:hAnsi="Times New Roman"/>
          <w:b/>
          <w:sz w:val="24"/>
          <w:szCs w:val="24"/>
        </w:rPr>
        <w:tab/>
      </w:r>
      <w:r w:rsidRPr="00CB3148">
        <w:rPr>
          <w:rFonts w:ascii="Times New Roman" w:hAnsi="Times New Roman"/>
          <w:b/>
          <w:sz w:val="24"/>
          <w:szCs w:val="24"/>
        </w:rPr>
        <w:t>:</w:t>
      </w:r>
      <w:r>
        <w:rPr>
          <w:rFonts w:ascii="Times New Roman" w:hAnsi="Times New Roman"/>
          <w:b/>
          <w:sz w:val="24"/>
          <w:szCs w:val="24"/>
        </w:rPr>
        <w:t xml:space="preserve"> </w:t>
      </w:r>
      <w:r>
        <w:rPr>
          <w:rFonts w:ascii="Times New Roman" w:hAnsi="Times New Roman"/>
          <w:sz w:val="24"/>
          <w:szCs w:val="24"/>
        </w:rPr>
        <w:t>Double Data Rate</w:t>
      </w:r>
    </w:p>
    <w:p w14:paraId="237CF9B5" w14:textId="77777777" w:rsidR="0033240E" w:rsidRPr="00E413FC" w:rsidRDefault="00CB3148">
      <w:pPr>
        <w:spacing w:after="0" w:line="360" w:lineRule="auto"/>
        <w:rPr>
          <w:rFonts w:ascii="Times New Roman" w:hAnsi="Times New Roman"/>
          <w:sz w:val="24"/>
          <w:szCs w:val="24"/>
        </w:rPr>
        <w:pPrChange w:id="790" w:author="EMRE MUTLU" w:date="2015-07-31T10:06:00Z">
          <w:pPr>
            <w:spacing w:after="200" w:line="360" w:lineRule="auto"/>
          </w:pPr>
        </w:pPrChange>
      </w:pPr>
      <w:r w:rsidRPr="00CB3148">
        <w:rPr>
          <w:rFonts w:ascii="Times New Roman" w:hAnsi="Times New Roman"/>
          <w:b/>
          <w:sz w:val="24"/>
          <w:szCs w:val="24"/>
        </w:rPr>
        <w:t>DIMM</w:t>
      </w:r>
      <w:r>
        <w:rPr>
          <w:rFonts w:ascii="Times New Roman" w:hAnsi="Times New Roman"/>
          <w:sz w:val="24"/>
          <w:szCs w:val="24"/>
        </w:rPr>
        <w:tab/>
      </w:r>
      <w:r w:rsidRPr="00CB3148">
        <w:rPr>
          <w:rFonts w:ascii="Times New Roman" w:hAnsi="Times New Roman"/>
          <w:b/>
          <w:sz w:val="24"/>
          <w:szCs w:val="24"/>
        </w:rPr>
        <w:t>:</w:t>
      </w:r>
      <w:r>
        <w:rPr>
          <w:rFonts w:ascii="Times New Roman" w:hAnsi="Times New Roman"/>
          <w:sz w:val="24"/>
          <w:szCs w:val="24"/>
        </w:rPr>
        <w:t xml:space="preserve"> Dual In-line Memory Module</w:t>
      </w:r>
    </w:p>
    <w:p w14:paraId="0C845439" w14:textId="77777777" w:rsidR="00695276" w:rsidRDefault="00695276">
      <w:pPr>
        <w:spacing w:after="0" w:line="360" w:lineRule="auto"/>
        <w:rPr>
          <w:rFonts w:ascii="Times New Roman" w:hAnsi="Times New Roman"/>
          <w:sz w:val="24"/>
          <w:szCs w:val="24"/>
        </w:rPr>
        <w:pPrChange w:id="791" w:author="EMRE MUTLU" w:date="2015-07-31T10:06:00Z">
          <w:pPr>
            <w:spacing w:after="200" w:line="360" w:lineRule="auto"/>
          </w:pPr>
        </w:pPrChange>
      </w:pPr>
      <w:r w:rsidRPr="00E413FC">
        <w:rPr>
          <w:rFonts w:ascii="Times New Roman" w:hAnsi="Times New Roman"/>
          <w:b/>
          <w:sz w:val="24"/>
          <w:szCs w:val="24"/>
        </w:rPr>
        <w:t>DHCP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Dynamic </w:t>
      </w:r>
      <w:r>
        <w:rPr>
          <w:rFonts w:ascii="Times New Roman" w:hAnsi="Times New Roman"/>
          <w:sz w:val="24"/>
          <w:szCs w:val="24"/>
        </w:rPr>
        <w:t>Host</w:t>
      </w:r>
      <w:r w:rsidRPr="00E413FC">
        <w:rPr>
          <w:rFonts w:ascii="Times New Roman" w:hAnsi="Times New Roman"/>
          <w:sz w:val="24"/>
          <w:szCs w:val="24"/>
        </w:rPr>
        <w:t xml:space="preserve"> Configuration Protocol</w:t>
      </w:r>
    </w:p>
    <w:p w14:paraId="4B9FBC6A" w14:textId="77777777" w:rsidR="00695276" w:rsidRDefault="00695276">
      <w:pPr>
        <w:spacing w:after="0" w:line="360" w:lineRule="auto"/>
        <w:rPr>
          <w:rFonts w:ascii="Times New Roman" w:hAnsi="Times New Roman"/>
          <w:sz w:val="24"/>
          <w:szCs w:val="24"/>
        </w:rPr>
        <w:pPrChange w:id="792" w:author="EMRE MUTLU" w:date="2015-07-31T10:06:00Z">
          <w:pPr>
            <w:spacing w:after="200" w:line="360" w:lineRule="auto"/>
          </w:pPr>
        </w:pPrChange>
      </w:pPr>
      <w:r w:rsidRPr="00360B2C">
        <w:rPr>
          <w:rFonts w:ascii="Times New Roman" w:hAnsi="Times New Roman"/>
          <w:b/>
          <w:sz w:val="24"/>
          <w:szCs w:val="24"/>
        </w:rPr>
        <w:t>DMZ</w:t>
      </w:r>
      <w:r w:rsidRPr="00360B2C">
        <w:rPr>
          <w:rFonts w:ascii="Times New Roman" w:hAnsi="Times New Roman"/>
          <w:b/>
          <w:sz w:val="24"/>
          <w:szCs w:val="24"/>
        </w:rPr>
        <w:tab/>
      </w:r>
      <w:r w:rsidRPr="00360B2C">
        <w:rPr>
          <w:rFonts w:ascii="Times New Roman" w:hAnsi="Times New Roman"/>
          <w:b/>
          <w:sz w:val="24"/>
          <w:szCs w:val="24"/>
        </w:rPr>
        <w:tab/>
        <w:t>:</w:t>
      </w:r>
      <w:r>
        <w:rPr>
          <w:rFonts w:ascii="Times New Roman" w:hAnsi="Times New Roman"/>
          <w:b/>
          <w:sz w:val="24"/>
          <w:szCs w:val="24"/>
        </w:rPr>
        <w:t xml:space="preserve"> </w:t>
      </w:r>
      <w:r>
        <w:rPr>
          <w:rFonts w:ascii="Times New Roman" w:hAnsi="Times New Roman"/>
          <w:sz w:val="24"/>
          <w:szCs w:val="24"/>
        </w:rPr>
        <w:t>Demilitarized Zone</w:t>
      </w:r>
    </w:p>
    <w:p w14:paraId="4A0C00B4" w14:textId="77777777" w:rsidR="00695276" w:rsidRDefault="00695276">
      <w:pPr>
        <w:spacing w:after="0" w:line="360" w:lineRule="auto"/>
        <w:rPr>
          <w:rFonts w:ascii="Times New Roman" w:hAnsi="Times New Roman"/>
          <w:sz w:val="24"/>
          <w:szCs w:val="24"/>
        </w:rPr>
        <w:pPrChange w:id="793" w:author="EMRE MUTLU" w:date="2015-07-31T10:06:00Z">
          <w:pPr>
            <w:spacing w:after="200" w:line="360" w:lineRule="auto"/>
          </w:pPr>
        </w:pPrChange>
      </w:pPr>
      <w:r w:rsidRPr="00E413FC">
        <w:rPr>
          <w:rFonts w:ascii="Times New Roman" w:hAnsi="Times New Roman"/>
          <w:b/>
          <w:sz w:val="24"/>
          <w:szCs w:val="24"/>
        </w:rPr>
        <w:t>DNS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Domain Name Server</w:t>
      </w:r>
    </w:p>
    <w:p w14:paraId="4983DD32" w14:textId="77777777" w:rsidR="00695276" w:rsidRDefault="00695276">
      <w:pPr>
        <w:spacing w:after="0" w:line="360" w:lineRule="auto"/>
        <w:rPr>
          <w:rFonts w:ascii="Times New Roman" w:hAnsi="Times New Roman"/>
          <w:sz w:val="24"/>
          <w:szCs w:val="24"/>
        </w:rPr>
        <w:pPrChange w:id="794" w:author="EMRE MUTLU" w:date="2015-07-31T10:06:00Z">
          <w:pPr>
            <w:spacing w:after="200" w:line="360" w:lineRule="auto"/>
          </w:pPr>
        </w:pPrChange>
      </w:pPr>
      <w:r w:rsidRPr="00E413FC">
        <w:rPr>
          <w:rFonts w:ascii="Times New Roman" w:hAnsi="Times New Roman"/>
          <w:b/>
          <w:sz w:val="24"/>
          <w:szCs w:val="24"/>
        </w:rPr>
        <w:t>DPM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Distributed Power Management</w:t>
      </w:r>
    </w:p>
    <w:p w14:paraId="62C99EE7" w14:textId="77777777" w:rsidR="00695276" w:rsidRDefault="00695276">
      <w:pPr>
        <w:spacing w:after="0" w:line="360" w:lineRule="auto"/>
        <w:rPr>
          <w:rFonts w:ascii="Times New Roman" w:hAnsi="Times New Roman"/>
          <w:sz w:val="24"/>
          <w:szCs w:val="24"/>
        </w:rPr>
        <w:pPrChange w:id="795" w:author="EMRE MUTLU" w:date="2015-07-31T10:06:00Z">
          <w:pPr>
            <w:spacing w:after="200" w:line="360" w:lineRule="auto"/>
          </w:pPr>
        </w:pPrChange>
      </w:pPr>
      <w:r w:rsidRPr="00E413FC">
        <w:rPr>
          <w:rFonts w:ascii="Times New Roman" w:hAnsi="Times New Roman"/>
          <w:b/>
          <w:sz w:val="24"/>
          <w:szCs w:val="24"/>
        </w:rPr>
        <w:t>DRS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Dynamic Resource Scheduler</w:t>
      </w:r>
    </w:p>
    <w:p w14:paraId="6BE1F8A7" w14:textId="77777777" w:rsidR="00695276" w:rsidRDefault="00695276">
      <w:pPr>
        <w:spacing w:after="0" w:line="360" w:lineRule="auto"/>
        <w:rPr>
          <w:rFonts w:ascii="Times New Roman" w:hAnsi="Times New Roman"/>
          <w:sz w:val="24"/>
          <w:szCs w:val="24"/>
        </w:rPr>
        <w:pPrChange w:id="796" w:author="EMRE MUTLU" w:date="2015-07-31T10:06:00Z">
          <w:pPr>
            <w:spacing w:after="200" w:line="360" w:lineRule="auto"/>
          </w:pPr>
        </w:pPrChange>
      </w:pPr>
      <w:r w:rsidRPr="00E413FC">
        <w:rPr>
          <w:rFonts w:ascii="Times New Roman" w:hAnsi="Times New Roman"/>
          <w:b/>
          <w:sz w:val="24"/>
          <w:szCs w:val="24"/>
        </w:rPr>
        <w:t>DVI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Digital Visual Interface</w:t>
      </w:r>
    </w:p>
    <w:p w14:paraId="570D1EB8" w14:textId="77777777" w:rsidR="00695276" w:rsidRDefault="00695276">
      <w:pPr>
        <w:spacing w:after="0" w:line="360" w:lineRule="auto"/>
        <w:rPr>
          <w:rFonts w:ascii="Times New Roman" w:hAnsi="Times New Roman"/>
          <w:sz w:val="24"/>
          <w:szCs w:val="24"/>
        </w:rPr>
        <w:pPrChange w:id="797" w:author="EMRE MUTLU" w:date="2015-07-31T10:06:00Z">
          <w:pPr>
            <w:spacing w:after="200" w:line="360" w:lineRule="auto"/>
          </w:pPr>
        </w:pPrChange>
      </w:pPr>
      <w:r w:rsidRPr="00E413FC">
        <w:rPr>
          <w:rFonts w:ascii="Times New Roman" w:hAnsi="Times New Roman"/>
          <w:b/>
          <w:sz w:val="24"/>
          <w:szCs w:val="24"/>
        </w:rPr>
        <w:t>DYS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Doküman Yönetim Sistemi</w:t>
      </w:r>
    </w:p>
    <w:p w14:paraId="2D606305" w14:textId="77777777" w:rsidR="00CB3148" w:rsidRPr="00CB3148" w:rsidRDefault="00CB3148">
      <w:pPr>
        <w:spacing w:after="0" w:line="360" w:lineRule="auto"/>
        <w:rPr>
          <w:rFonts w:ascii="Times New Roman" w:hAnsi="Times New Roman"/>
          <w:sz w:val="24"/>
          <w:szCs w:val="24"/>
        </w:rPr>
        <w:pPrChange w:id="798" w:author="EMRE MUTLU" w:date="2015-07-31T10:06:00Z">
          <w:pPr>
            <w:spacing w:after="200" w:line="360" w:lineRule="auto"/>
          </w:pPr>
        </w:pPrChange>
      </w:pPr>
      <w:r w:rsidRPr="00CB3148">
        <w:rPr>
          <w:rFonts w:ascii="Times New Roman" w:hAnsi="Times New Roman"/>
          <w:b/>
          <w:sz w:val="24"/>
          <w:szCs w:val="24"/>
        </w:rPr>
        <w:t>ECC</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Error Correction Code</w:t>
      </w:r>
    </w:p>
    <w:p w14:paraId="65C3790D" w14:textId="77777777" w:rsidR="00695276" w:rsidRDefault="00695276">
      <w:pPr>
        <w:spacing w:after="0" w:line="360" w:lineRule="auto"/>
        <w:rPr>
          <w:rFonts w:ascii="Times New Roman" w:hAnsi="Times New Roman"/>
          <w:sz w:val="24"/>
          <w:szCs w:val="24"/>
        </w:rPr>
        <w:pPrChange w:id="799" w:author="EMRE MUTLU" w:date="2015-07-31T10:06:00Z">
          <w:pPr>
            <w:spacing w:after="200" w:line="360" w:lineRule="auto"/>
          </w:pPr>
        </w:pPrChange>
      </w:pPr>
      <w:r w:rsidRPr="00E413FC">
        <w:rPr>
          <w:rFonts w:ascii="Times New Roman" w:hAnsi="Times New Roman"/>
          <w:b/>
          <w:sz w:val="24"/>
          <w:szCs w:val="24"/>
        </w:rPr>
        <w:t>FC</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Fiber Channel</w:t>
      </w:r>
    </w:p>
    <w:p w14:paraId="1707D772" w14:textId="77777777" w:rsidR="00695276" w:rsidRDefault="00695276">
      <w:pPr>
        <w:spacing w:after="0" w:line="360" w:lineRule="auto"/>
        <w:rPr>
          <w:rFonts w:ascii="Times New Roman" w:hAnsi="Times New Roman"/>
          <w:sz w:val="24"/>
          <w:szCs w:val="24"/>
        </w:rPr>
        <w:pPrChange w:id="800" w:author="EMRE MUTLU" w:date="2015-07-31T10:06:00Z">
          <w:pPr>
            <w:spacing w:after="200" w:line="360" w:lineRule="auto"/>
          </w:pPr>
        </w:pPrChange>
      </w:pPr>
      <w:r w:rsidRPr="00E413FC">
        <w:rPr>
          <w:rFonts w:ascii="Times New Roman" w:hAnsi="Times New Roman"/>
          <w:b/>
          <w:sz w:val="24"/>
          <w:szCs w:val="24"/>
        </w:rPr>
        <w:t>FCoE</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Fiber Channel over Ethernet</w:t>
      </w:r>
    </w:p>
    <w:p w14:paraId="22E0DD39" w14:textId="77777777" w:rsidR="00695276" w:rsidRDefault="00695276">
      <w:pPr>
        <w:spacing w:after="0" w:line="360" w:lineRule="auto"/>
        <w:rPr>
          <w:rFonts w:ascii="Times New Roman" w:hAnsi="Times New Roman"/>
          <w:sz w:val="24"/>
          <w:szCs w:val="24"/>
        </w:rPr>
        <w:pPrChange w:id="801" w:author="EMRE MUTLU" w:date="2015-07-31T10:06:00Z">
          <w:pPr>
            <w:spacing w:after="200" w:line="360" w:lineRule="auto"/>
          </w:pPr>
        </w:pPrChange>
      </w:pPr>
      <w:r w:rsidRPr="00E413FC">
        <w:rPr>
          <w:rFonts w:ascii="Times New Roman" w:hAnsi="Times New Roman"/>
          <w:b/>
          <w:sz w:val="24"/>
          <w:szCs w:val="24"/>
        </w:rPr>
        <w:t>FQDN</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Fully Qualified Domain Name</w:t>
      </w:r>
    </w:p>
    <w:p w14:paraId="27939F03" w14:textId="77777777" w:rsidR="003434B1" w:rsidRPr="00E413FC" w:rsidRDefault="00695276">
      <w:pPr>
        <w:spacing w:after="0" w:line="360" w:lineRule="auto"/>
        <w:rPr>
          <w:rFonts w:ascii="Times New Roman" w:hAnsi="Times New Roman"/>
          <w:sz w:val="24"/>
          <w:szCs w:val="24"/>
        </w:rPr>
        <w:pPrChange w:id="802" w:author="EMRE MUTLU" w:date="2015-07-31T10:06:00Z">
          <w:pPr>
            <w:spacing w:after="200" w:line="360" w:lineRule="auto"/>
          </w:pPr>
        </w:pPrChange>
      </w:pPr>
      <w:r w:rsidRPr="00E413FC">
        <w:rPr>
          <w:rFonts w:ascii="Times New Roman" w:hAnsi="Times New Roman"/>
          <w:b/>
          <w:sz w:val="24"/>
          <w:szCs w:val="24"/>
        </w:rPr>
        <w:t>FTP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File Transport Protocol</w:t>
      </w:r>
    </w:p>
    <w:p w14:paraId="6547FE9E" w14:textId="77777777" w:rsidR="00695276" w:rsidRPr="00E413FC" w:rsidRDefault="00695276">
      <w:pPr>
        <w:spacing w:after="0" w:line="360" w:lineRule="auto"/>
        <w:rPr>
          <w:rFonts w:ascii="Times New Roman" w:hAnsi="Times New Roman"/>
          <w:sz w:val="24"/>
          <w:szCs w:val="24"/>
        </w:rPr>
        <w:pPrChange w:id="803" w:author="EMRE MUTLU" w:date="2015-07-31T10:06:00Z">
          <w:pPr>
            <w:spacing w:after="200" w:line="360" w:lineRule="auto"/>
          </w:pPr>
        </w:pPrChange>
      </w:pPr>
      <w:r w:rsidRPr="00E413FC">
        <w:rPr>
          <w:rFonts w:ascii="Times New Roman" w:hAnsi="Times New Roman"/>
          <w:b/>
          <w:sz w:val="24"/>
          <w:szCs w:val="24"/>
        </w:rPr>
        <w:t>GB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003434B1">
        <w:rPr>
          <w:rFonts w:ascii="Times New Roman" w:hAnsi="Times New Roman"/>
          <w:sz w:val="24"/>
          <w:szCs w:val="24"/>
        </w:rPr>
        <w:t xml:space="preserve"> Giga Bit</w:t>
      </w:r>
    </w:p>
    <w:p w14:paraId="15FFED03" w14:textId="77777777" w:rsidR="00695276" w:rsidRPr="00E413FC" w:rsidRDefault="00695276">
      <w:pPr>
        <w:spacing w:after="0" w:line="360" w:lineRule="auto"/>
        <w:rPr>
          <w:rFonts w:ascii="Times New Roman" w:hAnsi="Times New Roman"/>
          <w:sz w:val="24"/>
          <w:szCs w:val="24"/>
        </w:rPr>
        <w:pPrChange w:id="804" w:author="EMRE MUTLU" w:date="2015-07-31T10:06:00Z">
          <w:pPr>
            <w:spacing w:after="200" w:line="360" w:lineRule="auto"/>
          </w:pPr>
        </w:pPrChange>
      </w:pPr>
      <w:r w:rsidRPr="00E413FC">
        <w:rPr>
          <w:rFonts w:ascii="Times New Roman" w:hAnsi="Times New Roman"/>
          <w:b/>
          <w:sz w:val="24"/>
          <w:szCs w:val="24"/>
        </w:rPr>
        <w:t>Gbps</w:t>
      </w:r>
      <w:r w:rsidRPr="00E413FC">
        <w:rPr>
          <w:rFonts w:ascii="Times New Roman" w:hAnsi="Times New Roman"/>
          <w:b/>
          <w:sz w:val="24"/>
          <w:szCs w:val="24"/>
        </w:rPr>
        <w:tab/>
      </w:r>
      <w:r w:rsidRPr="00E413FC">
        <w:rPr>
          <w:rFonts w:ascii="Times New Roman" w:hAnsi="Times New Roman"/>
          <w:sz w:val="24"/>
          <w:szCs w:val="24"/>
        </w:rPr>
        <w:t xml:space="preserve"> </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Giga Bit Per Second</w:t>
      </w:r>
    </w:p>
    <w:p w14:paraId="16343800" w14:textId="77777777" w:rsidR="00695276" w:rsidRDefault="00695276">
      <w:pPr>
        <w:spacing w:after="0" w:line="360" w:lineRule="auto"/>
        <w:rPr>
          <w:rFonts w:ascii="Times New Roman" w:hAnsi="Times New Roman"/>
          <w:sz w:val="24"/>
          <w:szCs w:val="24"/>
        </w:rPr>
        <w:pPrChange w:id="805" w:author="EMRE MUTLU" w:date="2015-07-31T10:06:00Z">
          <w:pPr>
            <w:spacing w:after="200" w:line="360" w:lineRule="auto"/>
          </w:pPr>
        </w:pPrChange>
      </w:pPr>
      <w:r w:rsidRPr="00E413FC">
        <w:rPr>
          <w:rFonts w:ascii="Times New Roman" w:hAnsi="Times New Roman"/>
          <w:b/>
          <w:sz w:val="24"/>
          <w:szCs w:val="24"/>
        </w:rPr>
        <w:t>HA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High Availability</w:t>
      </w:r>
    </w:p>
    <w:p w14:paraId="6C551C68" w14:textId="77777777" w:rsidR="00695276" w:rsidRPr="00E413FC" w:rsidRDefault="00695276">
      <w:pPr>
        <w:spacing w:after="0" w:line="360" w:lineRule="auto"/>
        <w:rPr>
          <w:rFonts w:ascii="Times New Roman" w:hAnsi="Times New Roman"/>
          <w:sz w:val="24"/>
          <w:szCs w:val="24"/>
        </w:rPr>
        <w:pPrChange w:id="806" w:author="EMRE MUTLU" w:date="2015-07-31T10:06:00Z">
          <w:pPr>
            <w:spacing w:after="200" w:line="360" w:lineRule="auto"/>
          </w:pPr>
        </w:pPrChange>
      </w:pPr>
      <w:r w:rsidRPr="00E413FC">
        <w:rPr>
          <w:rFonts w:ascii="Times New Roman" w:hAnsi="Times New Roman"/>
          <w:b/>
          <w:sz w:val="24"/>
          <w:szCs w:val="24"/>
        </w:rPr>
        <w:t>HBA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w:t>
      </w:r>
      <w:r>
        <w:rPr>
          <w:rFonts w:ascii="Times New Roman" w:hAnsi="Times New Roman"/>
          <w:sz w:val="24"/>
          <w:szCs w:val="24"/>
        </w:rPr>
        <w:t>Host</w:t>
      </w:r>
      <w:r w:rsidRPr="00E413FC">
        <w:rPr>
          <w:rFonts w:ascii="Times New Roman" w:hAnsi="Times New Roman"/>
          <w:sz w:val="24"/>
          <w:szCs w:val="24"/>
        </w:rPr>
        <w:t xml:space="preserve"> Bus Adapter</w:t>
      </w:r>
    </w:p>
    <w:p w14:paraId="182FBBC4" w14:textId="77777777" w:rsidR="00695276" w:rsidRPr="00E413FC" w:rsidRDefault="00695276">
      <w:pPr>
        <w:spacing w:after="0" w:line="360" w:lineRule="auto"/>
        <w:rPr>
          <w:rFonts w:ascii="Times New Roman" w:hAnsi="Times New Roman"/>
          <w:sz w:val="24"/>
          <w:szCs w:val="24"/>
        </w:rPr>
        <w:pPrChange w:id="807" w:author="EMRE MUTLU" w:date="2015-07-31T10:06:00Z">
          <w:pPr>
            <w:spacing w:after="200" w:line="360" w:lineRule="auto"/>
          </w:pPr>
        </w:pPrChange>
      </w:pPr>
      <w:r w:rsidRPr="00E413FC">
        <w:rPr>
          <w:rFonts w:ascii="Times New Roman" w:hAnsi="Times New Roman"/>
          <w:b/>
          <w:sz w:val="24"/>
          <w:szCs w:val="24"/>
        </w:rPr>
        <w:t>HDX</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High Definiton Experience</w:t>
      </w:r>
    </w:p>
    <w:p w14:paraId="7A431CF3" w14:textId="77777777" w:rsidR="00695276" w:rsidRPr="00E413FC" w:rsidRDefault="00695276">
      <w:pPr>
        <w:spacing w:after="0" w:line="360" w:lineRule="auto"/>
        <w:rPr>
          <w:rFonts w:ascii="Times New Roman" w:hAnsi="Times New Roman"/>
          <w:sz w:val="24"/>
          <w:szCs w:val="24"/>
        </w:rPr>
        <w:pPrChange w:id="808" w:author="EMRE MUTLU" w:date="2015-07-31T10:06:00Z">
          <w:pPr>
            <w:spacing w:after="200" w:line="360" w:lineRule="auto"/>
          </w:pPr>
        </w:pPrChange>
      </w:pPr>
      <w:r w:rsidRPr="00E413FC">
        <w:rPr>
          <w:rFonts w:ascii="Times New Roman" w:hAnsi="Times New Roman"/>
          <w:b/>
          <w:sz w:val="24"/>
          <w:szCs w:val="24"/>
        </w:rPr>
        <w:t>HİTAP</w:t>
      </w:r>
      <w:r w:rsidRPr="00E413FC">
        <w:rPr>
          <w:rFonts w:ascii="Times New Roman" w:hAnsi="Times New Roman"/>
          <w:sz w:val="24"/>
          <w:szCs w:val="24"/>
        </w:rPr>
        <w:t xml:space="preserve"> </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Hizmet Takip Projesi</w:t>
      </w:r>
    </w:p>
    <w:p w14:paraId="7BBA92CE" w14:textId="77777777" w:rsidR="00695276" w:rsidRPr="00E413FC" w:rsidRDefault="00695276">
      <w:pPr>
        <w:spacing w:after="0" w:line="360" w:lineRule="auto"/>
        <w:rPr>
          <w:rFonts w:ascii="Times New Roman" w:hAnsi="Times New Roman"/>
          <w:sz w:val="24"/>
          <w:szCs w:val="24"/>
        </w:rPr>
        <w:pPrChange w:id="809" w:author="EMRE MUTLU" w:date="2015-07-31T10:06:00Z">
          <w:pPr>
            <w:spacing w:after="200" w:line="360" w:lineRule="auto"/>
          </w:pPr>
        </w:pPrChange>
      </w:pPr>
      <w:r w:rsidRPr="00E413FC">
        <w:rPr>
          <w:rFonts w:ascii="Times New Roman" w:hAnsi="Times New Roman"/>
          <w:b/>
          <w:sz w:val="24"/>
          <w:szCs w:val="24"/>
        </w:rPr>
        <w:t>I/O</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Input/Output</w:t>
      </w:r>
    </w:p>
    <w:p w14:paraId="3F9EE4D8" w14:textId="77777777" w:rsidR="00695276" w:rsidRPr="00E413FC" w:rsidRDefault="00695276">
      <w:pPr>
        <w:spacing w:after="0" w:line="360" w:lineRule="auto"/>
        <w:rPr>
          <w:rFonts w:ascii="Times New Roman" w:hAnsi="Times New Roman"/>
          <w:sz w:val="24"/>
          <w:szCs w:val="24"/>
        </w:rPr>
        <w:pPrChange w:id="810" w:author="EMRE MUTLU" w:date="2015-07-31T10:06:00Z">
          <w:pPr>
            <w:spacing w:after="200" w:line="360" w:lineRule="auto"/>
          </w:pPr>
        </w:pPrChange>
      </w:pPr>
      <w:r w:rsidRPr="00E413FC">
        <w:rPr>
          <w:rFonts w:ascii="Times New Roman" w:hAnsi="Times New Roman"/>
          <w:b/>
          <w:sz w:val="24"/>
          <w:szCs w:val="24"/>
        </w:rPr>
        <w:lastRenderedPageBreak/>
        <w:t>IaaS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Infrastructure as a Service</w:t>
      </w:r>
    </w:p>
    <w:p w14:paraId="4DBDFD9F" w14:textId="77777777" w:rsidR="00695276" w:rsidRDefault="00695276">
      <w:pPr>
        <w:spacing w:after="0" w:line="360" w:lineRule="auto"/>
        <w:rPr>
          <w:rFonts w:ascii="Times New Roman" w:hAnsi="Times New Roman"/>
          <w:sz w:val="24"/>
          <w:szCs w:val="24"/>
        </w:rPr>
        <w:pPrChange w:id="811" w:author="EMRE MUTLU" w:date="2015-07-31T10:06:00Z">
          <w:pPr>
            <w:spacing w:after="200" w:line="360" w:lineRule="auto"/>
          </w:pPr>
        </w:pPrChange>
      </w:pPr>
      <w:r w:rsidRPr="00E413FC">
        <w:rPr>
          <w:rFonts w:ascii="Times New Roman" w:hAnsi="Times New Roman"/>
          <w:b/>
          <w:sz w:val="24"/>
          <w:szCs w:val="24"/>
        </w:rPr>
        <w:t>ICA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Independent Computing Architecture</w:t>
      </w:r>
    </w:p>
    <w:p w14:paraId="0CB79DB9" w14:textId="77777777" w:rsidR="00CB3148" w:rsidRPr="00CB3148" w:rsidRDefault="00CB3148">
      <w:pPr>
        <w:spacing w:after="0" w:line="360" w:lineRule="auto"/>
        <w:rPr>
          <w:rFonts w:ascii="Times New Roman" w:hAnsi="Times New Roman"/>
          <w:sz w:val="24"/>
          <w:szCs w:val="24"/>
        </w:rPr>
        <w:pPrChange w:id="812" w:author="EMRE MUTLU" w:date="2015-07-31T10:06:00Z">
          <w:pPr>
            <w:spacing w:after="200" w:line="360" w:lineRule="auto"/>
          </w:pPr>
        </w:pPrChange>
      </w:pPr>
      <w:r w:rsidRPr="00CB3148">
        <w:rPr>
          <w:rFonts w:ascii="Times New Roman" w:hAnsi="Times New Roman"/>
          <w:b/>
          <w:sz w:val="24"/>
          <w:szCs w:val="24"/>
        </w:rPr>
        <w:t>IDE</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Integrated Drive Electronic</w:t>
      </w:r>
    </w:p>
    <w:p w14:paraId="7B2A7754" w14:textId="77777777" w:rsidR="00695276" w:rsidRPr="00E413FC" w:rsidRDefault="00695276">
      <w:pPr>
        <w:spacing w:after="0" w:line="360" w:lineRule="auto"/>
        <w:rPr>
          <w:rFonts w:ascii="Times New Roman" w:hAnsi="Times New Roman"/>
          <w:sz w:val="24"/>
          <w:szCs w:val="24"/>
        </w:rPr>
        <w:pPrChange w:id="813" w:author="EMRE MUTLU" w:date="2015-07-31T10:06:00Z">
          <w:pPr>
            <w:spacing w:after="200" w:line="360" w:lineRule="auto"/>
          </w:pPr>
        </w:pPrChange>
      </w:pPr>
      <w:r w:rsidRPr="00E413FC">
        <w:rPr>
          <w:rFonts w:ascii="Times New Roman" w:hAnsi="Times New Roman"/>
          <w:b/>
          <w:sz w:val="24"/>
          <w:szCs w:val="24"/>
        </w:rPr>
        <w:t>IOPS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Input Output Per Second</w:t>
      </w:r>
    </w:p>
    <w:p w14:paraId="2730C967" w14:textId="77777777" w:rsidR="00695276" w:rsidRPr="00E413FC" w:rsidRDefault="00695276">
      <w:pPr>
        <w:spacing w:after="0" w:line="360" w:lineRule="auto"/>
        <w:rPr>
          <w:rFonts w:ascii="Times New Roman" w:hAnsi="Times New Roman"/>
          <w:sz w:val="24"/>
          <w:szCs w:val="24"/>
        </w:rPr>
        <w:pPrChange w:id="814" w:author="EMRE MUTLU" w:date="2015-07-31T10:06:00Z">
          <w:pPr>
            <w:spacing w:after="200" w:line="360" w:lineRule="auto"/>
          </w:pPr>
        </w:pPrChange>
      </w:pPr>
      <w:r w:rsidRPr="00E413FC">
        <w:rPr>
          <w:rFonts w:ascii="Times New Roman" w:hAnsi="Times New Roman"/>
          <w:b/>
          <w:sz w:val="24"/>
          <w:szCs w:val="24"/>
        </w:rPr>
        <w:t>IP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Internet Protocol</w:t>
      </w:r>
    </w:p>
    <w:p w14:paraId="15AB3FE0" w14:textId="77777777" w:rsidR="00695276" w:rsidRDefault="00695276">
      <w:pPr>
        <w:spacing w:after="0" w:line="360" w:lineRule="auto"/>
        <w:rPr>
          <w:rFonts w:ascii="Times New Roman" w:hAnsi="Times New Roman"/>
          <w:sz w:val="24"/>
          <w:szCs w:val="24"/>
        </w:rPr>
        <w:pPrChange w:id="815" w:author="EMRE MUTLU" w:date="2015-07-31T10:06:00Z">
          <w:pPr>
            <w:spacing w:after="200" w:line="360" w:lineRule="auto"/>
          </w:pPr>
        </w:pPrChange>
      </w:pPr>
      <w:r w:rsidRPr="00E413FC">
        <w:rPr>
          <w:rFonts w:ascii="Times New Roman" w:hAnsi="Times New Roman"/>
          <w:b/>
          <w:sz w:val="24"/>
          <w:szCs w:val="24"/>
        </w:rPr>
        <w:t>IPS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Intrusion Prevention System </w:t>
      </w:r>
    </w:p>
    <w:p w14:paraId="65BE247A" w14:textId="77777777" w:rsidR="009503B3" w:rsidRPr="00E413FC" w:rsidRDefault="009503B3">
      <w:pPr>
        <w:spacing w:after="0" w:line="360" w:lineRule="auto"/>
        <w:rPr>
          <w:rFonts w:ascii="Times New Roman" w:hAnsi="Times New Roman"/>
          <w:sz w:val="24"/>
          <w:szCs w:val="24"/>
        </w:rPr>
        <w:pPrChange w:id="816" w:author="EMRE MUTLU" w:date="2015-07-31T10:06:00Z">
          <w:pPr>
            <w:spacing w:after="200" w:line="360" w:lineRule="auto"/>
          </w:pPr>
        </w:pPrChange>
      </w:pPr>
      <w:r w:rsidRPr="009503B3">
        <w:rPr>
          <w:rFonts w:ascii="Times New Roman" w:hAnsi="Times New Roman"/>
          <w:b/>
          <w:sz w:val="24"/>
          <w:szCs w:val="24"/>
        </w:rPr>
        <w:t>IPSEC</w:t>
      </w:r>
      <w:r>
        <w:rPr>
          <w:rFonts w:ascii="Times New Roman" w:hAnsi="Times New Roman"/>
          <w:sz w:val="24"/>
          <w:szCs w:val="24"/>
        </w:rPr>
        <w:tab/>
      </w:r>
      <w:r>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Internet Protocol Security</w:t>
      </w:r>
    </w:p>
    <w:p w14:paraId="4A8A4DB0" w14:textId="77777777" w:rsidR="00695276" w:rsidRPr="00E413FC" w:rsidRDefault="00695276">
      <w:pPr>
        <w:spacing w:after="0" w:line="360" w:lineRule="auto"/>
        <w:rPr>
          <w:rFonts w:ascii="Times New Roman" w:hAnsi="Times New Roman"/>
          <w:sz w:val="24"/>
          <w:szCs w:val="24"/>
        </w:rPr>
        <w:pPrChange w:id="817" w:author="EMRE MUTLU" w:date="2015-07-31T10:06:00Z">
          <w:pPr>
            <w:spacing w:after="200" w:line="360" w:lineRule="auto"/>
          </w:pPr>
        </w:pPrChange>
      </w:pPr>
      <w:r w:rsidRPr="00E413FC">
        <w:rPr>
          <w:rFonts w:ascii="Times New Roman" w:hAnsi="Times New Roman"/>
          <w:b/>
          <w:sz w:val="24"/>
          <w:szCs w:val="24"/>
        </w:rPr>
        <w:t>IT</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Information Technology</w:t>
      </w:r>
    </w:p>
    <w:p w14:paraId="36D32BF5" w14:textId="77777777" w:rsidR="00695276" w:rsidRPr="00E413FC" w:rsidRDefault="00695276">
      <w:pPr>
        <w:spacing w:after="0" w:line="360" w:lineRule="auto"/>
        <w:rPr>
          <w:rFonts w:ascii="Times New Roman" w:hAnsi="Times New Roman"/>
          <w:sz w:val="24"/>
          <w:szCs w:val="24"/>
        </w:rPr>
        <w:pPrChange w:id="818" w:author="EMRE MUTLU" w:date="2015-07-31T10:06:00Z">
          <w:pPr>
            <w:spacing w:after="200" w:line="360" w:lineRule="auto"/>
          </w:pPr>
        </w:pPrChange>
      </w:pPr>
      <w:r w:rsidRPr="00E413FC">
        <w:rPr>
          <w:rFonts w:ascii="Times New Roman" w:hAnsi="Times New Roman"/>
          <w:b/>
          <w:sz w:val="24"/>
          <w:szCs w:val="24"/>
        </w:rPr>
        <w:t>İS</w:t>
      </w:r>
      <w:r w:rsidRPr="00E413FC">
        <w:rPr>
          <w:rFonts w:ascii="Times New Roman" w:hAnsi="Times New Roman"/>
          <w:b/>
          <w:sz w:val="24"/>
          <w:szCs w:val="24"/>
        </w:rPr>
        <w:tab/>
      </w:r>
      <w:r w:rsidRPr="00E413FC">
        <w:rPr>
          <w:rFonts w:ascii="Times New Roman" w:hAnsi="Times New Roman"/>
          <w:sz w:val="24"/>
          <w:szCs w:val="24"/>
        </w:rPr>
        <w:tab/>
      </w:r>
      <w:r w:rsidRPr="009503B3">
        <w:rPr>
          <w:rFonts w:ascii="Times New Roman" w:hAnsi="Times New Roman"/>
          <w:b/>
          <w:sz w:val="24"/>
          <w:szCs w:val="24"/>
        </w:rPr>
        <w:t>:</w:t>
      </w:r>
      <w:r w:rsidRPr="00E413FC">
        <w:rPr>
          <w:rFonts w:ascii="Times New Roman" w:hAnsi="Times New Roman"/>
          <w:sz w:val="24"/>
          <w:szCs w:val="24"/>
        </w:rPr>
        <w:t xml:space="preserve"> İş Sürekliliği</w:t>
      </w:r>
    </w:p>
    <w:p w14:paraId="5E4A39BB" w14:textId="77777777" w:rsidR="00695276" w:rsidRPr="00E413FC" w:rsidRDefault="00695276">
      <w:pPr>
        <w:spacing w:after="0" w:line="360" w:lineRule="auto"/>
        <w:rPr>
          <w:rFonts w:ascii="Times New Roman" w:hAnsi="Times New Roman"/>
          <w:sz w:val="24"/>
          <w:szCs w:val="24"/>
        </w:rPr>
        <w:pPrChange w:id="819" w:author="EMRE MUTLU" w:date="2015-07-31T10:06:00Z">
          <w:pPr>
            <w:spacing w:after="200" w:line="360" w:lineRule="auto"/>
          </w:pPr>
        </w:pPrChange>
      </w:pPr>
      <w:r w:rsidRPr="00E413FC">
        <w:rPr>
          <w:rFonts w:ascii="Times New Roman" w:hAnsi="Times New Roman"/>
          <w:b/>
          <w:sz w:val="24"/>
          <w:szCs w:val="24"/>
        </w:rPr>
        <w:t>iSCSI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Internet SCSI</w:t>
      </w:r>
    </w:p>
    <w:p w14:paraId="6095B211" w14:textId="77777777" w:rsidR="00695276" w:rsidRPr="00E413FC" w:rsidRDefault="00695276">
      <w:pPr>
        <w:spacing w:after="0" w:line="360" w:lineRule="auto"/>
        <w:rPr>
          <w:rFonts w:ascii="Times New Roman" w:hAnsi="Times New Roman"/>
          <w:sz w:val="24"/>
          <w:szCs w:val="24"/>
        </w:rPr>
        <w:pPrChange w:id="820" w:author="EMRE MUTLU" w:date="2015-07-31T10:06:00Z">
          <w:pPr>
            <w:spacing w:after="200" w:line="360" w:lineRule="auto"/>
          </w:pPr>
        </w:pPrChange>
      </w:pPr>
      <w:r w:rsidRPr="00E413FC">
        <w:rPr>
          <w:rFonts w:ascii="Times New Roman" w:hAnsi="Times New Roman"/>
          <w:b/>
          <w:sz w:val="24"/>
          <w:szCs w:val="24"/>
        </w:rPr>
        <w:t>JVM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Java Virtual Machine</w:t>
      </w:r>
    </w:p>
    <w:p w14:paraId="69DD2F08" w14:textId="77777777" w:rsidR="00695276" w:rsidRPr="00A0666A" w:rsidRDefault="00695276">
      <w:pPr>
        <w:spacing w:after="0" w:line="360" w:lineRule="auto"/>
        <w:rPr>
          <w:rFonts w:ascii="Times New Roman" w:hAnsi="Times New Roman"/>
          <w:sz w:val="24"/>
          <w:szCs w:val="24"/>
        </w:rPr>
        <w:pPrChange w:id="821" w:author="EMRE MUTLU" w:date="2015-07-31T10:06:00Z">
          <w:pPr>
            <w:spacing w:after="200" w:line="360" w:lineRule="auto"/>
          </w:pPr>
        </w:pPrChange>
      </w:pPr>
      <w:r>
        <w:rPr>
          <w:rFonts w:ascii="Times New Roman" w:hAnsi="Times New Roman"/>
          <w:b/>
          <w:sz w:val="24"/>
          <w:szCs w:val="24"/>
        </w:rPr>
        <w:t>Kurum</w:t>
      </w:r>
      <w:r w:rsidRPr="00A0666A">
        <w:rPr>
          <w:rFonts w:ascii="Times New Roman" w:hAnsi="Times New Roman"/>
          <w:b/>
          <w:sz w:val="24"/>
          <w:szCs w:val="24"/>
        </w:rPr>
        <w:tab/>
        <w:t xml:space="preserve">: </w:t>
      </w:r>
      <w:r>
        <w:rPr>
          <w:rFonts w:ascii="Times New Roman" w:hAnsi="Times New Roman"/>
          <w:sz w:val="24"/>
          <w:szCs w:val="24"/>
        </w:rPr>
        <w:t>Sosyal Güvenlik Kurumu</w:t>
      </w:r>
    </w:p>
    <w:p w14:paraId="65624595" w14:textId="77777777" w:rsidR="00695276" w:rsidRPr="00E413FC" w:rsidRDefault="00695276">
      <w:pPr>
        <w:spacing w:after="0" w:line="360" w:lineRule="auto"/>
        <w:rPr>
          <w:rFonts w:ascii="Times New Roman" w:hAnsi="Times New Roman"/>
          <w:sz w:val="24"/>
          <w:szCs w:val="24"/>
        </w:rPr>
        <w:pPrChange w:id="822" w:author="EMRE MUTLU" w:date="2015-07-31T10:06:00Z">
          <w:pPr>
            <w:spacing w:after="200" w:line="360" w:lineRule="auto"/>
          </w:pPr>
        </w:pPrChange>
      </w:pPr>
      <w:r w:rsidRPr="00E413FC">
        <w:rPr>
          <w:rFonts w:ascii="Times New Roman" w:hAnsi="Times New Roman"/>
          <w:b/>
          <w:sz w:val="24"/>
          <w:szCs w:val="24"/>
        </w:rPr>
        <w:t>KVM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 xml:space="preserve">: </w:t>
      </w:r>
      <w:r w:rsidRPr="00E413FC">
        <w:rPr>
          <w:rFonts w:ascii="Times New Roman" w:hAnsi="Times New Roman"/>
          <w:sz w:val="24"/>
          <w:szCs w:val="24"/>
        </w:rPr>
        <w:t>Kernel Based Virtual Machine</w:t>
      </w:r>
    </w:p>
    <w:p w14:paraId="061452C1" w14:textId="77777777" w:rsidR="00695276" w:rsidRPr="00E413FC" w:rsidRDefault="00695276">
      <w:pPr>
        <w:spacing w:after="0" w:line="360" w:lineRule="auto"/>
        <w:rPr>
          <w:rFonts w:ascii="Times New Roman" w:hAnsi="Times New Roman"/>
          <w:sz w:val="24"/>
          <w:szCs w:val="24"/>
        </w:rPr>
        <w:pPrChange w:id="823" w:author="EMRE MUTLU" w:date="2015-07-31T10:06:00Z">
          <w:pPr>
            <w:spacing w:after="200" w:line="360" w:lineRule="auto"/>
          </w:pPr>
        </w:pPrChange>
      </w:pPr>
      <w:r w:rsidRPr="00E413FC">
        <w:rPr>
          <w:rFonts w:ascii="Times New Roman" w:hAnsi="Times New Roman"/>
          <w:b/>
          <w:sz w:val="24"/>
          <w:szCs w:val="24"/>
        </w:rPr>
        <w:t>LAN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Local Area Network</w:t>
      </w:r>
    </w:p>
    <w:p w14:paraId="54B75F9F" w14:textId="77777777" w:rsidR="00695276" w:rsidRPr="00E413FC" w:rsidRDefault="00695276">
      <w:pPr>
        <w:spacing w:after="0" w:line="360" w:lineRule="auto"/>
        <w:rPr>
          <w:rFonts w:ascii="Times New Roman" w:hAnsi="Times New Roman"/>
          <w:sz w:val="24"/>
          <w:szCs w:val="24"/>
        </w:rPr>
        <w:pPrChange w:id="824" w:author="EMRE MUTLU" w:date="2015-07-31T10:06:00Z">
          <w:pPr>
            <w:spacing w:after="200" w:line="360" w:lineRule="auto"/>
          </w:pPr>
        </w:pPrChange>
      </w:pPr>
      <w:r w:rsidRPr="00E413FC">
        <w:rPr>
          <w:rFonts w:ascii="Times New Roman" w:hAnsi="Times New Roman"/>
          <w:b/>
          <w:sz w:val="24"/>
          <w:szCs w:val="24"/>
        </w:rPr>
        <w:t>LDAP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Lightweight Directory Access Protocol</w:t>
      </w:r>
    </w:p>
    <w:p w14:paraId="19DC48BB" w14:textId="77777777" w:rsidR="00695276" w:rsidRPr="00E413FC" w:rsidRDefault="00695276">
      <w:pPr>
        <w:spacing w:after="0" w:line="360" w:lineRule="auto"/>
        <w:rPr>
          <w:rFonts w:ascii="Times New Roman" w:hAnsi="Times New Roman"/>
          <w:sz w:val="24"/>
          <w:szCs w:val="24"/>
        </w:rPr>
        <w:pPrChange w:id="825" w:author="EMRE MUTLU" w:date="2015-07-31T10:06:00Z">
          <w:pPr>
            <w:spacing w:after="200" w:line="360" w:lineRule="auto"/>
          </w:pPr>
        </w:pPrChange>
      </w:pPr>
      <w:r w:rsidRPr="00E413FC">
        <w:rPr>
          <w:rFonts w:ascii="Times New Roman" w:hAnsi="Times New Roman"/>
          <w:b/>
          <w:sz w:val="24"/>
          <w:szCs w:val="24"/>
        </w:rPr>
        <w:t>LPAR</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Logical Partition</w:t>
      </w:r>
    </w:p>
    <w:p w14:paraId="32DEEBFA" w14:textId="77777777" w:rsidR="00695276" w:rsidRPr="00E413FC" w:rsidRDefault="00695276">
      <w:pPr>
        <w:spacing w:after="0" w:line="360" w:lineRule="auto"/>
        <w:rPr>
          <w:rFonts w:ascii="Times New Roman" w:hAnsi="Times New Roman"/>
          <w:sz w:val="24"/>
          <w:szCs w:val="24"/>
        </w:rPr>
        <w:pPrChange w:id="826" w:author="EMRE MUTLU" w:date="2015-07-31T10:06:00Z">
          <w:pPr>
            <w:spacing w:after="200" w:line="360" w:lineRule="auto"/>
          </w:pPr>
        </w:pPrChange>
      </w:pPr>
      <w:r w:rsidRPr="00E413FC">
        <w:rPr>
          <w:rFonts w:ascii="Times New Roman" w:hAnsi="Times New Roman"/>
          <w:b/>
          <w:sz w:val="24"/>
          <w:szCs w:val="24"/>
        </w:rPr>
        <w:t>LTSS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Livermore Time Sharing System</w:t>
      </w:r>
    </w:p>
    <w:p w14:paraId="2D0F9895" w14:textId="77777777" w:rsidR="00695276" w:rsidRPr="00E413FC" w:rsidRDefault="00695276">
      <w:pPr>
        <w:spacing w:after="0" w:line="360" w:lineRule="auto"/>
        <w:rPr>
          <w:rFonts w:ascii="Times New Roman" w:hAnsi="Times New Roman"/>
          <w:sz w:val="24"/>
          <w:szCs w:val="24"/>
        </w:rPr>
        <w:pPrChange w:id="827" w:author="EMRE MUTLU" w:date="2015-07-31T10:06:00Z">
          <w:pPr>
            <w:spacing w:after="200" w:line="360" w:lineRule="auto"/>
          </w:pPr>
        </w:pPrChange>
      </w:pPr>
      <w:r w:rsidRPr="00E413FC">
        <w:rPr>
          <w:rFonts w:ascii="Times New Roman" w:hAnsi="Times New Roman"/>
          <w:b/>
          <w:sz w:val="24"/>
          <w:szCs w:val="24"/>
        </w:rPr>
        <w:t>LUN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Logical Unit Number</w:t>
      </w:r>
    </w:p>
    <w:p w14:paraId="4A5D5FE6" w14:textId="77777777" w:rsidR="00695276" w:rsidRPr="00E413FC" w:rsidRDefault="00695276">
      <w:pPr>
        <w:spacing w:after="0" w:line="360" w:lineRule="auto"/>
        <w:rPr>
          <w:rFonts w:ascii="Times New Roman" w:hAnsi="Times New Roman"/>
          <w:sz w:val="24"/>
          <w:szCs w:val="24"/>
        </w:rPr>
        <w:pPrChange w:id="828" w:author="EMRE MUTLU" w:date="2015-07-31T10:06:00Z">
          <w:pPr>
            <w:spacing w:after="200" w:line="360" w:lineRule="auto"/>
          </w:pPr>
        </w:pPrChange>
      </w:pPr>
      <w:r w:rsidRPr="00E413FC">
        <w:rPr>
          <w:rFonts w:ascii="Times New Roman" w:hAnsi="Times New Roman"/>
          <w:b/>
          <w:sz w:val="24"/>
          <w:szCs w:val="24"/>
        </w:rPr>
        <w:t>MAC</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Media Access Control</w:t>
      </w:r>
    </w:p>
    <w:p w14:paraId="7B34D73D" w14:textId="77777777" w:rsidR="00695276" w:rsidRDefault="00695276">
      <w:pPr>
        <w:spacing w:after="0" w:line="360" w:lineRule="auto"/>
        <w:rPr>
          <w:rFonts w:ascii="Times New Roman" w:hAnsi="Times New Roman"/>
          <w:sz w:val="24"/>
          <w:szCs w:val="24"/>
        </w:rPr>
        <w:pPrChange w:id="829" w:author="EMRE MUTLU" w:date="2015-07-31T10:06:00Z">
          <w:pPr>
            <w:spacing w:after="200" w:line="360" w:lineRule="auto"/>
          </w:pPr>
        </w:pPrChange>
      </w:pPr>
      <w:r w:rsidRPr="00E413FC">
        <w:rPr>
          <w:rFonts w:ascii="Times New Roman" w:hAnsi="Times New Roman"/>
          <w:b/>
          <w:sz w:val="24"/>
          <w:szCs w:val="24"/>
        </w:rPr>
        <w:t>MB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Mega Byte</w:t>
      </w:r>
    </w:p>
    <w:p w14:paraId="35323373" w14:textId="77777777" w:rsidR="00EE4046" w:rsidRPr="00EE4046" w:rsidRDefault="00EE4046">
      <w:pPr>
        <w:spacing w:after="0" w:line="360" w:lineRule="auto"/>
        <w:rPr>
          <w:rFonts w:ascii="Times New Roman" w:hAnsi="Times New Roman"/>
          <w:b/>
          <w:sz w:val="24"/>
          <w:szCs w:val="24"/>
        </w:rPr>
        <w:pPrChange w:id="830" w:author="EMRE MUTLU" w:date="2015-07-31T10:06:00Z">
          <w:pPr>
            <w:spacing w:after="200" w:line="360" w:lineRule="auto"/>
          </w:pPr>
        </w:pPrChange>
      </w:pPr>
      <w:r w:rsidRPr="00EE4046">
        <w:rPr>
          <w:rFonts w:ascii="Times New Roman" w:hAnsi="Times New Roman"/>
          <w:b/>
          <w:sz w:val="24"/>
          <w:szCs w:val="24"/>
        </w:rPr>
        <w:t>Mbps</w:t>
      </w:r>
      <w:r>
        <w:rPr>
          <w:rFonts w:ascii="Times New Roman" w:hAnsi="Times New Roman"/>
          <w:b/>
          <w:sz w:val="24"/>
          <w:szCs w:val="24"/>
        </w:rPr>
        <w:tab/>
      </w:r>
      <w:r>
        <w:rPr>
          <w:rFonts w:ascii="Times New Roman" w:hAnsi="Times New Roman"/>
          <w:b/>
          <w:sz w:val="24"/>
          <w:szCs w:val="24"/>
        </w:rPr>
        <w:tab/>
      </w:r>
      <w:r w:rsidRPr="00FB3C95">
        <w:rPr>
          <w:rFonts w:ascii="Times New Roman" w:hAnsi="Times New Roman"/>
          <w:b/>
          <w:sz w:val="24"/>
          <w:szCs w:val="24"/>
          <w:rPrChange w:id="831" w:author="EMRAH COLAK" w:date="2015-07-30T11:20:00Z">
            <w:rPr>
              <w:rFonts w:ascii="Times New Roman" w:hAnsi="Times New Roman"/>
              <w:sz w:val="24"/>
              <w:szCs w:val="24"/>
            </w:rPr>
          </w:rPrChange>
        </w:rPr>
        <w:t xml:space="preserve">: </w:t>
      </w:r>
      <w:r>
        <w:rPr>
          <w:rFonts w:ascii="Times New Roman" w:hAnsi="Times New Roman"/>
          <w:sz w:val="24"/>
          <w:szCs w:val="24"/>
        </w:rPr>
        <w:t>Megabits Per Second</w:t>
      </w:r>
    </w:p>
    <w:p w14:paraId="61EC9905" w14:textId="77777777" w:rsidR="009503B3" w:rsidRDefault="009503B3">
      <w:pPr>
        <w:spacing w:after="0" w:line="360" w:lineRule="auto"/>
        <w:rPr>
          <w:rFonts w:ascii="Times New Roman" w:hAnsi="Times New Roman"/>
          <w:sz w:val="24"/>
          <w:szCs w:val="24"/>
        </w:rPr>
        <w:pPrChange w:id="832" w:author="EMRE MUTLU" w:date="2015-07-31T10:06:00Z">
          <w:pPr>
            <w:spacing w:after="200" w:line="360" w:lineRule="auto"/>
          </w:pPr>
        </w:pPrChange>
      </w:pPr>
      <w:r w:rsidRPr="009503B3">
        <w:rPr>
          <w:rFonts w:ascii="Times New Roman" w:hAnsi="Times New Roman"/>
          <w:b/>
          <w:sz w:val="24"/>
          <w:szCs w:val="24"/>
        </w:rPr>
        <w:t>MBR</w:t>
      </w:r>
      <w:r>
        <w:rPr>
          <w:rFonts w:ascii="Times New Roman" w:hAnsi="Times New Roman"/>
          <w:b/>
          <w:sz w:val="24"/>
          <w:szCs w:val="24"/>
        </w:rPr>
        <w:tab/>
      </w:r>
      <w:r>
        <w:rPr>
          <w:rFonts w:ascii="Times New Roman" w:hAnsi="Times New Roman"/>
          <w:b/>
          <w:sz w:val="24"/>
          <w:szCs w:val="24"/>
        </w:rPr>
        <w:tab/>
        <w:t xml:space="preserve">: </w:t>
      </w:r>
      <w:r w:rsidRPr="009503B3">
        <w:rPr>
          <w:rFonts w:ascii="Times New Roman" w:hAnsi="Times New Roman"/>
          <w:sz w:val="24"/>
          <w:szCs w:val="24"/>
        </w:rPr>
        <w:t>Memory Buffer Register</w:t>
      </w:r>
    </w:p>
    <w:p w14:paraId="4CB73147" w14:textId="77777777" w:rsidR="00E97DB6" w:rsidRPr="00E97DB6" w:rsidRDefault="00E97DB6">
      <w:pPr>
        <w:spacing w:after="0" w:line="360" w:lineRule="auto"/>
        <w:rPr>
          <w:rFonts w:ascii="Times New Roman" w:hAnsi="Times New Roman"/>
          <w:sz w:val="24"/>
          <w:szCs w:val="24"/>
        </w:rPr>
        <w:pPrChange w:id="833" w:author="EMRE MUTLU" w:date="2015-07-31T10:06:00Z">
          <w:pPr>
            <w:spacing w:after="200" w:line="360" w:lineRule="auto"/>
          </w:pPr>
        </w:pPrChange>
      </w:pPr>
      <w:r>
        <w:rPr>
          <w:rFonts w:ascii="Times New Roman" w:hAnsi="Times New Roman"/>
          <w:b/>
          <w:sz w:val="24"/>
          <w:szCs w:val="24"/>
        </w:rPr>
        <w:t>MCS</w:t>
      </w:r>
      <w:r>
        <w:rPr>
          <w:rFonts w:ascii="Times New Roman" w:hAnsi="Times New Roman"/>
          <w:b/>
          <w:sz w:val="24"/>
          <w:szCs w:val="24"/>
        </w:rPr>
        <w:tab/>
      </w:r>
      <w:r>
        <w:rPr>
          <w:rFonts w:ascii="Times New Roman" w:hAnsi="Times New Roman"/>
          <w:b/>
          <w:sz w:val="24"/>
          <w:szCs w:val="24"/>
        </w:rPr>
        <w:tab/>
        <w:t xml:space="preserve">: </w:t>
      </w:r>
      <w:r w:rsidRPr="00E97DB6">
        <w:rPr>
          <w:rFonts w:ascii="Times New Roman" w:hAnsi="Times New Roman"/>
          <w:sz w:val="24"/>
          <w:szCs w:val="24"/>
        </w:rPr>
        <w:t>Machine Creation Services</w:t>
      </w:r>
    </w:p>
    <w:p w14:paraId="2AEA502E" w14:textId="77777777" w:rsidR="00695276" w:rsidRPr="00E413FC" w:rsidRDefault="00695276">
      <w:pPr>
        <w:spacing w:after="0" w:line="360" w:lineRule="auto"/>
        <w:rPr>
          <w:rFonts w:ascii="Times New Roman" w:hAnsi="Times New Roman"/>
          <w:sz w:val="24"/>
          <w:szCs w:val="24"/>
        </w:rPr>
        <w:pPrChange w:id="834" w:author="EMRE MUTLU" w:date="2015-07-31T10:06:00Z">
          <w:pPr>
            <w:spacing w:after="200" w:line="360" w:lineRule="auto"/>
          </w:pPr>
        </w:pPrChange>
      </w:pPr>
      <w:r w:rsidRPr="00E413FC">
        <w:rPr>
          <w:rFonts w:ascii="Times New Roman" w:hAnsi="Times New Roman"/>
          <w:b/>
          <w:sz w:val="24"/>
          <w:szCs w:val="24"/>
        </w:rPr>
        <w:t>MIT</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Massachusetts Institute of Technology</w:t>
      </w:r>
    </w:p>
    <w:p w14:paraId="7A12B0F3" w14:textId="77777777" w:rsidR="00695276" w:rsidRPr="00E413FC" w:rsidRDefault="00695276">
      <w:pPr>
        <w:spacing w:after="0" w:line="360" w:lineRule="auto"/>
        <w:rPr>
          <w:rFonts w:ascii="Times New Roman" w:hAnsi="Times New Roman"/>
          <w:sz w:val="24"/>
          <w:szCs w:val="24"/>
        </w:rPr>
        <w:pPrChange w:id="835" w:author="EMRE MUTLU" w:date="2015-07-31T10:06:00Z">
          <w:pPr>
            <w:spacing w:after="200" w:line="360" w:lineRule="auto"/>
          </w:pPr>
        </w:pPrChange>
      </w:pPr>
      <w:r w:rsidRPr="00E413FC">
        <w:rPr>
          <w:rFonts w:ascii="Times New Roman" w:hAnsi="Times New Roman"/>
          <w:b/>
          <w:sz w:val="24"/>
          <w:szCs w:val="24"/>
        </w:rPr>
        <w:t>MPLS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Multiprotocol Label Switching</w:t>
      </w:r>
    </w:p>
    <w:p w14:paraId="3A1B5BFB" w14:textId="77777777" w:rsidR="00695276" w:rsidRDefault="00695276">
      <w:pPr>
        <w:spacing w:after="0" w:line="360" w:lineRule="auto"/>
        <w:rPr>
          <w:rFonts w:ascii="Times New Roman" w:hAnsi="Times New Roman"/>
          <w:sz w:val="24"/>
          <w:szCs w:val="24"/>
        </w:rPr>
        <w:pPrChange w:id="836" w:author="EMRE MUTLU" w:date="2015-07-31T10:06:00Z">
          <w:pPr>
            <w:spacing w:after="200" w:line="360" w:lineRule="auto"/>
          </w:pPr>
        </w:pPrChange>
      </w:pPr>
      <w:r w:rsidRPr="00E413FC">
        <w:rPr>
          <w:rFonts w:ascii="Times New Roman" w:hAnsi="Times New Roman"/>
          <w:b/>
          <w:sz w:val="24"/>
          <w:szCs w:val="24"/>
        </w:rPr>
        <w:t>MR-BT</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Manyetik Rezonans- Bilgisayarlı Tomografi</w:t>
      </w:r>
    </w:p>
    <w:p w14:paraId="46A46FD8" w14:textId="77777777" w:rsidR="0033240E" w:rsidRDefault="0033240E">
      <w:pPr>
        <w:spacing w:after="0" w:line="360" w:lineRule="auto"/>
        <w:rPr>
          <w:rFonts w:ascii="Times New Roman" w:hAnsi="Times New Roman"/>
          <w:sz w:val="24"/>
          <w:szCs w:val="24"/>
        </w:rPr>
        <w:pPrChange w:id="837" w:author="EMRE MUTLU" w:date="2015-07-31T10:06:00Z">
          <w:pPr>
            <w:spacing w:after="200" w:line="360" w:lineRule="auto"/>
          </w:pPr>
        </w:pPrChange>
      </w:pPr>
      <w:r w:rsidRPr="0033240E">
        <w:rPr>
          <w:rFonts w:ascii="Times New Roman" w:hAnsi="Times New Roman"/>
          <w:b/>
          <w:sz w:val="24"/>
          <w:szCs w:val="24"/>
        </w:rPr>
        <w:t>MTS</w:t>
      </w:r>
      <w:r>
        <w:rPr>
          <w:rFonts w:ascii="Times New Roman" w:hAnsi="Times New Roman"/>
          <w:sz w:val="24"/>
          <w:szCs w:val="24"/>
        </w:rPr>
        <w:tab/>
      </w:r>
      <w:r>
        <w:rPr>
          <w:rFonts w:ascii="Times New Roman" w:hAnsi="Times New Roman"/>
          <w:sz w:val="24"/>
          <w:szCs w:val="24"/>
        </w:rPr>
        <w:tab/>
      </w:r>
      <w:r w:rsidRPr="0033240E">
        <w:rPr>
          <w:rFonts w:ascii="Times New Roman" w:hAnsi="Times New Roman"/>
          <w:b/>
          <w:sz w:val="24"/>
          <w:szCs w:val="24"/>
        </w:rPr>
        <w:t>:</w:t>
      </w:r>
      <w:r w:rsidRPr="0033240E">
        <w:t xml:space="preserve"> </w:t>
      </w:r>
      <w:r w:rsidRPr="0033240E">
        <w:rPr>
          <w:rFonts w:ascii="Times New Roman" w:hAnsi="Times New Roman"/>
          <w:sz w:val="24"/>
          <w:szCs w:val="24"/>
        </w:rPr>
        <w:t>Microsoft Terminal Services</w:t>
      </w:r>
    </w:p>
    <w:p w14:paraId="2D638C22" w14:textId="77777777" w:rsidR="0071743B" w:rsidRPr="0071743B" w:rsidRDefault="0071743B">
      <w:pPr>
        <w:spacing w:after="0" w:line="360" w:lineRule="auto"/>
        <w:rPr>
          <w:rFonts w:ascii="Times New Roman" w:hAnsi="Times New Roman"/>
          <w:sz w:val="24"/>
          <w:szCs w:val="24"/>
        </w:rPr>
        <w:pPrChange w:id="838" w:author="EMRE MUTLU" w:date="2015-07-31T10:06:00Z">
          <w:pPr>
            <w:spacing w:after="200" w:line="360" w:lineRule="auto"/>
          </w:pPr>
        </w:pPrChange>
      </w:pPr>
      <w:r w:rsidRPr="0071743B">
        <w:rPr>
          <w:rFonts w:ascii="Times New Roman" w:hAnsi="Times New Roman"/>
          <w:b/>
          <w:sz w:val="24"/>
          <w:szCs w:val="24"/>
        </w:rPr>
        <w:t>MTBF</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Mean Time Between Failure</w:t>
      </w:r>
    </w:p>
    <w:p w14:paraId="5F03C5F2" w14:textId="77777777" w:rsidR="0033240E" w:rsidRPr="00E413FC" w:rsidRDefault="0033240E">
      <w:pPr>
        <w:spacing w:after="0" w:line="360" w:lineRule="auto"/>
        <w:rPr>
          <w:rFonts w:ascii="Times New Roman" w:hAnsi="Times New Roman"/>
          <w:sz w:val="24"/>
          <w:szCs w:val="24"/>
        </w:rPr>
        <w:pPrChange w:id="839" w:author="EMRE MUTLU" w:date="2015-07-31T10:06:00Z">
          <w:pPr>
            <w:spacing w:after="200" w:line="360" w:lineRule="auto"/>
          </w:pPr>
        </w:pPrChange>
      </w:pPr>
      <w:r w:rsidRPr="0033240E">
        <w:rPr>
          <w:rFonts w:ascii="Times New Roman" w:hAnsi="Times New Roman"/>
          <w:b/>
          <w:sz w:val="24"/>
          <w:szCs w:val="24"/>
        </w:rPr>
        <w:t>MPS</w:t>
      </w:r>
      <w:r>
        <w:rPr>
          <w:rFonts w:ascii="Times New Roman" w:hAnsi="Times New Roman"/>
          <w:sz w:val="24"/>
          <w:szCs w:val="24"/>
        </w:rPr>
        <w:tab/>
      </w:r>
      <w:r>
        <w:rPr>
          <w:rFonts w:ascii="Times New Roman" w:hAnsi="Times New Roman"/>
          <w:sz w:val="24"/>
          <w:szCs w:val="24"/>
        </w:rPr>
        <w:tab/>
      </w:r>
      <w:r w:rsidRPr="0033240E">
        <w:rPr>
          <w:rFonts w:ascii="Times New Roman" w:hAnsi="Times New Roman"/>
          <w:b/>
          <w:sz w:val="24"/>
          <w:szCs w:val="24"/>
        </w:rPr>
        <w:t>:</w:t>
      </w:r>
      <w:r>
        <w:rPr>
          <w:rFonts w:ascii="Times New Roman" w:hAnsi="Times New Roman"/>
          <w:b/>
          <w:sz w:val="24"/>
          <w:szCs w:val="24"/>
        </w:rPr>
        <w:t xml:space="preserve"> </w:t>
      </w:r>
      <w:r w:rsidRPr="0033240E">
        <w:rPr>
          <w:rFonts w:ascii="Times New Roman" w:hAnsi="Times New Roman"/>
          <w:sz w:val="24"/>
          <w:szCs w:val="24"/>
        </w:rPr>
        <w:t>MetaFrame Presentation Server</w:t>
      </w:r>
    </w:p>
    <w:p w14:paraId="2ECDCDB3" w14:textId="77777777" w:rsidR="00695276" w:rsidRDefault="00695276">
      <w:pPr>
        <w:spacing w:after="0" w:line="360" w:lineRule="auto"/>
        <w:rPr>
          <w:rFonts w:ascii="Times New Roman" w:hAnsi="Times New Roman"/>
          <w:sz w:val="24"/>
          <w:szCs w:val="24"/>
        </w:rPr>
        <w:pPrChange w:id="840" w:author="EMRE MUTLU" w:date="2015-07-31T10:06:00Z">
          <w:pPr>
            <w:spacing w:after="200" w:line="360" w:lineRule="auto"/>
          </w:pPr>
        </w:pPrChange>
      </w:pPr>
      <w:r w:rsidRPr="00E413FC">
        <w:rPr>
          <w:rFonts w:ascii="Times New Roman" w:hAnsi="Times New Roman"/>
          <w:b/>
          <w:sz w:val="24"/>
          <w:szCs w:val="24"/>
        </w:rPr>
        <w:t>MVS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Multiple Virtual Storage</w:t>
      </w:r>
    </w:p>
    <w:p w14:paraId="28591E60" w14:textId="77777777" w:rsidR="009503B3" w:rsidRPr="00E413FC" w:rsidRDefault="009503B3">
      <w:pPr>
        <w:spacing w:after="0" w:line="360" w:lineRule="auto"/>
        <w:rPr>
          <w:rFonts w:ascii="Times New Roman" w:hAnsi="Times New Roman"/>
          <w:sz w:val="24"/>
          <w:szCs w:val="24"/>
        </w:rPr>
        <w:pPrChange w:id="841" w:author="EMRE MUTLU" w:date="2015-07-31T10:06:00Z">
          <w:pPr>
            <w:spacing w:after="200" w:line="360" w:lineRule="auto"/>
          </w:pPr>
        </w:pPrChange>
      </w:pPr>
      <w:r w:rsidRPr="009503B3">
        <w:rPr>
          <w:rFonts w:ascii="Times New Roman" w:hAnsi="Times New Roman"/>
          <w:b/>
          <w:sz w:val="24"/>
          <w:szCs w:val="24"/>
        </w:rPr>
        <w:t>NAS</w:t>
      </w:r>
      <w:r>
        <w:rPr>
          <w:rFonts w:ascii="Times New Roman" w:hAnsi="Times New Roman"/>
          <w:sz w:val="24"/>
          <w:szCs w:val="24"/>
        </w:rPr>
        <w:tab/>
      </w:r>
      <w:r w:rsidRPr="009503B3">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Pr="009503B3">
        <w:rPr>
          <w:rFonts w:ascii="Times New Roman" w:hAnsi="Times New Roman"/>
          <w:sz w:val="24"/>
          <w:szCs w:val="24"/>
        </w:rPr>
        <w:t>Network Attached Storage</w:t>
      </w:r>
    </w:p>
    <w:p w14:paraId="7DEF1440" w14:textId="77777777" w:rsidR="00695276" w:rsidRPr="00E413FC" w:rsidRDefault="00695276">
      <w:pPr>
        <w:spacing w:after="0" w:line="360" w:lineRule="auto"/>
        <w:rPr>
          <w:rFonts w:ascii="Times New Roman" w:hAnsi="Times New Roman"/>
          <w:sz w:val="24"/>
          <w:szCs w:val="24"/>
        </w:rPr>
        <w:pPrChange w:id="842" w:author="EMRE MUTLU" w:date="2015-07-31T10:06:00Z">
          <w:pPr>
            <w:spacing w:after="200" w:line="360" w:lineRule="auto"/>
          </w:pPr>
        </w:pPrChange>
      </w:pPr>
      <w:r w:rsidRPr="00E413FC">
        <w:rPr>
          <w:rFonts w:ascii="Times New Roman" w:hAnsi="Times New Roman"/>
          <w:b/>
          <w:sz w:val="24"/>
          <w:szCs w:val="24"/>
        </w:rPr>
        <w:t>NAT</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Network Ad</w:t>
      </w:r>
      <w:r w:rsidR="009503B3">
        <w:rPr>
          <w:rFonts w:ascii="Times New Roman" w:hAnsi="Times New Roman"/>
          <w:sz w:val="24"/>
          <w:szCs w:val="24"/>
        </w:rPr>
        <w:t>d</w:t>
      </w:r>
      <w:r w:rsidRPr="00E413FC">
        <w:rPr>
          <w:rFonts w:ascii="Times New Roman" w:hAnsi="Times New Roman"/>
          <w:sz w:val="24"/>
          <w:szCs w:val="24"/>
        </w:rPr>
        <w:t>ress Translation</w:t>
      </w:r>
    </w:p>
    <w:p w14:paraId="57E8D11C" w14:textId="77777777" w:rsidR="00695276" w:rsidRPr="00E413FC" w:rsidRDefault="00695276">
      <w:pPr>
        <w:spacing w:after="0" w:line="360" w:lineRule="auto"/>
        <w:rPr>
          <w:rFonts w:ascii="Times New Roman" w:hAnsi="Times New Roman"/>
          <w:sz w:val="24"/>
          <w:szCs w:val="24"/>
        </w:rPr>
        <w:pPrChange w:id="843" w:author="EMRE MUTLU" w:date="2015-07-31T10:06:00Z">
          <w:pPr>
            <w:spacing w:after="200" w:line="360" w:lineRule="auto"/>
          </w:pPr>
        </w:pPrChange>
      </w:pPr>
      <w:r w:rsidRPr="00E413FC">
        <w:rPr>
          <w:rFonts w:ascii="Times New Roman" w:hAnsi="Times New Roman"/>
          <w:b/>
          <w:sz w:val="24"/>
          <w:szCs w:val="24"/>
        </w:rPr>
        <w:t>NFS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Network File System</w:t>
      </w:r>
    </w:p>
    <w:p w14:paraId="19AB14BD" w14:textId="77777777" w:rsidR="00695276" w:rsidRPr="00E413FC" w:rsidRDefault="00695276">
      <w:pPr>
        <w:spacing w:after="0" w:line="360" w:lineRule="auto"/>
        <w:rPr>
          <w:rFonts w:ascii="Times New Roman" w:hAnsi="Times New Roman"/>
          <w:sz w:val="24"/>
          <w:szCs w:val="24"/>
        </w:rPr>
        <w:pPrChange w:id="844" w:author="EMRE MUTLU" w:date="2015-07-31T10:06:00Z">
          <w:pPr>
            <w:spacing w:after="200" w:line="360" w:lineRule="auto"/>
          </w:pPr>
        </w:pPrChange>
      </w:pPr>
      <w:r w:rsidRPr="00E413FC">
        <w:rPr>
          <w:rFonts w:ascii="Times New Roman" w:hAnsi="Times New Roman"/>
          <w:b/>
          <w:sz w:val="24"/>
          <w:szCs w:val="24"/>
        </w:rPr>
        <w:t>NIC</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Network Interface Card </w:t>
      </w:r>
    </w:p>
    <w:p w14:paraId="534749E9" w14:textId="77777777" w:rsidR="00695276" w:rsidRPr="00E413FC" w:rsidRDefault="00695276">
      <w:pPr>
        <w:spacing w:after="0" w:line="360" w:lineRule="auto"/>
        <w:rPr>
          <w:rFonts w:ascii="Times New Roman" w:hAnsi="Times New Roman"/>
          <w:sz w:val="24"/>
          <w:szCs w:val="24"/>
        </w:rPr>
        <w:pPrChange w:id="845" w:author="EMRE MUTLU" w:date="2015-07-31T10:06:00Z">
          <w:pPr>
            <w:spacing w:after="200" w:line="360" w:lineRule="auto"/>
          </w:pPr>
        </w:pPrChange>
      </w:pPr>
      <w:r w:rsidRPr="00E413FC">
        <w:rPr>
          <w:rFonts w:ascii="Times New Roman" w:hAnsi="Times New Roman"/>
          <w:b/>
          <w:sz w:val="24"/>
          <w:szCs w:val="24"/>
        </w:rPr>
        <w:lastRenderedPageBreak/>
        <w:t>NIST</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National Institute of Standards and Technology</w:t>
      </w:r>
    </w:p>
    <w:p w14:paraId="70EB52C6" w14:textId="77777777" w:rsidR="00695276" w:rsidRPr="00E413FC" w:rsidRDefault="00695276">
      <w:pPr>
        <w:spacing w:after="0" w:line="360" w:lineRule="auto"/>
        <w:rPr>
          <w:rFonts w:ascii="Times New Roman" w:hAnsi="Times New Roman"/>
          <w:sz w:val="24"/>
          <w:szCs w:val="24"/>
        </w:rPr>
        <w:pPrChange w:id="846" w:author="EMRE MUTLU" w:date="2015-07-31T10:06:00Z">
          <w:pPr>
            <w:spacing w:after="200" w:line="360" w:lineRule="auto"/>
          </w:pPr>
        </w:pPrChange>
      </w:pPr>
      <w:r w:rsidRPr="00E413FC">
        <w:rPr>
          <w:rFonts w:ascii="Times New Roman" w:hAnsi="Times New Roman"/>
          <w:b/>
          <w:sz w:val="24"/>
          <w:szCs w:val="24"/>
        </w:rPr>
        <w:t>NLTSS</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New Livermore Time Sharing System</w:t>
      </w:r>
    </w:p>
    <w:p w14:paraId="0ED35BB0" w14:textId="77777777" w:rsidR="00695276" w:rsidRDefault="00695276">
      <w:pPr>
        <w:spacing w:after="0" w:line="360" w:lineRule="auto"/>
        <w:rPr>
          <w:rFonts w:ascii="Times New Roman" w:hAnsi="Times New Roman"/>
          <w:sz w:val="24"/>
          <w:szCs w:val="24"/>
        </w:rPr>
        <w:pPrChange w:id="847" w:author="EMRE MUTLU" w:date="2015-07-31T10:06:00Z">
          <w:pPr>
            <w:spacing w:after="200" w:line="360" w:lineRule="auto"/>
          </w:pPr>
        </w:pPrChange>
      </w:pPr>
      <w:r w:rsidRPr="00E413FC">
        <w:rPr>
          <w:rFonts w:ascii="Times New Roman" w:hAnsi="Times New Roman"/>
          <w:b/>
          <w:sz w:val="24"/>
          <w:szCs w:val="24"/>
        </w:rPr>
        <w:t>NTP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Network Time Protocol</w:t>
      </w:r>
    </w:p>
    <w:p w14:paraId="5D7115D3" w14:textId="77777777" w:rsidR="009503B3" w:rsidRPr="00E413FC" w:rsidRDefault="009503B3">
      <w:pPr>
        <w:spacing w:after="0" w:line="360" w:lineRule="auto"/>
        <w:rPr>
          <w:rFonts w:ascii="Times New Roman" w:hAnsi="Times New Roman"/>
          <w:sz w:val="24"/>
          <w:szCs w:val="24"/>
        </w:rPr>
        <w:pPrChange w:id="848" w:author="EMRE MUTLU" w:date="2015-07-31T10:06:00Z">
          <w:pPr>
            <w:spacing w:after="200" w:line="360" w:lineRule="auto"/>
          </w:pPr>
        </w:pPrChange>
      </w:pPr>
      <w:r w:rsidRPr="009503B3">
        <w:rPr>
          <w:rFonts w:ascii="Times New Roman" w:hAnsi="Times New Roman"/>
          <w:b/>
          <w:sz w:val="24"/>
          <w:szCs w:val="24"/>
        </w:rPr>
        <w:t>NUMA</w:t>
      </w:r>
      <w:r w:rsidRPr="009503B3">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Pr="009503B3">
        <w:rPr>
          <w:rFonts w:ascii="Times New Roman" w:hAnsi="Times New Roman"/>
          <w:sz w:val="24"/>
          <w:szCs w:val="24"/>
        </w:rPr>
        <w:t>Non-Uniform Memory Architecture</w:t>
      </w:r>
    </w:p>
    <w:p w14:paraId="565F23E8" w14:textId="77777777" w:rsidR="00695276" w:rsidRPr="00E413FC" w:rsidRDefault="00695276">
      <w:pPr>
        <w:spacing w:after="0" w:line="360" w:lineRule="auto"/>
        <w:rPr>
          <w:rFonts w:ascii="Times New Roman" w:hAnsi="Times New Roman"/>
          <w:sz w:val="24"/>
          <w:szCs w:val="24"/>
        </w:rPr>
        <w:pPrChange w:id="849" w:author="EMRE MUTLU" w:date="2015-07-31T10:06:00Z">
          <w:pPr>
            <w:spacing w:after="200" w:line="360" w:lineRule="auto"/>
          </w:pPr>
        </w:pPrChange>
      </w:pPr>
      <w:r w:rsidRPr="00E413FC">
        <w:rPr>
          <w:rFonts w:ascii="Times New Roman" w:hAnsi="Times New Roman"/>
          <w:b/>
          <w:sz w:val="24"/>
          <w:szCs w:val="24"/>
        </w:rPr>
        <w:t>OB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Organizasyonel Birim</w:t>
      </w:r>
    </w:p>
    <w:p w14:paraId="1AF15679" w14:textId="77777777" w:rsidR="00695276" w:rsidRDefault="00695276">
      <w:pPr>
        <w:spacing w:after="0" w:line="360" w:lineRule="auto"/>
        <w:rPr>
          <w:rFonts w:ascii="Times New Roman" w:hAnsi="Times New Roman"/>
          <w:sz w:val="24"/>
          <w:szCs w:val="24"/>
        </w:rPr>
        <w:pPrChange w:id="850" w:author="EMRE MUTLU" w:date="2015-07-31T10:06:00Z">
          <w:pPr>
            <w:spacing w:after="200" w:line="360" w:lineRule="auto"/>
          </w:pPr>
        </w:pPrChange>
      </w:pPr>
      <w:r w:rsidRPr="00E413FC">
        <w:rPr>
          <w:rFonts w:ascii="Times New Roman" w:hAnsi="Times New Roman"/>
          <w:b/>
          <w:sz w:val="24"/>
          <w:szCs w:val="24"/>
        </w:rPr>
        <w:t>OECD</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Organisation for Economic Co-operation and Development</w:t>
      </w:r>
    </w:p>
    <w:p w14:paraId="378F159B" w14:textId="77777777" w:rsidR="00B574A8" w:rsidRPr="00B574A8" w:rsidRDefault="00B574A8">
      <w:pPr>
        <w:spacing w:after="0" w:line="360" w:lineRule="auto"/>
        <w:rPr>
          <w:rFonts w:ascii="Times New Roman" w:hAnsi="Times New Roman"/>
          <w:sz w:val="24"/>
          <w:szCs w:val="24"/>
        </w:rPr>
        <w:pPrChange w:id="851" w:author="EMRE MUTLU" w:date="2015-07-31T10:06:00Z">
          <w:pPr>
            <w:spacing w:after="200" w:line="360" w:lineRule="auto"/>
          </w:pPr>
        </w:pPrChange>
      </w:pPr>
      <w:r w:rsidRPr="00B574A8">
        <w:rPr>
          <w:rFonts w:ascii="Times New Roman" w:hAnsi="Times New Roman"/>
          <w:b/>
          <w:sz w:val="24"/>
          <w:szCs w:val="24"/>
        </w:rPr>
        <w:t>OS</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Operating System</w:t>
      </w:r>
    </w:p>
    <w:p w14:paraId="073CB740" w14:textId="77777777" w:rsidR="00695276" w:rsidRPr="00E413FC" w:rsidRDefault="00695276">
      <w:pPr>
        <w:spacing w:after="0" w:line="360" w:lineRule="auto"/>
        <w:rPr>
          <w:rFonts w:ascii="Times New Roman" w:hAnsi="Times New Roman"/>
          <w:sz w:val="24"/>
          <w:szCs w:val="24"/>
        </w:rPr>
        <w:pPrChange w:id="852" w:author="EMRE MUTLU" w:date="2015-07-31T10:06:00Z">
          <w:pPr>
            <w:spacing w:after="200" w:line="360" w:lineRule="auto"/>
          </w:pPr>
        </w:pPrChange>
      </w:pPr>
      <w:r w:rsidRPr="00E413FC">
        <w:rPr>
          <w:rFonts w:ascii="Times New Roman" w:hAnsi="Times New Roman"/>
          <w:b/>
          <w:sz w:val="24"/>
          <w:szCs w:val="24"/>
        </w:rPr>
        <w:t>OVF</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Open Virtualization Format</w:t>
      </w:r>
    </w:p>
    <w:p w14:paraId="3F4EC0DB" w14:textId="77777777" w:rsidR="00695276" w:rsidRPr="00E413FC" w:rsidRDefault="00695276">
      <w:pPr>
        <w:spacing w:after="0" w:line="360" w:lineRule="auto"/>
        <w:rPr>
          <w:rFonts w:ascii="Times New Roman" w:hAnsi="Times New Roman"/>
          <w:sz w:val="24"/>
          <w:szCs w:val="24"/>
        </w:rPr>
        <w:pPrChange w:id="853" w:author="EMRE MUTLU" w:date="2015-07-31T10:06:00Z">
          <w:pPr>
            <w:spacing w:after="200" w:line="360" w:lineRule="auto"/>
          </w:pPr>
        </w:pPrChange>
      </w:pPr>
      <w:r w:rsidRPr="00E413FC">
        <w:rPr>
          <w:rFonts w:ascii="Times New Roman" w:hAnsi="Times New Roman"/>
          <w:b/>
          <w:sz w:val="24"/>
          <w:szCs w:val="24"/>
        </w:rPr>
        <w:t>PaaS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Platform as a Service</w:t>
      </w:r>
    </w:p>
    <w:p w14:paraId="4B496AA6" w14:textId="77777777" w:rsidR="00695276" w:rsidRPr="00E413FC" w:rsidRDefault="00695276">
      <w:pPr>
        <w:spacing w:after="0" w:line="360" w:lineRule="auto"/>
        <w:rPr>
          <w:rFonts w:ascii="Times New Roman" w:hAnsi="Times New Roman"/>
          <w:sz w:val="24"/>
          <w:szCs w:val="24"/>
        </w:rPr>
        <w:pPrChange w:id="854" w:author="EMRE MUTLU" w:date="2015-07-31T10:06:00Z">
          <w:pPr>
            <w:spacing w:after="200" w:line="360" w:lineRule="auto"/>
          </w:pPr>
        </w:pPrChange>
      </w:pPr>
      <w:r w:rsidRPr="00E413FC">
        <w:rPr>
          <w:rFonts w:ascii="Times New Roman" w:hAnsi="Times New Roman"/>
          <w:b/>
          <w:sz w:val="24"/>
          <w:szCs w:val="24"/>
        </w:rPr>
        <w:t>PCoIP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Personal Computer on Internet Protocol</w:t>
      </w:r>
    </w:p>
    <w:p w14:paraId="5A8D3B05" w14:textId="77777777" w:rsidR="00695276" w:rsidRPr="00E413FC" w:rsidRDefault="00695276">
      <w:pPr>
        <w:spacing w:after="0" w:line="360" w:lineRule="auto"/>
        <w:rPr>
          <w:rFonts w:ascii="Times New Roman" w:hAnsi="Times New Roman"/>
          <w:sz w:val="24"/>
          <w:szCs w:val="24"/>
        </w:rPr>
        <w:pPrChange w:id="855" w:author="EMRE MUTLU" w:date="2015-07-31T10:06:00Z">
          <w:pPr>
            <w:spacing w:after="200" w:line="360" w:lineRule="auto"/>
          </w:pPr>
        </w:pPrChange>
      </w:pPr>
      <w:r w:rsidRPr="00E413FC">
        <w:rPr>
          <w:rFonts w:ascii="Times New Roman" w:hAnsi="Times New Roman"/>
          <w:b/>
          <w:sz w:val="24"/>
          <w:szCs w:val="24"/>
        </w:rPr>
        <w:t>PVS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Provisioning Services</w:t>
      </w:r>
    </w:p>
    <w:p w14:paraId="771E0B0D" w14:textId="77777777" w:rsidR="00695276" w:rsidRPr="00E413FC" w:rsidRDefault="00695276">
      <w:pPr>
        <w:spacing w:after="0" w:line="360" w:lineRule="auto"/>
        <w:rPr>
          <w:rFonts w:ascii="Times New Roman" w:hAnsi="Times New Roman"/>
          <w:sz w:val="24"/>
          <w:szCs w:val="24"/>
        </w:rPr>
        <w:pPrChange w:id="856" w:author="EMRE MUTLU" w:date="2015-07-31T10:06:00Z">
          <w:pPr>
            <w:spacing w:after="200" w:line="360" w:lineRule="auto"/>
          </w:pPr>
        </w:pPrChange>
      </w:pPr>
      <w:r w:rsidRPr="00E413FC">
        <w:rPr>
          <w:rFonts w:ascii="Times New Roman" w:hAnsi="Times New Roman"/>
          <w:b/>
          <w:sz w:val="24"/>
          <w:szCs w:val="24"/>
        </w:rPr>
        <w:t>PXE</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Pre-boot Execution Environment</w:t>
      </w:r>
    </w:p>
    <w:p w14:paraId="569AE290" w14:textId="77777777" w:rsidR="00695276" w:rsidRPr="00E413FC" w:rsidRDefault="00695276">
      <w:pPr>
        <w:spacing w:after="0" w:line="360" w:lineRule="auto"/>
        <w:rPr>
          <w:rFonts w:ascii="Times New Roman" w:hAnsi="Times New Roman"/>
          <w:sz w:val="24"/>
          <w:szCs w:val="24"/>
        </w:rPr>
        <w:pPrChange w:id="857" w:author="EMRE MUTLU" w:date="2015-07-31T10:06:00Z">
          <w:pPr>
            <w:spacing w:after="200" w:line="360" w:lineRule="auto"/>
          </w:pPr>
        </w:pPrChange>
      </w:pPr>
      <w:r w:rsidRPr="00E413FC">
        <w:rPr>
          <w:rFonts w:ascii="Times New Roman" w:hAnsi="Times New Roman"/>
          <w:b/>
          <w:sz w:val="24"/>
          <w:szCs w:val="24"/>
        </w:rPr>
        <w:t>RAID</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Redundant Array of Independent Disks</w:t>
      </w:r>
    </w:p>
    <w:p w14:paraId="0EF29D6F" w14:textId="77777777" w:rsidR="00695276" w:rsidRPr="00E413FC" w:rsidRDefault="00695276">
      <w:pPr>
        <w:spacing w:after="0" w:line="360" w:lineRule="auto"/>
        <w:rPr>
          <w:rFonts w:ascii="Times New Roman" w:hAnsi="Times New Roman"/>
          <w:sz w:val="24"/>
          <w:szCs w:val="24"/>
        </w:rPr>
        <w:pPrChange w:id="858" w:author="EMRE MUTLU" w:date="2015-07-31T10:06:00Z">
          <w:pPr>
            <w:spacing w:after="200" w:line="360" w:lineRule="auto"/>
          </w:pPr>
        </w:pPrChange>
      </w:pPr>
      <w:r w:rsidRPr="00E413FC">
        <w:rPr>
          <w:rFonts w:ascii="Times New Roman" w:hAnsi="Times New Roman"/>
          <w:b/>
          <w:sz w:val="24"/>
          <w:szCs w:val="24"/>
        </w:rPr>
        <w:t>RDP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Remote Desktop Protocol</w:t>
      </w:r>
    </w:p>
    <w:p w14:paraId="0C8E6D1D" w14:textId="77777777" w:rsidR="00695276" w:rsidRPr="00E413FC" w:rsidRDefault="00695276">
      <w:pPr>
        <w:spacing w:after="0" w:line="360" w:lineRule="auto"/>
        <w:rPr>
          <w:rFonts w:ascii="Times New Roman" w:hAnsi="Times New Roman"/>
          <w:sz w:val="24"/>
          <w:szCs w:val="24"/>
        </w:rPr>
        <w:pPrChange w:id="859" w:author="EMRE MUTLU" w:date="2015-07-31T10:06:00Z">
          <w:pPr>
            <w:spacing w:after="200" w:line="360" w:lineRule="auto"/>
          </w:pPr>
        </w:pPrChange>
      </w:pPr>
      <w:r w:rsidRPr="00E413FC">
        <w:rPr>
          <w:rFonts w:ascii="Times New Roman" w:hAnsi="Times New Roman"/>
          <w:b/>
          <w:sz w:val="24"/>
          <w:szCs w:val="24"/>
        </w:rPr>
        <w:t>Rpm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revolutions per minute</w:t>
      </w:r>
    </w:p>
    <w:p w14:paraId="4EFCB771" w14:textId="77777777" w:rsidR="00695276" w:rsidRPr="00E413FC" w:rsidRDefault="00695276">
      <w:pPr>
        <w:spacing w:after="0" w:line="360" w:lineRule="auto"/>
        <w:rPr>
          <w:rFonts w:ascii="Times New Roman" w:hAnsi="Times New Roman"/>
          <w:sz w:val="24"/>
          <w:szCs w:val="24"/>
        </w:rPr>
        <w:pPrChange w:id="860" w:author="EMRE MUTLU" w:date="2015-07-31T10:06:00Z">
          <w:pPr>
            <w:spacing w:after="200" w:line="360" w:lineRule="auto"/>
          </w:pPr>
        </w:pPrChange>
      </w:pPr>
      <w:r w:rsidRPr="00E413FC">
        <w:rPr>
          <w:rFonts w:ascii="Times New Roman" w:hAnsi="Times New Roman"/>
          <w:b/>
          <w:sz w:val="24"/>
          <w:szCs w:val="24"/>
        </w:rPr>
        <w:t>SA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Software Assurance</w:t>
      </w:r>
    </w:p>
    <w:p w14:paraId="501655F2" w14:textId="77777777" w:rsidR="00695276" w:rsidRPr="00E413FC" w:rsidRDefault="00695276">
      <w:pPr>
        <w:spacing w:after="0" w:line="360" w:lineRule="auto"/>
        <w:rPr>
          <w:rFonts w:ascii="Times New Roman" w:hAnsi="Times New Roman"/>
          <w:sz w:val="24"/>
          <w:szCs w:val="24"/>
        </w:rPr>
        <w:pPrChange w:id="861" w:author="EMRE MUTLU" w:date="2015-07-31T10:06:00Z">
          <w:pPr>
            <w:spacing w:after="200" w:line="360" w:lineRule="auto"/>
          </w:pPr>
        </w:pPrChange>
      </w:pPr>
      <w:r w:rsidRPr="00E413FC">
        <w:rPr>
          <w:rFonts w:ascii="Times New Roman" w:hAnsi="Times New Roman"/>
          <w:b/>
          <w:sz w:val="24"/>
          <w:szCs w:val="24"/>
        </w:rPr>
        <w:t>SaaS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Software as a Service</w:t>
      </w:r>
    </w:p>
    <w:p w14:paraId="03EC1456" w14:textId="77777777" w:rsidR="00695276" w:rsidRPr="00E413FC" w:rsidRDefault="00695276">
      <w:pPr>
        <w:spacing w:after="0" w:line="360" w:lineRule="auto"/>
        <w:rPr>
          <w:rFonts w:ascii="Times New Roman" w:hAnsi="Times New Roman"/>
          <w:sz w:val="24"/>
          <w:szCs w:val="24"/>
        </w:rPr>
        <w:pPrChange w:id="862" w:author="EMRE MUTLU" w:date="2015-07-31T10:06:00Z">
          <w:pPr>
            <w:spacing w:after="200" w:line="360" w:lineRule="auto"/>
          </w:pPr>
        </w:pPrChange>
      </w:pPr>
      <w:r w:rsidRPr="00E413FC">
        <w:rPr>
          <w:rFonts w:ascii="Times New Roman" w:hAnsi="Times New Roman"/>
          <w:b/>
          <w:sz w:val="24"/>
          <w:szCs w:val="24"/>
        </w:rPr>
        <w:t>SAN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Storage Area Network</w:t>
      </w:r>
    </w:p>
    <w:p w14:paraId="12D4DE8B" w14:textId="77777777" w:rsidR="00695276" w:rsidRPr="00E413FC" w:rsidRDefault="00695276">
      <w:pPr>
        <w:spacing w:after="0" w:line="360" w:lineRule="auto"/>
        <w:rPr>
          <w:rFonts w:ascii="Times New Roman" w:hAnsi="Times New Roman"/>
          <w:sz w:val="24"/>
          <w:szCs w:val="24"/>
        </w:rPr>
        <w:pPrChange w:id="863" w:author="EMRE MUTLU" w:date="2015-07-31T10:06:00Z">
          <w:pPr>
            <w:spacing w:after="200" w:line="360" w:lineRule="auto"/>
          </w:pPr>
        </w:pPrChange>
      </w:pPr>
      <w:r w:rsidRPr="00E413FC">
        <w:rPr>
          <w:rFonts w:ascii="Times New Roman" w:hAnsi="Times New Roman"/>
          <w:b/>
          <w:sz w:val="24"/>
          <w:szCs w:val="24"/>
        </w:rPr>
        <w:t>SAS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Serial Attached SCSI </w:t>
      </w:r>
    </w:p>
    <w:p w14:paraId="0B6A2FEC" w14:textId="77777777" w:rsidR="00695276" w:rsidRPr="00E413FC" w:rsidRDefault="00695276">
      <w:pPr>
        <w:spacing w:after="0" w:line="360" w:lineRule="auto"/>
        <w:rPr>
          <w:rFonts w:ascii="Times New Roman" w:hAnsi="Times New Roman"/>
          <w:sz w:val="24"/>
          <w:szCs w:val="24"/>
        </w:rPr>
        <w:pPrChange w:id="864" w:author="EMRE MUTLU" w:date="2015-07-31T10:06:00Z">
          <w:pPr>
            <w:spacing w:after="200" w:line="360" w:lineRule="auto"/>
          </w:pPr>
        </w:pPrChange>
      </w:pPr>
      <w:r w:rsidRPr="00E413FC">
        <w:rPr>
          <w:rFonts w:ascii="Times New Roman" w:hAnsi="Times New Roman"/>
          <w:b/>
          <w:sz w:val="24"/>
          <w:szCs w:val="24"/>
        </w:rPr>
        <w:t>SATA</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Serial ATA</w:t>
      </w:r>
    </w:p>
    <w:p w14:paraId="03BD37C5" w14:textId="77777777" w:rsidR="00695276" w:rsidRPr="00E413FC" w:rsidRDefault="00695276">
      <w:pPr>
        <w:spacing w:after="0" w:line="360" w:lineRule="auto"/>
        <w:rPr>
          <w:rFonts w:ascii="Times New Roman" w:hAnsi="Times New Roman"/>
          <w:sz w:val="24"/>
          <w:szCs w:val="24"/>
        </w:rPr>
        <w:pPrChange w:id="865" w:author="EMRE MUTLU" w:date="2015-07-31T10:06:00Z">
          <w:pPr>
            <w:spacing w:after="200" w:line="360" w:lineRule="auto"/>
          </w:pPr>
        </w:pPrChange>
      </w:pPr>
      <w:r w:rsidRPr="00E413FC">
        <w:rPr>
          <w:rFonts w:ascii="Times New Roman" w:hAnsi="Times New Roman"/>
          <w:b/>
          <w:sz w:val="24"/>
          <w:szCs w:val="24"/>
        </w:rPr>
        <w:t>SCCM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System Center Configuration Manager</w:t>
      </w:r>
    </w:p>
    <w:p w14:paraId="0D113B8A" w14:textId="77777777" w:rsidR="00695276" w:rsidRPr="00E413FC" w:rsidRDefault="00695276">
      <w:pPr>
        <w:spacing w:after="0" w:line="360" w:lineRule="auto"/>
        <w:rPr>
          <w:rFonts w:ascii="Times New Roman" w:hAnsi="Times New Roman"/>
          <w:sz w:val="24"/>
          <w:szCs w:val="24"/>
        </w:rPr>
        <w:pPrChange w:id="866" w:author="EMRE MUTLU" w:date="2015-07-31T10:06:00Z">
          <w:pPr>
            <w:spacing w:after="200" w:line="360" w:lineRule="auto"/>
          </w:pPr>
        </w:pPrChange>
      </w:pPr>
      <w:r w:rsidRPr="00E413FC">
        <w:rPr>
          <w:rFonts w:ascii="Times New Roman" w:hAnsi="Times New Roman"/>
          <w:b/>
          <w:sz w:val="24"/>
          <w:szCs w:val="24"/>
        </w:rPr>
        <w:t>SCSI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Small Computer System Interface</w:t>
      </w:r>
    </w:p>
    <w:p w14:paraId="6925CEBC" w14:textId="77777777" w:rsidR="00695276" w:rsidRPr="00E413FC" w:rsidRDefault="00695276">
      <w:pPr>
        <w:spacing w:after="0" w:line="360" w:lineRule="auto"/>
        <w:rPr>
          <w:rFonts w:ascii="Times New Roman" w:hAnsi="Times New Roman"/>
          <w:sz w:val="24"/>
          <w:szCs w:val="24"/>
        </w:rPr>
        <w:pPrChange w:id="867" w:author="EMRE MUTLU" w:date="2015-07-31T10:06:00Z">
          <w:pPr>
            <w:spacing w:after="200" w:line="360" w:lineRule="auto"/>
          </w:pPr>
        </w:pPrChange>
      </w:pPr>
      <w:r w:rsidRPr="00E413FC">
        <w:rPr>
          <w:rFonts w:ascii="Times New Roman" w:hAnsi="Times New Roman"/>
          <w:b/>
          <w:sz w:val="24"/>
          <w:szCs w:val="24"/>
        </w:rPr>
        <w:t>SGEP</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Sosyal Güvenlik Entegrasyon Projesi</w:t>
      </w:r>
    </w:p>
    <w:p w14:paraId="6A78E593" w14:textId="77777777" w:rsidR="00695276" w:rsidRPr="00E413FC" w:rsidRDefault="00695276">
      <w:pPr>
        <w:spacing w:after="0" w:line="360" w:lineRule="auto"/>
        <w:rPr>
          <w:rFonts w:ascii="Times New Roman" w:hAnsi="Times New Roman"/>
          <w:sz w:val="24"/>
          <w:szCs w:val="24"/>
        </w:rPr>
        <w:pPrChange w:id="868" w:author="EMRE MUTLU" w:date="2015-07-31T10:06:00Z">
          <w:pPr>
            <w:spacing w:after="200" w:line="360" w:lineRule="auto"/>
          </w:pPr>
        </w:pPrChange>
      </w:pPr>
      <w:r w:rsidRPr="00E413FC">
        <w:rPr>
          <w:rFonts w:ascii="Times New Roman" w:hAnsi="Times New Roman"/>
          <w:b/>
          <w:sz w:val="24"/>
          <w:szCs w:val="24"/>
        </w:rPr>
        <w:t>SGİM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Sosyal Güvenlik İl Müdürlüğü</w:t>
      </w:r>
    </w:p>
    <w:p w14:paraId="3B0C2C18" w14:textId="77777777" w:rsidR="00695276" w:rsidRPr="00E413FC" w:rsidRDefault="00695276">
      <w:pPr>
        <w:spacing w:after="0" w:line="360" w:lineRule="auto"/>
        <w:rPr>
          <w:rFonts w:ascii="Times New Roman" w:hAnsi="Times New Roman"/>
          <w:sz w:val="24"/>
          <w:szCs w:val="24"/>
        </w:rPr>
        <w:pPrChange w:id="869" w:author="EMRE MUTLU" w:date="2015-07-31T10:06:00Z">
          <w:pPr>
            <w:spacing w:after="200" w:line="360" w:lineRule="auto"/>
          </w:pPr>
        </w:pPrChange>
      </w:pPr>
      <w:r w:rsidRPr="00E413FC">
        <w:rPr>
          <w:rFonts w:ascii="Times New Roman" w:hAnsi="Times New Roman"/>
          <w:b/>
          <w:sz w:val="24"/>
          <w:szCs w:val="24"/>
        </w:rPr>
        <w:t>SGK</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Sosyal Güvenlik Kurumu</w:t>
      </w:r>
    </w:p>
    <w:p w14:paraId="5D045994" w14:textId="77777777" w:rsidR="00695276" w:rsidRPr="00E413FC" w:rsidRDefault="00695276">
      <w:pPr>
        <w:spacing w:after="0" w:line="360" w:lineRule="auto"/>
        <w:rPr>
          <w:rFonts w:ascii="Times New Roman" w:hAnsi="Times New Roman"/>
          <w:sz w:val="24"/>
          <w:szCs w:val="24"/>
        </w:rPr>
        <w:pPrChange w:id="870" w:author="EMRE MUTLU" w:date="2015-07-31T10:06:00Z">
          <w:pPr>
            <w:spacing w:after="200" w:line="360" w:lineRule="auto"/>
          </w:pPr>
        </w:pPrChange>
      </w:pPr>
      <w:r w:rsidRPr="00E413FC">
        <w:rPr>
          <w:rFonts w:ascii="Times New Roman" w:hAnsi="Times New Roman"/>
          <w:b/>
          <w:sz w:val="24"/>
          <w:szCs w:val="24"/>
        </w:rPr>
        <w:t>SGM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Sosyal Güvenlik Merkezi</w:t>
      </w:r>
    </w:p>
    <w:p w14:paraId="0AED59D6" w14:textId="77777777" w:rsidR="00695276" w:rsidRDefault="00695276">
      <w:pPr>
        <w:tabs>
          <w:tab w:val="left" w:pos="708"/>
          <w:tab w:val="left" w:pos="1416"/>
          <w:tab w:val="left" w:pos="2124"/>
          <w:tab w:val="left" w:pos="2832"/>
          <w:tab w:val="left" w:pos="3540"/>
          <w:tab w:val="left" w:pos="4140"/>
        </w:tabs>
        <w:spacing w:after="0" w:line="360" w:lineRule="auto"/>
        <w:rPr>
          <w:rFonts w:ascii="Times New Roman" w:hAnsi="Times New Roman"/>
          <w:sz w:val="24"/>
          <w:szCs w:val="24"/>
        </w:rPr>
        <w:pPrChange w:id="871" w:author="EMRE MUTLU" w:date="2015-07-31T10:06:00Z">
          <w:pPr>
            <w:tabs>
              <w:tab w:val="left" w:pos="708"/>
              <w:tab w:val="left" w:pos="1416"/>
              <w:tab w:val="left" w:pos="2124"/>
              <w:tab w:val="left" w:pos="2832"/>
              <w:tab w:val="left" w:pos="3540"/>
              <w:tab w:val="left" w:pos="4140"/>
            </w:tabs>
            <w:spacing w:after="200" w:line="360" w:lineRule="auto"/>
          </w:pPr>
        </w:pPrChange>
      </w:pPr>
      <w:r w:rsidRPr="00E413FC">
        <w:rPr>
          <w:rFonts w:ascii="Times New Roman" w:hAnsi="Times New Roman"/>
          <w:b/>
          <w:sz w:val="24"/>
          <w:szCs w:val="24"/>
        </w:rPr>
        <w:t>SMS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Short Message Service</w:t>
      </w:r>
      <w:r w:rsidR="009503B3">
        <w:rPr>
          <w:rFonts w:ascii="Times New Roman" w:hAnsi="Times New Roman"/>
          <w:sz w:val="24"/>
          <w:szCs w:val="24"/>
        </w:rPr>
        <w:tab/>
      </w:r>
    </w:p>
    <w:p w14:paraId="4E9C1CC4" w14:textId="77777777" w:rsidR="009503B3" w:rsidRPr="00E413FC" w:rsidRDefault="009503B3">
      <w:pPr>
        <w:tabs>
          <w:tab w:val="left" w:pos="708"/>
          <w:tab w:val="left" w:pos="1416"/>
          <w:tab w:val="left" w:pos="2124"/>
          <w:tab w:val="left" w:pos="2832"/>
          <w:tab w:val="left" w:pos="3540"/>
          <w:tab w:val="left" w:pos="4140"/>
        </w:tabs>
        <w:spacing w:after="0" w:line="360" w:lineRule="auto"/>
        <w:rPr>
          <w:rFonts w:ascii="Times New Roman" w:hAnsi="Times New Roman"/>
          <w:sz w:val="24"/>
          <w:szCs w:val="24"/>
        </w:rPr>
        <w:pPrChange w:id="872" w:author="EMRE MUTLU" w:date="2015-07-31T10:06:00Z">
          <w:pPr>
            <w:tabs>
              <w:tab w:val="left" w:pos="708"/>
              <w:tab w:val="left" w:pos="1416"/>
              <w:tab w:val="left" w:pos="2124"/>
              <w:tab w:val="left" w:pos="2832"/>
              <w:tab w:val="left" w:pos="3540"/>
              <w:tab w:val="left" w:pos="4140"/>
            </w:tabs>
            <w:spacing w:after="200" w:line="360" w:lineRule="auto"/>
          </w:pPr>
        </w:pPrChange>
      </w:pPr>
      <w:r w:rsidRPr="009503B3">
        <w:rPr>
          <w:rFonts w:ascii="Times New Roman" w:hAnsi="Times New Roman"/>
          <w:b/>
          <w:sz w:val="24"/>
          <w:szCs w:val="24"/>
        </w:rPr>
        <w:t>SMP</w:t>
      </w:r>
      <w:r>
        <w:rPr>
          <w:rFonts w:ascii="Times New Roman" w:hAnsi="Times New Roman"/>
          <w:b/>
          <w:sz w:val="24"/>
          <w:szCs w:val="24"/>
        </w:rPr>
        <w:tab/>
      </w:r>
      <w:r w:rsidRPr="009503B3">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Symmetric Multi Processing</w:t>
      </w:r>
    </w:p>
    <w:p w14:paraId="5608639E" w14:textId="77777777" w:rsidR="00695276" w:rsidRPr="00E413FC" w:rsidRDefault="00695276">
      <w:pPr>
        <w:spacing w:after="0" w:line="360" w:lineRule="auto"/>
        <w:rPr>
          <w:rFonts w:ascii="Times New Roman" w:hAnsi="Times New Roman"/>
          <w:sz w:val="24"/>
          <w:szCs w:val="24"/>
        </w:rPr>
        <w:pPrChange w:id="873" w:author="EMRE MUTLU" w:date="2015-07-31T10:06:00Z">
          <w:pPr>
            <w:spacing w:after="200" w:line="360" w:lineRule="auto"/>
          </w:pPr>
        </w:pPrChange>
      </w:pPr>
      <w:r w:rsidRPr="00E413FC">
        <w:rPr>
          <w:rFonts w:ascii="Times New Roman" w:hAnsi="Times New Roman"/>
          <w:b/>
          <w:sz w:val="24"/>
          <w:szCs w:val="24"/>
        </w:rPr>
        <w:t>SMTP</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Simple Mail Transport Protocol</w:t>
      </w:r>
    </w:p>
    <w:p w14:paraId="1AE28B21" w14:textId="138B44BA" w:rsidR="00695276" w:rsidRPr="00E413FC" w:rsidDel="00074B95" w:rsidRDefault="00695276">
      <w:pPr>
        <w:spacing w:after="0" w:line="360" w:lineRule="auto"/>
        <w:rPr>
          <w:del w:id="874" w:author="EMRAH COLAK" w:date="2015-07-31T14:13:00Z"/>
          <w:rFonts w:ascii="Times New Roman" w:hAnsi="Times New Roman"/>
          <w:sz w:val="24"/>
          <w:szCs w:val="24"/>
        </w:rPr>
        <w:pPrChange w:id="875" w:author="EMRE MUTLU" w:date="2015-07-31T10:06:00Z">
          <w:pPr>
            <w:spacing w:after="200" w:line="360" w:lineRule="auto"/>
          </w:pPr>
        </w:pPrChange>
      </w:pPr>
      <w:del w:id="876" w:author="EMRAH COLAK" w:date="2015-07-31T14:13:00Z">
        <w:r w:rsidRPr="00E413FC" w:rsidDel="00074B95">
          <w:rPr>
            <w:rFonts w:ascii="Times New Roman" w:hAnsi="Times New Roman"/>
            <w:b/>
            <w:sz w:val="24"/>
            <w:szCs w:val="24"/>
          </w:rPr>
          <w:delText>SOYBİS</w:delText>
        </w:r>
        <w:r w:rsidRPr="00E413FC" w:rsidDel="00074B95">
          <w:rPr>
            <w:rFonts w:ascii="Times New Roman" w:hAnsi="Times New Roman"/>
            <w:sz w:val="24"/>
            <w:szCs w:val="24"/>
          </w:rPr>
          <w:tab/>
        </w:r>
        <w:r w:rsidRPr="00E413FC" w:rsidDel="00074B95">
          <w:rPr>
            <w:rFonts w:ascii="Times New Roman" w:hAnsi="Times New Roman"/>
            <w:b/>
            <w:sz w:val="24"/>
            <w:szCs w:val="24"/>
          </w:rPr>
          <w:delText>:</w:delText>
        </w:r>
        <w:r w:rsidRPr="00E413FC" w:rsidDel="00074B95">
          <w:rPr>
            <w:rFonts w:ascii="Times New Roman" w:hAnsi="Times New Roman"/>
            <w:sz w:val="24"/>
            <w:szCs w:val="24"/>
          </w:rPr>
          <w:delText xml:space="preserve"> Sosyal Yardım Bilgi Sistemi </w:delText>
        </w:r>
      </w:del>
    </w:p>
    <w:p w14:paraId="00002598" w14:textId="77777777" w:rsidR="00695276" w:rsidRPr="00E413FC" w:rsidRDefault="00695276">
      <w:pPr>
        <w:spacing w:after="0" w:line="360" w:lineRule="auto"/>
        <w:rPr>
          <w:rFonts w:ascii="Times New Roman" w:hAnsi="Times New Roman"/>
          <w:sz w:val="24"/>
          <w:szCs w:val="24"/>
        </w:rPr>
        <w:pPrChange w:id="877" w:author="EMRE MUTLU" w:date="2015-07-31T10:06:00Z">
          <w:pPr>
            <w:spacing w:after="200" w:line="360" w:lineRule="auto"/>
          </w:pPr>
        </w:pPrChange>
      </w:pPr>
      <w:r w:rsidRPr="00E413FC">
        <w:rPr>
          <w:rFonts w:ascii="Times New Roman" w:hAnsi="Times New Roman"/>
          <w:b/>
          <w:sz w:val="24"/>
          <w:szCs w:val="24"/>
        </w:rPr>
        <w:t>SPAS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Sağlık Provizyon Aktivasyon Sistemi</w:t>
      </w:r>
    </w:p>
    <w:p w14:paraId="20AED8F7" w14:textId="77777777" w:rsidR="00695276" w:rsidRDefault="00695276">
      <w:pPr>
        <w:spacing w:after="0" w:line="360" w:lineRule="auto"/>
        <w:rPr>
          <w:rFonts w:ascii="Times New Roman" w:hAnsi="Times New Roman"/>
          <w:sz w:val="24"/>
          <w:szCs w:val="24"/>
        </w:rPr>
        <w:pPrChange w:id="878" w:author="EMRE MUTLU" w:date="2015-07-31T10:06:00Z">
          <w:pPr>
            <w:spacing w:after="200" w:line="360" w:lineRule="auto"/>
          </w:pPr>
        </w:pPrChange>
      </w:pPr>
      <w:r w:rsidRPr="00E413FC">
        <w:rPr>
          <w:rFonts w:ascii="Times New Roman" w:hAnsi="Times New Roman"/>
          <w:b/>
          <w:sz w:val="24"/>
          <w:szCs w:val="24"/>
        </w:rPr>
        <w:t>SQL</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Structured Query Language</w:t>
      </w:r>
    </w:p>
    <w:p w14:paraId="6EC63DAB" w14:textId="77777777" w:rsidR="00E97DB6" w:rsidRPr="00E97DB6" w:rsidRDefault="00E97DB6">
      <w:pPr>
        <w:spacing w:after="0" w:line="360" w:lineRule="auto"/>
        <w:rPr>
          <w:rFonts w:ascii="Times New Roman" w:hAnsi="Times New Roman"/>
          <w:sz w:val="24"/>
          <w:szCs w:val="24"/>
        </w:rPr>
        <w:pPrChange w:id="879" w:author="EMRE MUTLU" w:date="2015-07-31T10:06:00Z">
          <w:pPr>
            <w:spacing w:after="200" w:line="360" w:lineRule="auto"/>
          </w:pPr>
        </w:pPrChange>
      </w:pPr>
      <w:r>
        <w:rPr>
          <w:rFonts w:ascii="Times New Roman" w:hAnsi="Times New Roman"/>
          <w:b/>
          <w:sz w:val="24"/>
          <w:szCs w:val="24"/>
        </w:rPr>
        <w:t>SR</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Storage Repositories</w:t>
      </w:r>
    </w:p>
    <w:p w14:paraId="4638AAC1" w14:textId="77777777" w:rsidR="00695276" w:rsidRPr="00E413FC" w:rsidRDefault="00695276">
      <w:pPr>
        <w:spacing w:after="0" w:line="360" w:lineRule="auto"/>
        <w:rPr>
          <w:rFonts w:ascii="Times New Roman" w:hAnsi="Times New Roman"/>
          <w:sz w:val="24"/>
          <w:szCs w:val="24"/>
        </w:rPr>
        <w:pPrChange w:id="880" w:author="EMRE MUTLU" w:date="2015-07-31T10:06:00Z">
          <w:pPr>
            <w:spacing w:after="200" w:line="360" w:lineRule="auto"/>
          </w:pPr>
        </w:pPrChange>
      </w:pPr>
      <w:r w:rsidRPr="00E413FC">
        <w:rPr>
          <w:rFonts w:ascii="Times New Roman" w:hAnsi="Times New Roman"/>
          <w:b/>
          <w:sz w:val="24"/>
          <w:szCs w:val="24"/>
        </w:rPr>
        <w:t>SSD</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Solid State Disk</w:t>
      </w:r>
    </w:p>
    <w:p w14:paraId="06FB7BAB" w14:textId="4BE11050" w:rsidR="00695276" w:rsidRPr="00E413FC" w:rsidDel="00074B95" w:rsidRDefault="00695276">
      <w:pPr>
        <w:spacing w:after="0" w:line="360" w:lineRule="auto"/>
        <w:rPr>
          <w:del w:id="881" w:author="EMRAH COLAK" w:date="2015-07-31T14:13:00Z"/>
          <w:rFonts w:ascii="Times New Roman" w:hAnsi="Times New Roman"/>
          <w:sz w:val="24"/>
          <w:szCs w:val="24"/>
        </w:rPr>
        <w:pPrChange w:id="882" w:author="EMRE MUTLU" w:date="2015-07-31T10:06:00Z">
          <w:pPr>
            <w:spacing w:after="200" w:line="360" w:lineRule="auto"/>
          </w:pPr>
        </w:pPrChange>
      </w:pPr>
      <w:del w:id="883" w:author="EMRAH COLAK" w:date="2015-07-31T14:13:00Z">
        <w:r w:rsidRPr="00E413FC" w:rsidDel="00074B95">
          <w:rPr>
            <w:rFonts w:ascii="Times New Roman" w:hAnsi="Times New Roman"/>
            <w:b/>
            <w:sz w:val="24"/>
            <w:szCs w:val="24"/>
          </w:rPr>
          <w:delText xml:space="preserve">SYDM </w:delText>
        </w:r>
        <w:r w:rsidRPr="00E413FC" w:rsidDel="00074B95">
          <w:rPr>
            <w:rFonts w:ascii="Times New Roman" w:hAnsi="Times New Roman"/>
            <w:sz w:val="24"/>
            <w:szCs w:val="24"/>
          </w:rPr>
          <w:tab/>
        </w:r>
        <w:r w:rsidRPr="00E413FC" w:rsidDel="00074B95">
          <w:rPr>
            <w:rFonts w:ascii="Times New Roman" w:hAnsi="Times New Roman"/>
            <w:b/>
            <w:sz w:val="24"/>
            <w:szCs w:val="24"/>
          </w:rPr>
          <w:delText>:</w:delText>
        </w:r>
        <w:r w:rsidRPr="00E413FC" w:rsidDel="00074B95">
          <w:rPr>
            <w:rFonts w:ascii="Times New Roman" w:hAnsi="Times New Roman"/>
            <w:sz w:val="24"/>
            <w:szCs w:val="24"/>
          </w:rPr>
          <w:delText xml:space="preserve"> Sosyal Yardımlaşma ve Dayanışma Genel Müdürlüğü</w:delText>
        </w:r>
      </w:del>
    </w:p>
    <w:p w14:paraId="78C40285" w14:textId="77777777" w:rsidR="00695276" w:rsidRDefault="00695276">
      <w:pPr>
        <w:spacing w:after="0" w:line="360" w:lineRule="auto"/>
        <w:rPr>
          <w:rFonts w:ascii="Times New Roman" w:hAnsi="Times New Roman"/>
          <w:sz w:val="24"/>
          <w:szCs w:val="24"/>
        </w:rPr>
        <w:pPrChange w:id="884" w:author="EMRE MUTLU" w:date="2015-07-31T10:06:00Z">
          <w:pPr>
            <w:spacing w:after="200" w:line="360" w:lineRule="auto"/>
          </w:pPr>
        </w:pPrChange>
      </w:pPr>
      <w:r w:rsidRPr="00E413FC">
        <w:rPr>
          <w:rFonts w:ascii="Times New Roman" w:hAnsi="Times New Roman"/>
          <w:b/>
          <w:sz w:val="24"/>
          <w:szCs w:val="24"/>
        </w:rPr>
        <w:t>TB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Tera Byte</w:t>
      </w:r>
    </w:p>
    <w:p w14:paraId="12A19963" w14:textId="77777777" w:rsidR="00633AB9" w:rsidRPr="00633AB9" w:rsidRDefault="00633AB9">
      <w:pPr>
        <w:spacing w:after="0" w:line="360" w:lineRule="auto"/>
        <w:rPr>
          <w:rFonts w:ascii="Times New Roman" w:hAnsi="Times New Roman"/>
          <w:b/>
          <w:sz w:val="24"/>
          <w:szCs w:val="24"/>
        </w:rPr>
        <w:pPrChange w:id="885" w:author="EMRE MUTLU" w:date="2015-07-31T10:06:00Z">
          <w:pPr>
            <w:spacing w:after="200" w:line="360" w:lineRule="auto"/>
          </w:pPr>
        </w:pPrChange>
      </w:pPr>
      <w:r w:rsidRPr="00633AB9">
        <w:rPr>
          <w:rFonts w:ascii="Times New Roman" w:hAnsi="Times New Roman"/>
          <w:b/>
          <w:sz w:val="24"/>
          <w:szCs w:val="24"/>
        </w:rPr>
        <w:lastRenderedPageBreak/>
        <w:t>TBD</w:t>
      </w:r>
      <w:r>
        <w:rPr>
          <w:rFonts w:ascii="Times New Roman" w:hAnsi="Times New Roman"/>
          <w:b/>
          <w:sz w:val="24"/>
          <w:szCs w:val="24"/>
        </w:rPr>
        <w:tab/>
      </w:r>
      <w:r>
        <w:rPr>
          <w:rFonts w:ascii="Times New Roman" w:hAnsi="Times New Roman"/>
          <w:b/>
          <w:sz w:val="24"/>
          <w:szCs w:val="24"/>
        </w:rPr>
        <w:tab/>
        <w:t>:</w:t>
      </w:r>
      <w:r w:rsidR="00446E0B">
        <w:rPr>
          <w:rFonts w:ascii="Times New Roman" w:hAnsi="Times New Roman"/>
          <w:b/>
          <w:sz w:val="24"/>
          <w:szCs w:val="24"/>
        </w:rPr>
        <w:t xml:space="preserve"> </w:t>
      </w:r>
      <w:r w:rsidR="00446E0B" w:rsidRPr="00446E0B">
        <w:rPr>
          <w:rFonts w:ascii="Times New Roman" w:hAnsi="Times New Roman"/>
          <w:sz w:val="24"/>
          <w:szCs w:val="24"/>
        </w:rPr>
        <w:t>Türkiye Bilişim Derneği</w:t>
      </w:r>
    </w:p>
    <w:p w14:paraId="5C862230" w14:textId="77777777" w:rsidR="00695276" w:rsidRDefault="00695276">
      <w:pPr>
        <w:spacing w:after="0" w:line="360" w:lineRule="auto"/>
        <w:rPr>
          <w:rFonts w:ascii="Times New Roman" w:hAnsi="Times New Roman"/>
          <w:sz w:val="24"/>
          <w:szCs w:val="24"/>
        </w:rPr>
        <w:pPrChange w:id="886" w:author="EMRE MUTLU" w:date="2015-07-31T10:06:00Z">
          <w:pPr>
            <w:spacing w:after="200" w:line="360" w:lineRule="auto"/>
          </w:pPr>
        </w:pPrChange>
      </w:pPr>
      <w:r w:rsidRPr="00E413FC">
        <w:rPr>
          <w:rFonts w:ascii="Times New Roman" w:hAnsi="Times New Roman"/>
          <w:b/>
          <w:sz w:val="24"/>
          <w:szCs w:val="24"/>
        </w:rPr>
        <w:t>TCP/IP</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Transmission Control Protocol/ Internet Protocol</w:t>
      </w:r>
    </w:p>
    <w:p w14:paraId="20DA6042" w14:textId="77777777" w:rsidR="009503B3" w:rsidRDefault="009503B3">
      <w:pPr>
        <w:spacing w:after="0" w:line="360" w:lineRule="auto"/>
        <w:rPr>
          <w:rFonts w:ascii="Times New Roman" w:hAnsi="Times New Roman"/>
          <w:sz w:val="24"/>
          <w:szCs w:val="24"/>
        </w:rPr>
        <w:pPrChange w:id="887" w:author="EMRE MUTLU" w:date="2015-07-31T10:06:00Z">
          <w:pPr>
            <w:spacing w:after="200" w:line="360" w:lineRule="auto"/>
          </w:pPr>
        </w:pPrChange>
      </w:pPr>
      <w:r w:rsidRPr="009503B3">
        <w:rPr>
          <w:rFonts w:ascii="Times New Roman" w:hAnsi="Times New Roman"/>
          <w:b/>
          <w:sz w:val="24"/>
          <w:szCs w:val="24"/>
        </w:rPr>
        <w:t>TCO</w:t>
      </w:r>
      <w:r>
        <w:rPr>
          <w:rFonts w:ascii="Times New Roman" w:hAnsi="Times New Roman"/>
          <w:b/>
          <w:sz w:val="24"/>
          <w:szCs w:val="24"/>
        </w:rPr>
        <w:tab/>
      </w:r>
      <w:r w:rsidRPr="009503B3">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Pr="009503B3">
        <w:rPr>
          <w:rFonts w:ascii="Times New Roman" w:hAnsi="Times New Roman"/>
          <w:sz w:val="24"/>
          <w:szCs w:val="24"/>
        </w:rPr>
        <w:t>Total Cost of Ownership</w:t>
      </w:r>
    </w:p>
    <w:p w14:paraId="74AB8F20" w14:textId="77777777" w:rsidR="0033240E" w:rsidRPr="0033240E" w:rsidRDefault="0033240E">
      <w:pPr>
        <w:spacing w:after="0" w:line="360" w:lineRule="auto"/>
        <w:rPr>
          <w:rFonts w:ascii="Times New Roman" w:hAnsi="Times New Roman"/>
          <w:sz w:val="24"/>
          <w:szCs w:val="24"/>
        </w:rPr>
        <w:pPrChange w:id="888" w:author="EMRE MUTLU" w:date="2015-07-31T10:06:00Z">
          <w:pPr>
            <w:spacing w:after="200" w:line="360" w:lineRule="auto"/>
          </w:pPr>
        </w:pPrChange>
      </w:pPr>
      <w:r>
        <w:rPr>
          <w:rFonts w:ascii="Times New Roman" w:hAnsi="Times New Roman"/>
          <w:b/>
          <w:sz w:val="24"/>
          <w:szCs w:val="24"/>
        </w:rPr>
        <w:t>TE</w:t>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 xml:space="preserve">: </w:t>
      </w:r>
      <w:r w:rsidRPr="0033240E">
        <w:rPr>
          <w:rFonts w:ascii="Times New Roman" w:hAnsi="Times New Roman"/>
          <w:sz w:val="24"/>
          <w:szCs w:val="24"/>
        </w:rPr>
        <w:t>Terminal Emulation</w:t>
      </w:r>
    </w:p>
    <w:p w14:paraId="749EC5F1" w14:textId="77777777" w:rsidR="00695276" w:rsidRPr="00E413FC" w:rsidRDefault="00695276">
      <w:pPr>
        <w:spacing w:after="0" w:line="360" w:lineRule="auto"/>
        <w:rPr>
          <w:rFonts w:ascii="Times New Roman" w:hAnsi="Times New Roman"/>
          <w:sz w:val="24"/>
          <w:szCs w:val="24"/>
        </w:rPr>
        <w:pPrChange w:id="889" w:author="EMRE MUTLU" w:date="2015-07-31T10:06:00Z">
          <w:pPr>
            <w:spacing w:after="200" w:line="360" w:lineRule="auto"/>
          </w:pPr>
        </w:pPrChange>
      </w:pPr>
      <w:r w:rsidRPr="00E413FC">
        <w:rPr>
          <w:rFonts w:ascii="Times New Roman" w:hAnsi="Times New Roman"/>
          <w:b/>
          <w:sz w:val="24"/>
          <w:szCs w:val="24"/>
        </w:rPr>
        <w:t>TL</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Türk Lirası</w:t>
      </w:r>
    </w:p>
    <w:p w14:paraId="0A1CB08E" w14:textId="77777777" w:rsidR="00695276" w:rsidRPr="00E413FC" w:rsidRDefault="00695276">
      <w:pPr>
        <w:spacing w:after="0" w:line="360" w:lineRule="auto"/>
        <w:rPr>
          <w:rFonts w:ascii="Times New Roman" w:hAnsi="Times New Roman"/>
          <w:sz w:val="24"/>
          <w:szCs w:val="24"/>
        </w:rPr>
        <w:pPrChange w:id="890" w:author="EMRE MUTLU" w:date="2015-07-31T10:06:00Z">
          <w:pPr>
            <w:spacing w:after="200" w:line="360" w:lineRule="auto"/>
          </w:pPr>
        </w:pPrChange>
      </w:pPr>
      <w:r w:rsidRPr="00E413FC">
        <w:rPr>
          <w:rFonts w:ascii="Times New Roman" w:hAnsi="Times New Roman"/>
          <w:b/>
          <w:sz w:val="24"/>
          <w:szCs w:val="24"/>
        </w:rPr>
        <w:t>TÜBİTAK</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Türkiye Bilimsel ve Teknolojik Araştırma Kurumu</w:t>
      </w:r>
    </w:p>
    <w:p w14:paraId="09ADF0C3" w14:textId="77777777" w:rsidR="00695276" w:rsidRPr="00E413FC" w:rsidRDefault="00695276">
      <w:pPr>
        <w:spacing w:after="0" w:line="360" w:lineRule="auto"/>
        <w:rPr>
          <w:rFonts w:ascii="Times New Roman" w:hAnsi="Times New Roman"/>
          <w:sz w:val="24"/>
          <w:szCs w:val="24"/>
        </w:rPr>
        <w:pPrChange w:id="891" w:author="EMRE MUTLU" w:date="2015-07-31T10:06:00Z">
          <w:pPr>
            <w:spacing w:after="200" w:line="360" w:lineRule="auto"/>
          </w:pPr>
        </w:pPrChange>
      </w:pPr>
      <w:r w:rsidRPr="00E413FC">
        <w:rPr>
          <w:rFonts w:ascii="Times New Roman" w:hAnsi="Times New Roman"/>
          <w:b/>
          <w:sz w:val="24"/>
          <w:szCs w:val="24"/>
        </w:rPr>
        <w:t>UDP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User Datagram Protocol</w:t>
      </w:r>
    </w:p>
    <w:p w14:paraId="70FA0CA7" w14:textId="77777777" w:rsidR="00695276" w:rsidRPr="00E413FC" w:rsidRDefault="00695276">
      <w:pPr>
        <w:spacing w:after="0" w:line="360" w:lineRule="auto"/>
        <w:rPr>
          <w:rFonts w:ascii="Times New Roman" w:hAnsi="Times New Roman"/>
          <w:sz w:val="24"/>
          <w:szCs w:val="24"/>
        </w:rPr>
        <w:pPrChange w:id="892" w:author="EMRE MUTLU" w:date="2015-07-31T10:06:00Z">
          <w:pPr>
            <w:spacing w:after="200" w:line="360" w:lineRule="auto"/>
          </w:pPr>
        </w:pPrChange>
      </w:pPr>
      <w:r w:rsidRPr="00E413FC">
        <w:rPr>
          <w:rFonts w:ascii="Times New Roman" w:hAnsi="Times New Roman"/>
          <w:b/>
          <w:sz w:val="24"/>
          <w:szCs w:val="24"/>
        </w:rPr>
        <w:t>UI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 xml:space="preserve">: </w:t>
      </w:r>
      <w:r w:rsidRPr="00E413FC">
        <w:rPr>
          <w:rFonts w:ascii="Times New Roman" w:hAnsi="Times New Roman"/>
          <w:sz w:val="24"/>
          <w:szCs w:val="24"/>
        </w:rPr>
        <w:t>User Interface</w:t>
      </w:r>
    </w:p>
    <w:p w14:paraId="43C45C20" w14:textId="77777777" w:rsidR="00695276" w:rsidRPr="00E413FC" w:rsidRDefault="00695276">
      <w:pPr>
        <w:spacing w:after="0" w:line="360" w:lineRule="auto"/>
        <w:rPr>
          <w:rFonts w:ascii="Times New Roman" w:hAnsi="Times New Roman"/>
          <w:sz w:val="24"/>
          <w:szCs w:val="24"/>
        </w:rPr>
        <w:pPrChange w:id="893" w:author="EMRE MUTLU" w:date="2015-07-31T10:06:00Z">
          <w:pPr>
            <w:spacing w:after="200" w:line="360" w:lineRule="auto"/>
          </w:pPr>
        </w:pPrChange>
      </w:pPr>
      <w:r w:rsidRPr="00E413FC">
        <w:rPr>
          <w:rFonts w:ascii="Times New Roman" w:hAnsi="Times New Roman"/>
          <w:b/>
          <w:sz w:val="24"/>
          <w:szCs w:val="24"/>
        </w:rPr>
        <w:t>USB</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Universal Serial Bus</w:t>
      </w:r>
    </w:p>
    <w:p w14:paraId="5F0F2265" w14:textId="77777777" w:rsidR="00695276" w:rsidRPr="00E413FC" w:rsidRDefault="00695276">
      <w:pPr>
        <w:spacing w:after="0" w:line="360" w:lineRule="auto"/>
        <w:rPr>
          <w:rFonts w:ascii="Times New Roman" w:hAnsi="Times New Roman"/>
          <w:sz w:val="24"/>
          <w:szCs w:val="24"/>
        </w:rPr>
        <w:pPrChange w:id="894" w:author="EMRE MUTLU" w:date="2015-07-31T10:06:00Z">
          <w:pPr>
            <w:spacing w:after="200" w:line="360" w:lineRule="auto"/>
          </w:pPr>
        </w:pPrChange>
      </w:pPr>
      <w:r w:rsidRPr="00E413FC">
        <w:rPr>
          <w:rFonts w:ascii="Times New Roman" w:hAnsi="Times New Roman"/>
          <w:b/>
          <w:sz w:val="24"/>
          <w:szCs w:val="24"/>
        </w:rPr>
        <w:t>UYAP</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Ulusal Yargı Ağı Projesi</w:t>
      </w:r>
    </w:p>
    <w:p w14:paraId="62A776AC" w14:textId="77777777" w:rsidR="00695276" w:rsidRPr="00E413FC" w:rsidRDefault="00695276">
      <w:pPr>
        <w:spacing w:after="0" w:line="360" w:lineRule="auto"/>
        <w:rPr>
          <w:rFonts w:ascii="Times New Roman" w:hAnsi="Times New Roman"/>
          <w:sz w:val="24"/>
          <w:szCs w:val="24"/>
        </w:rPr>
        <w:pPrChange w:id="895" w:author="EMRE MUTLU" w:date="2015-07-31T10:06:00Z">
          <w:pPr>
            <w:spacing w:after="200" w:line="360" w:lineRule="auto"/>
          </w:pPr>
        </w:pPrChange>
      </w:pPr>
      <w:r w:rsidRPr="00E413FC">
        <w:rPr>
          <w:rFonts w:ascii="Times New Roman" w:hAnsi="Times New Roman"/>
          <w:b/>
          <w:sz w:val="24"/>
          <w:szCs w:val="24"/>
        </w:rPr>
        <w:t>v.b.</w:t>
      </w:r>
      <w:r w:rsidRPr="00E413FC">
        <w:rPr>
          <w:rFonts w:ascii="Times New Roman" w:hAnsi="Times New Roman"/>
          <w:sz w:val="24"/>
          <w:szCs w:val="24"/>
        </w:rPr>
        <w:t xml:space="preserve"> </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ve benzeri</w:t>
      </w:r>
    </w:p>
    <w:p w14:paraId="4D809999" w14:textId="77777777" w:rsidR="00695276" w:rsidRPr="00E413FC" w:rsidRDefault="00695276">
      <w:pPr>
        <w:spacing w:after="0" w:line="360" w:lineRule="auto"/>
        <w:rPr>
          <w:rFonts w:ascii="Times New Roman" w:hAnsi="Times New Roman"/>
          <w:sz w:val="24"/>
          <w:szCs w:val="24"/>
        </w:rPr>
        <w:pPrChange w:id="896" w:author="EMRE MUTLU" w:date="2015-07-31T10:06:00Z">
          <w:pPr>
            <w:spacing w:after="200" w:line="360" w:lineRule="auto"/>
          </w:pPr>
        </w:pPrChange>
      </w:pPr>
      <w:r w:rsidRPr="00E413FC">
        <w:rPr>
          <w:rFonts w:ascii="Times New Roman" w:hAnsi="Times New Roman"/>
          <w:b/>
          <w:sz w:val="24"/>
          <w:szCs w:val="24"/>
        </w:rPr>
        <w:t>vCOPs</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vCenter Operations Manager</w:t>
      </w:r>
    </w:p>
    <w:p w14:paraId="599158C0" w14:textId="77777777" w:rsidR="00695276" w:rsidRPr="00E413FC" w:rsidRDefault="00695276">
      <w:pPr>
        <w:spacing w:after="0" w:line="360" w:lineRule="auto"/>
        <w:rPr>
          <w:rFonts w:ascii="Times New Roman" w:hAnsi="Times New Roman"/>
          <w:sz w:val="24"/>
          <w:szCs w:val="24"/>
        </w:rPr>
        <w:pPrChange w:id="897" w:author="EMRE MUTLU" w:date="2015-07-31T10:06:00Z">
          <w:pPr>
            <w:spacing w:after="200" w:line="360" w:lineRule="auto"/>
          </w:pPr>
        </w:pPrChange>
      </w:pPr>
      <w:r w:rsidRPr="00E413FC">
        <w:rPr>
          <w:rFonts w:ascii="Times New Roman" w:hAnsi="Times New Roman"/>
          <w:b/>
          <w:sz w:val="24"/>
          <w:szCs w:val="24"/>
        </w:rPr>
        <w:t>vCPU</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Central Proccessing Unit</w:t>
      </w:r>
    </w:p>
    <w:p w14:paraId="3806933E" w14:textId="77777777" w:rsidR="00695276" w:rsidRPr="00E413FC" w:rsidRDefault="00695276">
      <w:pPr>
        <w:spacing w:after="0" w:line="360" w:lineRule="auto"/>
        <w:rPr>
          <w:rFonts w:ascii="Times New Roman" w:hAnsi="Times New Roman"/>
          <w:sz w:val="24"/>
          <w:szCs w:val="24"/>
        </w:rPr>
        <w:pPrChange w:id="898" w:author="EMRE MUTLU" w:date="2015-07-31T10:06:00Z">
          <w:pPr>
            <w:spacing w:after="200" w:line="360" w:lineRule="auto"/>
          </w:pPr>
        </w:pPrChange>
      </w:pPr>
      <w:r w:rsidRPr="00E413FC">
        <w:rPr>
          <w:rFonts w:ascii="Times New Roman" w:hAnsi="Times New Roman"/>
          <w:b/>
          <w:sz w:val="24"/>
          <w:szCs w:val="24"/>
        </w:rPr>
        <w:t>VDA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Destop Access</w:t>
      </w:r>
    </w:p>
    <w:p w14:paraId="6F4B9507" w14:textId="77777777" w:rsidR="00695276" w:rsidRDefault="00695276">
      <w:pPr>
        <w:spacing w:after="0" w:line="360" w:lineRule="auto"/>
        <w:rPr>
          <w:rFonts w:ascii="Times New Roman" w:hAnsi="Times New Roman"/>
          <w:sz w:val="24"/>
          <w:szCs w:val="24"/>
        </w:rPr>
        <w:pPrChange w:id="899" w:author="EMRE MUTLU" w:date="2015-07-31T10:06:00Z">
          <w:pPr>
            <w:spacing w:after="200" w:line="360" w:lineRule="auto"/>
          </w:pPr>
        </w:pPrChange>
      </w:pPr>
      <w:r w:rsidRPr="00E413FC">
        <w:rPr>
          <w:rFonts w:ascii="Times New Roman" w:hAnsi="Times New Roman"/>
          <w:b/>
          <w:sz w:val="24"/>
          <w:szCs w:val="24"/>
        </w:rPr>
        <w:t>VDA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Delivery Agent</w:t>
      </w:r>
    </w:p>
    <w:p w14:paraId="41A10FC6" w14:textId="77777777" w:rsidR="009503B3" w:rsidRPr="00E413FC" w:rsidRDefault="009503B3">
      <w:pPr>
        <w:spacing w:after="0" w:line="360" w:lineRule="auto"/>
        <w:rPr>
          <w:rFonts w:ascii="Times New Roman" w:hAnsi="Times New Roman"/>
          <w:sz w:val="24"/>
          <w:szCs w:val="24"/>
        </w:rPr>
        <w:pPrChange w:id="900" w:author="EMRE MUTLU" w:date="2015-07-31T10:06:00Z">
          <w:pPr>
            <w:spacing w:after="200" w:line="360" w:lineRule="auto"/>
          </w:pPr>
        </w:pPrChange>
      </w:pPr>
      <w:r w:rsidRPr="009503B3">
        <w:rPr>
          <w:rFonts w:ascii="Times New Roman" w:hAnsi="Times New Roman"/>
          <w:b/>
          <w:sz w:val="24"/>
          <w:szCs w:val="24"/>
        </w:rPr>
        <w:t>VDC</w:t>
      </w:r>
      <w:r>
        <w:rPr>
          <w:rFonts w:ascii="Times New Roman" w:hAnsi="Times New Roman"/>
          <w:sz w:val="24"/>
          <w:szCs w:val="24"/>
        </w:rPr>
        <w:tab/>
      </w:r>
      <w:r>
        <w:rPr>
          <w:rFonts w:ascii="Times New Roman" w:hAnsi="Times New Roman"/>
          <w:sz w:val="24"/>
          <w:szCs w:val="24"/>
        </w:rPr>
        <w:tab/>
      </w:r>
      <w:r w:rsidRPr="009503B3">
        <w:rPr>
          <w:rFonts w:ascii="Times New Roman" w:hAnsi="Times New Roman"/>
          <w:b/>
          <w:sz w:val="24"/>
          <w:szCs w:val="24"/>
        </w:rPr>
        <w:t>:</w:t>
      </w:r>
      <w:r>
        <w:rPr>
          <w:rFonts w:ascii="Times New Roman" w:hAnsi="Times New Roman"/>
          <w:sz w:val="24"/>
          <w:szCs w:val="24"/>
        </w:rPr>
        <w:t xml:space="preserve"> </w:t>
      </w:r>
      <w:r w:rsidRPr="009503B3">
        <w:rPr>
          <w:rFonts w:ascii="Times New Roman" w:hAnsi="Times New Roman"/>
          <w:sz w:val="24"/>
          <w:szCs w:val="24"/>
        </w:rPr>
        <w:t>Virtual Data Center</w:t>
      </w:r>
    </w:p>
    <w:p w14:paraId="5AE6FDDD" w14:textId="77777777" w:rsidR="00695276" w:rsidRPr="00E413FC" w:rsidRDefault="00695276">
      <w:pPr>
        <w:spacing w:after="0" w:line="360" w:lineRule="auto"/>
        <w:rPr>
          <w:rFonts w:ascii="Times New Roman" w:hAnsi="Times New Roman"/>
          <w:sz w:val="24"/>
          <w:szCs w:val="24"/>
        </w:rPr>
        <w:pPrChange w:id="901" w:author="EMRE MUTLU" w:date="2015-07-31T10:06:00Z">
          <w:pPr>
            <w:spacing w:after="200" w:line="360" w:lineRule="auto"/>
          </w:pPr>
        </w:pPrChange>
      </w:pPr>
      <w:r w:rsidRPr="00E413FC">
        <w:rPr>
          <w:rFonts w:ascii="Times New Roman" w:hAnsi="Times New Roman"/>
          <w:b/>
          <w:sz w:val="24"/>
          <w:szCs w:val="24"/>
        </w:rPr>
        <w:t>VDI</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Desktop Infrastructure</w:t>
      </w:r>
    </w:p>
    <w:p w14:paraId="6AA5E671" w14:textId="77777777" w:rsidR="00695276" w:rsidRDefault="00695276">
      <w:pPr>
        <w:spacing w:after="0" w:line="360" w:lineRule="auto"/>
        <w:rPr>
          <w:rFonts w:ascii="Times New Roman" w:hAnsi="Times New Roman"/>
          <w:sz w:val="24"/>
          <w:szCs w:val="24"/>
        </w:rPr>
        <w:pPrChange w:id="902" w:author="EMRE MUTLU" w:date="2015-07-31T10:06:00Z">
          <w:pPr>
            <w:spacing w:after="200" w:line="360" w:lineRule="auto"/>
          </w:pPr>
        </w:pPrChange>
      </w:pPr>
      <w:r w:rsidRPr="00E413FC">
        <w:rPr>
          <w:rFonts w:ascii="Times New Roman" w:hAnsi="Times New Roman"/>
          <w:b/>
          <w:sz w:val="24"/>
          <w:szCs w:val="24"/>
        </w:rPr>
        <w:t>vDISC</w:t>
      </w:r>
      <w:r w:rsidRPr="00E413FC">
        <w:rPr>
          <w:rFonts w:ascii="Times New Roman" w:hAnsi="Times New Roman"/>
          <w:sz w:val="24"/>
          <w:szCs w:val="24"/>
        </w:rPr>
        <w:t xml:space="preserve"> </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Disk</w:t>
      </w:r>
    </w:p>
    <w:p w14:paraId="7986711D" w14:textId="77777777" w:rsidR="009503B3" w:rsidRPr="00E413FC" w:rsidRDefault="009503B3">
      <w:pPr>
        <w:spacing w:after="0" w:line="360" w:lineRule="auto"/>
        <w:rPr>
          <w:rFonts w:ascii="Times New Roman" w:hAnsi="Times New Roman"/>
          <w:sz w:val="24"/>
          <w:szCs w:val="24"/>
        </w:rPr>
        <w:pPrChange w:id="903" w:author="EMRE MUTLU" w:date="2015-07-31T10:06:00Z">
          <w:pPr>
            <w:spacing w:after="200" w:line="360" w:lineRule="auto"/>
          </w:pPr>
        </w:pPrChange>
      </w:pPr>
      <w:r w:rsidRPr="009503B3">
        <w:rPr>
          <w:rFonts w:ascii="Times New Roman" w:hAnsi="Times New Roman"/>
          <w:b/>
          <w:sz w:val="24"/>
          <w:szCs w:val="24"/>
        </w:rPr>
        <w:t>VDS</w:t>
      </w:r>
      <w:r>
        <w:rPr>
          <w:rFonts w:ascii="Times New Roman" w:hAnsi="Times New Roman"/>
          <w:sz w:val="24"/>
          <w:szCs w:val="24"/>
        </w:rPr>
        <w:tab/>
      </w:r>
      <w:r w:rsidRPr="009503B3">
        <w:rPr>
          <w:rFonts w:ascii="Times New Roman" w:hAnsi="Times New Roman"/>
          <w:sz w:val="24"/>
          <w:szCs w:val="24"/>
        </w:rPr>
        <w:tab/>
      </w:r>
      <w:r w:rsidRPr="00F544B7">
        <w:rPr>
          <w:rFonts w:ascii="Times New Roman" w:hAnsi="Times New Roman"/>
          <w:b/>
          <w:sz w:val="24"/>
          <w:szCs w:val="24"/>
        </w:rPr>
        <w:t>:</w:t>
      </w:r>
      <w:r w:rsidR="00F544B7">
        <w:rPr>
          <w:rFonts w:ascii="Times New Roman" w:hAnsi="Times New Roman"/>
          <w:b/>
          <w:sz w:val="24"/>
          <w:szCs w:val="24"/>
        </w:rPr>
        <w:t xml:space="preserve"> </w:t>
      </w:r>
      <w:r w:rsidR="00F544B7">
        <w:rPr>
          <w:rFonts w:ascii="Times New Roman" w:hAnsi="Times New Roman"/>
          <w:sz w:val="24"/>
          <w:szCs w:val="24"/>
        </w:rPr>
        <w:t>Virtual Dedicated Server</w:t>
      </w:r>
    </w:p>
    <w:p w14:paraId="35AE4D3D" w14:textId="77777777" w:rsidR="00695276" w:rsidRPr="00E413FC" w:rsidRDefault="00695276">
      <w:pPr>
        <w:spacing w:after="0" w:line="360" w:lineRule="auto"/>
        <w:rPr>
          <w:rFonts w:ascii="Times New Roman" w:hAnsi="Times New Roman"/>
          <w:sz w:val="24"/>
          <w:szCs w:val="24"/>
        </w:rPr>
        <w:pPrChange w:id="904" w:author="EMRE MUTLU" w:date="2015-07-31T10:06:00Z">
          <w:pPr>
            <w:spacing w:after="200" w:line="360" w:lineRule="auto"/>
          </w:pPr>
        </w:pPrChange>
      </w:pPr>
      <w:r w:rsidRPr="00E413FC">
        <w:rPr>
          <w:rFonts w:ascii="Times New Roman" w:hAnsi="Times New Roman"/>
          <w:b/>
          <w:sz w:val="24"/>
          <w:szCs w:val="24"/>
        </w:rPr>
        <w:t>VECD</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Enterprise Centralized Desktop</w:t>
      </w:r>
    </w:p>
    <w:p w14:paraId="7AD5DF9E" w14:textId="77777777" w:rsidR="00695276" w:rsidRPr="00E413FC" w:rsidRDefault="00695276">
      <w:pPr>
        <w:spacing w:after="0" w:line="360" w:lineRule="auto"/>
        <w:rPr>
          <w:rFonts w:ascii="Times New Roman" w:hAnsi="Times New Roman"/>
          <w:sz w:val="24"/>
          <w:szCs w:val="24"/>
        </w:rPr>
        <w:pPrChange w:id="905" w:author="EMRE MUTLU" w:date="2015-07-31T10:06:00Z">
          <w:pPr>
            <w:spacing w:after="200" w:line="360" w:lineRule="auto"/>
          </w:pPr>
        </w:pPrChange>
      </w:pPr>
      <w:r w:rsidRPr="00E413FC">
        <w:rPr>
          <w:rFonts w:ascii="Times New Roman" w:hAnsi="Times New Roman"/>
          <w:b/>
          <w:sz w:val="24"/>
          <w:szCs w:val="24"/>
        </w:rPr>
        <w:t>VGA</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Video Graphics Array</w:t>
      </w:r>
    </w:p>
    <w:p w14:paraId="79F0B505" w14:textId="77777777" w:rsidR="00695276" w:rsidRPr="00E413FC" w:rsidRDefault="00695276">
      <w:pPr>
        <w:spacing w:after="0" w:line="360" w:lineRule="auto"/>
        <w:rPr>
          <w:rFonts w:ascii="Times New Roman" w:hAnsi="Times New Roman"/>
          <w:sz w:val="24"/>
          <w:szCs w:val="24"/>
        </w:rPr>
        <w:pPrChange w:id="906" w:author="EMRE MUTLU" w:date="2015-07-31T10:06:00Z">
          <w:pPr>
            <w:spacing w:after="200" w:line="360" w:lineRule="auto"/>
          </w:pPr>
        </w:pPrChange>
      </w:pPr>
      <w:r w:rsidRPr="00E413FC">
        <w:rPr>
          <w:rFonts w:ascii="Times New Roman" w:hAnsi="Times New Roman"/>
          <w:b/>
          <w:sz w:val="24"/>
          <w:szCs w:val="24"/>
        </w:rPr>
        <w:t>VLAN</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Local Area Network</w:t>
      </w:r>
    </w:p>
    <w:p w14:paraId="225D6E24" w14:textId="77777777" w:rsidR="00695276" w:rsidRPr="00E413FC" w:rsidRDefault="00695276">
      <w:pPr>
        <w:spacing w:after="0" w:line="360" w:lineRule="auto"/>
        <w:rPr>
          <w:rFonts w:ascii="Times New Roman" w:hAnsi="Times New Roman"/>
          <w:sz w:val="24"/>
          <w:szCs w:val="24"/>
        </w:rPr>
        <w:pPrChange w:id="907" w:author="EMRE MUTLU" w:date="2015-07-31T10:06:00Z">
          <w:pPr>
            <w:spacing w:after="200" w:line="360" w:lineRule="auto"/>
          </w:pPr>
        </w:pPrChange>
      </w:pPr>
      <w:r w:rsidRPr="00E413FC">
        <w:rPr>
          <w:rFonts w:ascii="Times New Roman" w:hAnsi="Times New Roman"/>
          <w:b/>
          <w:sz w:val="24"/>
          <w:szCs w:val="24"/>
        </w:rPr>
        <w:t>VM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Machine</w:t>
      </w:r>
    </w:p>
    <w:p w14:paraId="75570F26" w14:textId="77777777" w:rsidR="00695276" w:rsidRPr="00E413FC" w:rsidRDefault="00695276">
      <w:pPr>
        <w:spacing w:after="0" w:line="360" w:lineRule="auto"/>
        <w:rPr>
          <w:rFonts w:ascii="Times New Roman" w:hAnsi="Times New Roman"/>
          <w:sz w:val="24"/>
          <w:szCs w:val="24"/>
        </w:rPr>
        <w:pPrChange w:id="908" w:author="EMRE MUTLU" w:date="2015-07-31T10:06:00Z">
          <w:pPr>
            <w:spacing w:after="200" w:line="360" w:lineRule="auto"/>
          </w:pPr>
        </w:pPrChange>
      </w:pPr>
      <w:r w:rsidRPr="00E413FC">
        <w:rPr>
          <w:rFonts w:ascii="Times New Roman" w:hAnsi="Times New Roman"/>
          <w:b/>
          <w:sz w:val="24"/>
          <w:szCs w:val="24"/>
        </w:rPr>
        <w:t>VMDK</w:t>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Machine Disk File</w:t>
      </w:r>
    </w:p>
    <w:p w14:paraId="27ED2E3A" w14:textId="77777777" w:rsidR="00695276" w:rsidRPr="00E413FC" w:rsidRDefault="00695276">
      <w:pPr>
        <w:spacing w:after="0" w:line="360" w:lineRule="auto"/>
        <w:rPr>
          <w:rFonts w:ascii="Times New Roman" w:hAnsi="Times New Roman"/>
          <w:sz w:val="24"/>
          <w:szCs w:val="24"/>
        </w:rPr>
        <w:pPrChange w:id="909" w:author="EMRE MUTLU" w:date="2015-07-31T10:06:00Z">
          <w:pPr>
            <w:spacing w:after="200" w:line="360" w:lineRule="auto"/>
          </w:pPr>
        </w:pPrChange>
      </w:pPr>
      <w:r w:rsidRPr="00E413FC">
        <w:rPr>
          <w:rFonts w:ascii="Times New Roman" w:hAnsi="Times New Roman"/>
          <w:b/>
          <w:sz w:val="24"/>
          <w:szCs w:val="24"/>
        </w:rPr>
        <w:t>VMFS</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Machine File System</w:t>
      </w:r>
    </w:p>
    <w:p w14:paraId="51131FA4" w14:textId="77777777" w:rsidR="00695276" w:rsidRPr="00E413FC" w:rsidRDefault="00695276">
      <w:pPr>
        <w:spacing w:after="0" w:line="360" w:lineRule="auto"/>
        <w:rPr>
          <w:rFonts w:ascii="Times New Roman" w:hAnsi="Times New Roman"/>
          <w:sz w:val="24"/>
          <w:szCs w:val="24"/>
        </w:rPr>
        <w:pPrChange w:id="910" w:author="EMRE MUTLU" w:date="2015-07-31T10:06:00Z">
          <w:pPr>
            <w:spacing w:after="200" w:line="360" w:lineRule="auto"/>
          </w:pPr>
        </w:pPrChange>
      </w:pPr>
      <w:r w:rsidRPr="00E413FC">
        <w:rPr>
          <w:rFonts w:ascii="Times New Roman" w:hAnsi="Times New Roman"/>
          <w:b/>
          <w:sz w:val="24"/>
          <w:szCs w:val="24"/>
        </w:rPr>
        <w:t>VMM</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Machine Monitor</w:t>
      </w:r>
    </w:p>
    <w:p w14:paraId="65B1B5BC" w14:textId="77777777" w:rsidR="00695276" w:rsidRDefault="00695276">
      <w:pPr>
        <w:spacing w:after="0" w:line="360" w:lineRule="auto"/>
        <w:rPr>
          <w:rFonts w:ascii="Times New Roman" w:hAnsi="Times New Roman"/>
          <w:sz w:val="24"/>
          <w:szCs w:val="24"/>
        </w:rPr>
        <w:pPrChange w:id="911" w:author="EMRE MUTLU" w:date="2015-07-31T10:06:00Z">
          <w:pPr>
            <w:spacing w:after="200" w:line="360" w:lineRule="auto"/>
          </w:pPr>
        </w:pPrChange>
      </w:pPr>
      <w:r w:rsidRPr="00E413FC">
        <w:rPr>
          <w:rFonts w:ascii="Times New Roman" w:hAnsi="Times New Roman"/>
          <w:b/>
          <w:sz w:val="24"/>
          <w:szCs w:val="24"/>
        </w:rPr>
        <w:t>vNIC</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Network Interface Card</w:t>
      </w:r>
    </w:p>
    <w:p w14:paraId="6D95E15C" w14:textId="77777777" w:rsidR="00F544B7" w:rsidRDefault="00F544B7">
      <w:pPr>
        <w:spacing w:after="0" w:line="360" w:lineRule="auto"/>
        <w:rPr>
          <w:rFonts w:ascii="Times New Roman" w:hAnsi="Times New Roman"/>
          <w:sz w:val="24"/>
          <w:szCs w:val="24"/>
        </w:rPr>
        <w:pPrChange w:id="912" w:author="EMRE MUTLU" w:date="2015-07-31T10:06:00Z">
          <w:pPr>
            <w:spacing w:after="200" w:line="360" w:lineRule="auto"/>
          </w:pPr>
        </w:pPrChange>
      </w:pPr>
      <w:r w:rsidRPr="00F544B7">
        <w:rPr>
          <w:rFonts w:ascii="Times New Roman" w:hAnsi="Times New Roman"/>
          <w:b/>
          <w:sz w:val="24"/>
          <w:szCs w:val="24"/>
        </w:rPr>
        <w:t>VNC</w:t>
      </w:r>
      <w:r w:rsidRPr="00F544B7">
        <w:rPr>
          <w:rFonts w:ascii="Times New Roman" w:hAnsi="Times New Roman"/>
          <w:sz w:val="24"/>
          <w:szCs w:val="24"/>
        </w:rPr>
        <w:tab/>
      </w:r>
      <w:r>
        <w:rPr>
          <w:rFonts w:ascii="Times New Roman" w:hAnsi="Times New Roman"/>
          <w:sz w:val="24"/>
          <w:szCs w:val="24"/>
        </w:rPr>
        <w:tab/>
      </w:r>
      <w:r w:rsidRPr="00F544B7">
        <w:rPr>
          <w:rFonts w:ascii="Times New Roman" w:hAnsi="Times New Roman"/>
          <w:b/>
          <w:sz w:val="24"/>
          <w:szCs w:val="24"/>
        </w:rPr>
        <w:t>:</w:t>
      </w:r>
      <w:r>
        <w:rPr>
          <w:rFonts w:ascii="Times New Roman" w:hAnsi="Times New Roman"/>
          <w:b/>
          <w:sz w:val="24"/>
          <w:szCs w:val="24"/>
        </w:rPr>
        <w:t xml:space="preserve"> </w:t>
      </w:r>
      <w:r>
        <w:rPr>
          <w:rFonts w:ascii="Times New Roman" w:hAnsi="Times New Roman"/>
          <w:sz w:val="24"/>
          <w:szCs w:val="24"/>
        </w:rPr>
        <w:t>Virtual Network Computing</w:t>
      </w:r>
    </w:p>
    <w:p w14:paraId="29F36E20" w14:textId="77777777" w:rsidR="00F544B7" w:rsidRPr="00E413FC" w:rsidRDefault="00F544B7">
      <w:pPr>
        <w:spacing w:after="0" w:line="360" w:lineRule="auto"/>
        <w:rPr>
          <w:rFonts w:ascii="Times New Roman" w:hAnsi="Times New Roman"/>
          <w:sz w:val="24"/>
          <w:szCs w:val="24"/>
        </w:rPr>
        <w:pPrChange w:id="913" w:author="EMRE MUTLU" w:date="2015-07-31T10:06:00Z">
          <w:pPr>
            <w:spacing w:after="200" w:line="360" w:lineRule="auto"/>
          </w:pPr>
        </w:pPrChange>
      </w:pPr>
      <w:r w:rsidRPr="00F544B7">
        <w:rPr>
          <w:rFonts w:ascii="Times New Roman" w:hAnsi="Times New Roman"/>
          <w:b/>
          <w:sz w:val="24"/>
          <w:szCs w:val="24"/>
        </w:rPr>
        <w:t>VPS</w:t>
      </w:r>
      <w:r>
        <w:rPr>
          <w:rFonts w:ascii="Times New Roman" w:hAnsi="Times New Roman"/>
          <w:b/>
          <w:sz w:val="24"/>
          <w:szCs w:val="24"/>
        </w:rPr>
        <w:tab/>
      </w:r>
      <w:r w:rsidRPr="00F544B7">
        <w:rPr>
          <w:rFonts w:ascii="Times New Roman" w:hAnsi="Times New Roman"/>
          <w:sz w:val="24"/>
          <w:szCs w:val="24"/>
        </w:rPr>
        <w:tab/>
      </w:r>
      <w:r w:rsidRPr="00F544B7">
        <w:rPr>
          <w:rFonts w:ascii="Times New Roman" w:hAnsi="Times New Roman"/>
          <w:b/>
          <w:sz w:val="24"/>
          <w:szCs w:val="24"/>
        </w:rPr>
        <w:t>:</w:t>
      </w:r>
      <w:r>
        <w:rPr>
          <w:rFonts w:ascii="Times New Roman" w:hAnsi="Times New Roman"/>
          <w:sz w:val="24"/>
          <w:szCs w:val="24"/>
        </w:rPr>
        <w:t xml:space="preserve"> Virtual Private Server</w:t>
      </w:r>
    </w:p>
    <w:p w14:paraId="7AD48415" w14:textId="77777777" w:rsidR="00695276" w:rsidRPr="00E413FC" w:rsidRDefault="00695276">
      <w:pPr>
        <w:spacing w:after="0" w:line="360" w:lineRule="auto"/>
        <w:rPr>
          <w:rFonts w:ascii="Times New Roman" w:hAnsi="Times New Roman"/>
          <w:sz w:val="24"/>
          <w:szCs w:val="24"/>
        </w:rPr>
        <w:pPrChange w:id="914" w:author="EMRE MUTLU" w:date="2015-07-31T10:06:00Z">
          <w:pPr>
            <w:spacing w:after="200" w:line="360" w:lineRule="auto"/>
          </w:pPr>
        </w:pPrChange>
      </w:pPr>
      <w:r w:rsidRPr="00E413FC">
        <w:rPr>
          <w:rFonts w:ascii="Times New Roman" w:hAnsi="Times New Roman"/>
          <w:b/>
          <w:sz w:val="24"/>
          <w:szCs w:val="24"/>
        </w:rPr>
        <w:t>VPN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Virtual Private Network</w:t>
      </w:r>
    </w:p>
    <w:p w14:paraId="45DC1E41" w14:textId="77777777" w:rsidR="00695276" w:rsidRPr="00E413FC" w:rsidRDefault="00695276">
      <w:pPr>
        <w:spacing w:after="0" w:line="360" w:lineRule="auto"/>
        <w:rPr>
          <w:rFonts w:ascii="Times New Roman" w:hAnsi="Times New Roman"/>
          <w:sz w:val="24"/>
          <w:szCs w:val="24"/>
        </w:rPr>
        <w:pPrChange w:id="915" w:author="EMRE MUTLU" w:date="2015-07-31T10:06:00Z">
          <w:pPr>
            <w:spacing w:after="200" w:line="360" w:lineRule="auto"/>
          </w:pPr>
        </w:pPrChange>
      </w:pPr>
      <w:r w:rsidRPr="00E413FC">
        <w:rPr>
          <w:rFonts w:ascii="Times New Roman" w:hAnsi="Times New Roman"/>
          <w:b/>
          <w:sz w:val="24"/>
          <w:szCs w:val="24"/>
        </w:rPr>
        <w:t>vRAM</w:t>
      </w:r>
      <w:r w:rsidRPr="00E413FC">
        <w:rPr>
          <w:rFonts w:ascii="Times New Roman" w:hAnsi="Times New Roman"/>
          <w:sz w:val="24"/>
          <w:szCs w:val="24"/>
        </w:rPr>
        <w:tab/>
      </w:r>
      <w:r w:rsidRPr="00E413FC">
        <w:rPr>
          <w:rFonts w:ascii="Times New Roman" w:hAnsi="Times New Roman"/>
          <w:sz w:val="24"/>
          <w:szCs w:val="24"/>
        </w:rPr>
        <w:tab/>
      </w:r>
      <w:r w:rsidRPr="00E413FC">
        <w:rPr>
          <w:rFonts w:ascii="Times New Roman" w:hAnsi="Times New Roman"/>
          <w:b/>
          <w:sz w:val="24"/>
          <w:szCs w:val="24"/>
        </w:rPr>
        <w:t xml:space="preserve">: </w:t>
      </w:r>
      <w:r w:rsidRPr="00E413FC">
        <w:rPr>
          <w:rFonts w:ascii="Times New Roman" w:hAnsi="Times New Roman"/>
          <w:sz w:val="24"/>
          <w:szCs w:val="24"/>
        </w:rPr>
        <w:t>Virtual Random Access Memory</w:t>
      </w:r>
    </w:p>
    <w:p w14:paraId="28816A92" w14:textId="77777777" w:rsidR="00695276" w:rsidRPr="00E413FC" w:rsidRDefault="00695276">
      <w:pPr>
        <w:spacing w:after="0" w:line="360" w:lineRule="auto"/>
        <w:rPr>
          <w:rFonts w:ascii="Times New Roman" w:hAnsi="Times New Roman"/>
          <w:sz w:val="24"/>
          <w:szCs w:val="24"/>
        </w:rPr>
        <w:pPrChange w:id="916" w:author="EMRE MUTLU" w:date="2015-07-31T10:06:00Z">
          <w:pPr>
            <w:spacing w:after="200" w:line="360" w:lineRule="auto"/>
          </w:pPr>
        </w:pPrChange>
      </w:pPr>
      <w:r w:rsidRPr="00E413FC">
        <w:rPr>
          <w:rFonts w:ascii="Times New Roman" w:hAnsi="Times New Roman"/>
          <w:b/>
          <w:sz w:val="24"/>
          <w:szCs w:val="24"/>
        </w:rPr>
        <w:t>VSAN</w:t>
      </w:r>
      <w:r w:rsidRPr="00E413FC">
        <w:rPr>
          <w:rFonts w:ascii="Times New Roman" w:hAnsi="Times New Roman"/>
          <w:b/>
          <w:sz w:val="24"/>
          <w:szCs w:val="24"/>
        </w:rPr>
        <w:tab/>
      </w:r>
      <w:r w:rsidRPr="00E413FC">
        <w:rPr>
          <w:rFonts w:ascii="Times New Roman" w:hAnsi="Times New Roman"/>
          <w:b/>
          <w:sz w:val="24"/>
          <w:szCs w:val="24"/>
        </w:rPr>
        <w:tab/>
        <w:t xml:space="preserve">: </w:t>
      </w:r>
      <w:r w:rsidRPr="00E413FC">
        <w:rPr>
          <w:rFonts w:ascii="Times New Roman" w:hAnsi="Times New Roman"/>
          <w:sz w:val="24"/>
          <w:szCs w:val="24"/>
        </w:rPr>
        <w:t>Virtual Storage Area Network</w:t>
      </w:r>
    </w:p>
    <w:p w14:paraId="07E23D68" w14:textId="77777777" w:rsidR="00695276" w:rsidRPr="00E413FC" w:rsidRDefault="00695276">
      <w:pPr>
        <w:spacing w:after="0" w:line="360" w:lineRule="auto"/>
        <w:rPr>
          <w:rFonts w:ascii="Times New Roman" w:hAnsi="Times New Roman"/>
          <w:sz w:val="24"/>
          <w:szCs w:val="24"/>
        </w:rPr>
        <w:pPrChange w:id="917" w:author="EMRE MUTLU" w:date="2015-07-31T10:06:00Z">
          <w:pPr>
            <w:spacing w:after="200" w:line="360" w:lineRule="auto"/>
          </w:pPr>
        </w:pPrChange>
      </w:pPr>
      <w:r w:rsidRPr="00E413FC">
        <w:rPr>
          <w:rFonts w:ascii="Times New Roman" w:hAnsi="Times New Roman"/>
          <w:b/>
          <w:sz w:val="24"/>
          <w:szCs w:val="24"/>
        </w:rPr>
        <w:t>WAN</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Wide Area Network</w:t>
      </w:r>
    </w:p>
    <w:p w14:paraId="0D5A7482" w14:textId="77777777" w:rsidR="00695276" w:rsidRDefault="00695276">
      <w:pPr>
        <w:spacing w:after="0" w:line="360" w:lineRule="auto"/>
        <w:pPrChange w:id="918" w:author="EMRE MUTLU" w:date="2015-07-31T10:06:00Z">
          <w:pPr>
            <w:spacing w:after="200" w:line="360" w:lineRule="auto"/>
          </w:pPr>
        </w:pPrChange>
      </w:pPr>
      <w:r w:rsidRPr="00E413FC">
        <w:rPr>
          <w:rFonts w:ascii="Times New Roman" w:hAnsi="Times New Roman"/>
          <w:b/>
          <w:sz w:val="24"/>
          <w:szCs w:val="24"/>
        </w:rPr>
        <w:t>WOL</w:t>
      </w:r>
      <w:r w:rsidRPr="00E413FC">
        <w:rPr>
          <w:rFonts w:ascii="Times New Roman" w:hAnsi="Times New Roman"/>
          <w:b/>
          <w:sz w:val="24"/>
          <w:szCs w:val="24"/>
        </w:rPr>
        <w:tab/>
      </w:r>
      <w:r w:rsidRPr="00E413FC">
        <w:rPr>
          <w:rFonts w:ascii="Times New Roman" w:hAnsi="Times New Roman"/>
          <w:sz w:val="24"/>
          <w:szCs w:val="24"/>
        </w:rPr>
        <w:tab/>
      </w:r>
      <w:r w:rsidRPr="00E413FC">
        <w:rPr>
          <w:rFonts w:ascii="Times New Roman" w:hAnsi="Times New Roman"/>
          <w:b/>
          <w:sz w:val="24"/>
          <w:szCs w:val="24"/>
        </w:rPr>
        <w:t>:</w:t>
      </w:r>
      <w:r w:rsidRPr="00E413FC">
        <w:rPr>
          <w:rFonts w:ascii="Times New Roman" w:hAnsi="Times New Roman"/>
          <w:sz w:val="24"/>
          <w:szCs w:val="24"/>
        </w:rPr>
        <w:t xml:space="preserve"> Wake on LAN</w:t>
      </w:r>
    </w:p>
    <w:p w14:paraId="62345BC4" w14:textId="77777777" w:rsidR="00695276" w:rsidRDefault="00695276">
      <w:pPr>
        <w:pStyle w:val="Balk1"/>
        <w:sectPr w:rsidR="00695276" w:rsidSect="00045B2C">
          <w:pgSz w:w="11906" w:h="16838"/>
          <w:pgMar w:top="1418" w:right="1418" w:bottom="1418" w:left="2268" w:header="708" w:footer="708" w:gutter="0"/>
          <w:pgNumType w:fmt="lowerRoman"/>
          <w:cols w:space="708"/>
          <w:docGrid w:linePitch="360"/>
        </w:sectPr>
      </w:pPr>
    </w:p>
    <w:p w14:paraId="0DB1656B" w14:textId="77777777" w:rsidR="00695276" w:rsidRPr="00513A2A" w:rsidRDefault="00695276">
      <w:pPr>
        <w:pStyle w:val="Balk1"/>
      </w:pPr>
      <w:bookmarkStart w:id="919" w:name="_Toc425946743"/>
      <w:bookmarkStart w:id="920" w:name="GİRİS"/>
      <w:r w:rsidRPr="00513A2A">
        <w:lastRenderedPageBreak/>
        <w:t>GİRİŞ</w:t>
      </w:r>
      <w:bookmarkEnd w:id="919"/>
    </w:p>
    <w:bookmarkEnd w:id="920"/>
    <w:p w14:paraId="11D39204" w14:textId="77777777" w:rsidR="00CD53BD" w:rsidRDefault="00CD53BD" w:rsidP="00CD53BD">
      <w:pPr>
        <w:pStyle w:val="NormalTimesNewRoman"/>
        <w:ind w:firstLine="709"/>
        <w:rPr>
          <w:ins w:id="921" w:author="EMRAH COLAK" w:date="2015-07-31T11:51:00Z"/>
        </w:rPr>
      </w:pPr>
      <w:ins w:id="922" w:author="EMRE MUTLU" w:date="2015-07-31T10:09:00Z">
        <w:r>
          <w:t xml:space="preserve">Günümüzde artan nüfus, </w:t>
        </w:r>
        <w:r w:rsidRPr="00CD53BD">
          <w:t xml:space="preserve">insanların vakit ayırması gereken daha çok görev ve sorumluluklarının olması ve gelişen teknolojiyle birlikte,  yapay zeka özelliklerine sahip bir çok makine ve akıllı uygulamalar canlıların hayatına girmiş bulunmaktadır. Bu makineler sayesinde insanlar işlerini daha hızlı ve her yerden halledebilmekte, işlemlerdeki hata payları sıfıra yakınsamaktadır. Bütün bunlar göz önüne alındığında devlet kurumları da bu değişime ayak </w:t>
        </w:r>
        <w:commentRangeStart w:id="923"/>
        <w:commentRangeStart w:id="924"/>
        <w:r w:rsidRPr="00CD53BD">
          <w:t>uydurmak</w:t>
        </w:r>
        <w:commentRangeEnd w:id="923"/>
        <w:r w:rsidRPr="00CD53BD">
          <w:rPr>
            <w:rStyle w:val="AklamaBavurusu"/>
            <w:rFonts w:ascii="Calibri" w:hAnsi="Calibri"/>
            <w:noProof w:val="0"/>
            <w:lang w:eastAsia="en-US"/>
          </w:rPr>
          <w:commentReference w:id="923"/>
        </w:r>
        <w:r w:rsidRPr="00CD53BD">
          <w:t xml:space="preserve"> zorundadırlar.</w:t>
        </w:r>
      </w:ins>
    </w:p>
    <w:p w14:paraId="00C102B2" w14:textId="77777777" w:rsidR="003B659D" w:rsidRPr="00CD53BD" w:rsidRDefault="003B659D" w:rsidP="00CD53BD">
      <w:pPr>
        <w:pStyle w:val="NormalTimesNewRoman"/>
        <w:ind w:firstLine="709"/>
        <w:rPr>
          <w:ins w:id="925" w:author="EMRE MUTLU" w:date="2015-07-31T10:09:00Z"/>
        </w:rPr>
      </w:pPr>
    </w:p>
    <w:p w14:paraId="7C95616A" w14:textId="77777777" w:rsidR="00CD53BD" w:rsidRDefault="00CD53BD" w:rsidP="00CD53BD">
      <w:pPr>
        <w:pStyle w:val="NormalTimesNewRoman"/>
        <w:ind w:firstLine="709"/>
        <w:rPr>
          <w:ins w:id="926" w:author="EMRAH COLAK" w:date="2015-07-31T11:51:00Z"/>
        </w:rPr>
      </w:pPr>
      <w:ins w:id="927" w:author="EMRE MUTLU" w:date="2015-07-31T10:09:00Z">
        <w:r w:rsidRPr="00CD53BD">
          <w:t xml:space="preserve">Öncelikle Sosyal Güvenlik Kurumu (SGK)’nun </w:t>
        </w:r>
        <w:commentRangeEnd w:id="924"/>
        <w:r w:rsidRPr="00CD53BD">
          <w:rPr>
            <w:rStyle w:val="AklamaBavurusu"/>
            <w:rFonts w:ascii="Calibri" w:hAnsi="Calibri"/>
            <w:noProof w:val="0"/>
            <w:lang w:eastAsia="en-US"/>
            <w:rPrChange w:id="928" w:author="EMRE MUTLU" w:date="2015-07-31T10:10:00Z">
              <w:rPr>
                <w:rStyle w:val="AklamaBavurusu"/>
                <w:rFonts w:ascii="Calibri" w:hAnsi="Calibri"/>
                <w:noProof w:val="0"/>
                <w:color w:val="FF0000"/>
                <w:lang w:eastAsia="en-US"/>
              </w:rPr>
            </w:rPrChange>
          </w:rPr>
          <w:commentReference w:id="924"/>
        </w:r>
        <w:r w:rsidRPr="00CD53BD">
          <w:t xml:space="preserve">hali hazırdaki durumundan bahsedecek olursak, taşra birimlerinde yaklaşık </w:t>
        </w:r>
        <w:commentRangeStart w:id="929"/>
        <w:r w:rsidRPr="00CD53BD">
          <w:rPr>
            <w:rPrChange w:id="930" w:author="EMRE MUTLU" w:date="2015-07-31T10:10:00Z">
              <w:rPr>
                <w:color w:val="FF0000"/>
              </w:rPr>
            </w:rPrChange>
          </w:rPr>
          <w:t>30.000</w:t>
        </w:r>
        <w:commentRangeEnd w:id="929"/>
        <w:r w:rsidRPr="00CD53BD">
          <w:rPr>
            <w:rStyle w:val="AklamaBavurusu"/>
            <w:rFonts w:ascii="Calibri" w:hAnsi="Calibri"/>
            <w:noProof w:val="0"/>
            <w:lang w:eastAsia="en-US"/>
            <w:rPrChange w:id="931" w:author="EMRE MUTLU" w:date="2015-07-31T10:10:00Z">
              <w:rPr>
                <w:rStyle w:val="AklamaBavurusu"/>
                <w:rFonts w:ascii="Calibri" w:hAnsi="Calibri"/>
                <w:noProof w:val="0"/>
                <w:color w:val="FF0000"/>
                <w:lang w:eastAsia="en-US"/>
              </w:rPr>
            </w:rPrChange>
          </w:rPr>
          <w:commentReference w:id="929"/>
        </w:r>
        <w:r w:rsidRPr="00CD53BD">
          <w:t xml:space="preserve"> adet kişisel bilgisayar kullanılmakta</w:t>
        </w:r>
        <w:r w:rsidRPr="00CD53BD">
          <w:rPr>
            <w:rPrChange w:id="932" w:author="EMRE MUTLU" w:date="2015-07-31T10:10:00Z">
              <w:rPr>
                <w:color w:val="FF0000"/>
              </w:rPr>
            </w:rPrChange>
          </w:rPr>
          <w:t xml:space="preserve"> </w:t>
        </w:r>
        <w:commentRangeStart w:id="933"/>
        <w:r w:rsidRPr="00CD53BD">
          <w:rPr>
            <w:rPrChange w:id="934" w:author="EMRE MUTLU" w:date="2015-07-31T10:10:00Z">
              <w:rPr>
                <w:color w:val="FF0000"/>
              </w:rPr>
            </w:rPrChange>
          </w:rPr>
          <w:t>olup</w:t>
        </w:r>
        <w:commentRangeEnd w:id="933"/>
        <w:r w:rsidRPr="00CD53BD">
          <w:rPr>
            <w:rStyle w:val="AklamaBavurusu"/>
            <w:rFonts w:ascii="Calibri" w:hAnsi="Calibri"/>
            <w:noProof w:val="0"/>
            <w:lang w:eastAsia="en-US"/>
            <w:rPrChange w:id="935" w:author="EMRE MUTLU" w:date="2015-07-31T10:10:00Z">
              <w:rPr>
                <w:rStyle w:val="AklamaBavurusu"/>
                <w:rFonts w:ascii="Calibri" w:hAnsi="Calibri"/>
                <w:noProof w:val="0"/>
                <w:color w:val="FF0000"/>
                <w:lang w:eastAsia="en-US"/>
              </w:rPr>
            </w:rPrChange>
          </w:rPr>
          <w:commentReference w:id="933"/>
        </w:r>
        <w:r w:rsidRPr="00CD53BD">
          <w:rPr>
            <w:rPrChange w:id="936" w:author="EMRE MUTLU" w:date="2015-07-31T10:10:00Z">
              <w:rPr>
                <w:color w:val="FF0000"/>
              </w:rPr>
            </w:rPrChange>
          </w:rPr>
          <w:t xml:space="preserve">,  </w:t>
        </w:r>
        <w:r w:rsidRPr="00CD53BD">
          <w:t xml:space="preserve">bu bilgisayarlar hareketli parçalara sahip olduğundan sık sık arızalanmaktadırlar. Ayrıca buralara merkezden yapılan uzak bağlantılarda gürültü kirliliğine, ağın kalitesine göre her taşra biriminde farklı ölçeklerde maruz </w:t>
        </w:r>
        <w:commentRangeStart w:id="937"/>
        <w:r w:rsidRPr="00CD53BD">
          <w:t xml:space="preserve">kalınmaktadır. Merkezden </w:t>
        </w:r>
        <w:commentRangeEnd w:id="937"/>
        <w:r w:rsidRPr="00CD53BD">
          <w:rPr>
            <w:rStyle w:val="AklamaBavurusu"/>
            <w:rFonts w:ascii="Calibri" w:hAnsi="Calibri"/>
            <w:noProof w:val="0"/>
            <w:lang w:eastAsia="en-US"/>
          </w:rPr>
          <w:commentReference w:id="937"/>
        </w:r>
        <w:r w:rsidRPr="00CD53BD">
          <w:t>yapılan uygulama yazılımı yüklemeleri, anti virüs yükleme ve güncellemeleri, taşra sunucusundan yapılan iç ağ mimari ayarlamaları, işletim sistemi güncellemeleri, F12 kurulumu gibi işler düşük bant genişliğinden dolayı oldukça uzun sürmekte ve vatandaşların SGK'dan aldıkları hizmetin kalitesini düşürmektedir. Ayrıca mevcut sistemin enerji tüketimi de, tezde oluşturmaya çalışılacak olan pilot sistemiyle kıyaslandığında görüldüğü gibi, oldukça fazla olmaktadır. İşte tüm bu olumsuzluklar bizi ister istemez daha dinamik ve çok daha anlamlı yeni bir mimari çözüme yöneltmekte ve tam da bu noktada ince istemci devreye girmektedir.</w:t>
        </w:r>
      </w:ins>
    </w:p>
    <w:p w14:paraId="5EA8CF38" w14:textId="77777777" w:rsidR="003B659D" w:rsidRPr="00CD53BD" w:rsidRDefault="003B659D" w:rsidP="00CD53BD">
      <w:pPr>
        <w:pStyle w:val="NormalTimesNewRoman"/>
        <w:ind w:firstLine="709"/>
        <w:rPr>
          <w:ins w:id="938" w:author="EMRE MUTLU" w:date="2015-07-31T10:09:00Z"/>
        </w:rPr>
      </w:pPr>
    </w:p>
    <w:p w14:paraId="09C72808" w14:textId="77777777" w:rsidR="00CD53BD" w:rsidRDefault="00CD53BD" w:rsidP="00CD53BD">
      <w:pPr>
        <w:pStyle w:val="NormalTimesNewRoman"/>
        <w:ind w:firstLine="709"/>
        <w:rPr>
          <w:ins w:id="939" w:author="EMRAH COLAK" w:date="2015-07-31T11:51:00Z"/>
        </w:rPr>
      </w:pPr>
      <w:ins w:id="940" w:author="EMRE MUTLU" w:date="2015-07-31T10:09:00Z">
        <w:r w:rsidRPr="00CD53BD">
          <w:t>İnce istemci uzak birimlerdeki kullanıcı ihtiyaçlarını zamanla izleyerek, buna göre o uzak birime merkezdeki kaynaklardan gerekli ve yeterli miktardakini ayırarak etkin çözümlerle ve daha az kaynak kullanımıyla (SGK için) önemli bir iyileştirme sağlar.</w:t>
        </w:r>
      </w:ins>
    </w:p>
    <w:p w14:paraId="68AD6281" w14:textId="77777777" w:rsidR="003B659D" w:rsidRPr="00CD53BD" w:rsidRDefault="003B659D" w:rsidP="00CD53BD">
      <w:pPr>
        <w:pStyle w:val="NormalTimesNewRoman"/>
        <w:ind w:firstLine="709"/>
        <w:rPr>
          <w:ins w:id="941" w:author="EMRE MUTLU" w:date="2015-07-31T10:09:00Z"/>
        </w:rPr>
      </w:pPr>
    </w:p>
    <w:p w14:paraId="38576C96" w14:textId="77777777" w:rsidR="00CD53BD" w:rsidRDefault="00CD53BD" w:rsidP="00CD53BD">
      <w:pPr>
        <w:pStyle w:val="NormalTimesNewRoman"/>
        <w:ind w:firstLine="709"/>
        <w:rPr>
          <w:ins w:id="942" w:author="EMRAH COLAK" w:date="2015-07-31T11:51:00Z"/>
        </w:rPr>
      </w:pPr>
      <w:ins w:id="943" w:author="EMRE MUTLU" w:date="2015-07-31T10:09:00Z">
        <w:r w:rsidRPr="00CD53BD">
          <w:t>İnce istemci sanallaştırma teknolojisi kullanmaktadır. Sanallaştırma ise fiziksel olarak merkezde olan büyük bir havuzu, ihtiyaç olduğu kadar (yazılım sayesinde) mantıksal birimlere bölerek daha verimli hale getirmektetir. Böylece her birimde ayrı ayrı bulunan fiziksel kaynaktaki kullanılmayan kapasite, daha etkin bir biçimde kullanılabilecektir.</w:t>
        </w:r>
      </w:ins>
    </w:p>
    <w:p w14:paraId="082403AB" w14:textId="60D85774" w:rsidR="003B659D" w:rsidRPr="00CD53BD" w:rsidDel="00074B95" w:rsidRDefault="003B659D" w:rsidP="00CD53BD">
      <w:pPr>
        <w:pStyle w:val="NormalTimesNewRoman"/>
        <w:ind w:firstLine="709"/>
        <w:rPr>
          <w:ins w:id="944" w:author="EMRE MUTLU" w:date="2015-07-31T10:09:00Z"/>
          <w:del w:id="945" w:author="EMRAH COLAK" w:date="2015-07-31T14:13:00Z"/>
        </w:rPr>
      </w:pPr>
    </w:p>
    <w:p w14:paraId="0CED7A61" w14:textId="77777777" w:rsidR="00CD53BD" w:rsidRDefault="00CD53BD" w:rsidP="00CD53BD">
      <w:pPr>
        <w:pStyle w:val="NormalTimesNewRoman"/>
        <w:ind w:firstLine="709"/>
        <w:rPr>
          <w:ins w:id="946" w:author="EMRAH COLAK" w:date="2015-07-31T11:50:00Z"/>
        </w:rPr>
      </w:pPr>
      <w:ins w:id="947" w:author="EMRE MUTLU" w:date="2015-07-31T10:09:00Z">
        <w:r w:rsidRPr="00CD53BD">
          <mc:AlternateContent>
            <mc:Choice Requires="wps">
              <w:drawing>
                <wp:anchor distT="0" distB="406400" distL="63500" distR="304800" simplePos="0" relativeHeight="251662848" behindDoc="1" locked="0" layoutInCell="1" allowOverlap="1" wp14:anchorId="55F75157" wp14:editId="0BF86D5F">
                  <wp:simplePos x="0" y="0"/>
                  <wp:positionH relativeFrom="margin">
                    <wp:posOffset>5855970</wp:posOffset>
                  </wp:positionH>
                  <wp:positionV relativeFrom="paragraph">
                    <wp:posOffset>3757930</wp:posOffset>
                  </wp:positionV>
                  <wp:extent cx="76200" cy="152400"/>
                  <wp:effectExtent l="0" t="635" r="0" b="0"/>
                  <wp:wrapTopAndBottom/>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BB4CA" w14:textId="77777777" w:rsidR="00D6132C" w:rsidRDefault="00D6132C" w:rsidP="00CD53BD">
                              <w:pPr>
                                <w:pStyle w:val="Gvdemetni30"/>
                                <w:shd w:val="clear" w:color="auto" w:fill="auto"/>
                                <w:spacing w:line="240" w:lineRule="exact"/>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F75157" id="_x0000_t202" coordsize="21600,21600" o:spt="202" path="m,l,21600r21600,l21600,xe">
                  <v:stroke joinstyle="miter"/>
                  <v:path gradientshapeok="t" o:connecttype="rect"/>
                </v:shapetype>
                <v:shape id="Text Box 4" o:spid="_x0000_s1026" type="#_x0000_t202" style="position:absolute;left:0;text-align:left;margin-left:461.1pt;margin-top:295.9pt;width:6pt;height:12pt;z-index:-251653632;visibility:visible;mso-wrap-style:square;mso-width-percent:0;mso-height-percent:0;mso-wrap-distance-left:5pt;mso-wrap-distance-top:0;mso-wrap-distance-right:24pt;mso-wrap-distance-bottom:3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" filled="f" stroked="f">
                  <v:textbox style="mso-fit-shape-to-text:t" inset="0,0,0,0">
                    <w:txbxContent>
                      <w:p w14:paraId="498BB4CA" w14:textId="77777777" w:rsidR="00D6132C" w:rsidRDefault="00D6132C" w:rsidP="00CD53BD">
                        <w:pPr>
                          <w:pStyle w:val="Gvdemetni30"/>
                          <w:shd w:val="clear" w:color="auto" w:fill="auto"/>
                          <w:spacing w:line="240" w:lineRule="exact"/>
                        </w:pPr>
                      </w:p>
                    </w:txbxContent>
                  </v:textbox>
                  <w10:wrap type="topAndBottom" anchorx="margin"/>
                </v:shape>
              </w:pict>
            </mc:Fallback>
          </mc:AlternateContent>
        </w:r>
        <w:r w:rsidRPr="00CD53BD">
          <w:t xml:space="preserve">Sanallaştırma olmaması kurumun bilgi işlem biriminin daha fazla güç sarf etmesini gerektiren, bazen çeşitli çıkmazlara da yol açan çeşitli sorunlara neden olmaktadır. Eğer sanallaştırma yapılmamışsa kaynaklar tam verimle kullanılamaz. Her sunucu için tek bir işletim sistemi kullanılır. Ayrıca sunucularda kullanılmayan işlemci, bellek, diskler vardır. Yüzlerce sunucunun bulunduğu bir sistemi düşünürsek bu kullanılmayan kapasite çok büyük miktarlara ulaşabilmektredir. Bunlara ek olarak sunucuların her birinin ayrı ayrı elektrik, iklimlendirme ve kapladığı alan da önemli maliyetler oluşturmaktadır. Sunucu üzerinde çalışan yazılımlar da sanallaştırma yapılmadan önce donanımdan ayrılmaz durumdadır. Sunucuda meydana gelebilecek bir problem nedeniyle, eğer yedekli bir yapı kurulmamışsa, üzerinde çalışan uygulamalar da hizmet veremeyecektir. Arıza durumunda uygulamaların ve sunucuların tekrar ayağa kaldırılması da sanallaştırılmamış sistemlerde büyük zaman almaktadırlar. </w:t>
        </w:r>
      </w:ins>
    </w:p>
    <w:p w14:paraId="19DC5630" w14:textId="77777777" w:rsidR="003B659D" w:rsidRPr="00CD53BD" w:rsidRDefault="003B659D" w:rsidP="00CD53BD">
      <w:pPr>
        <w:pStyle w:val="NormalTimesNewRoman"/>
        <w:ind w:firstLine="709"/>
        <w:rPr>
          <w:ins w:id="948" w:author="EMRE MUTLU" w:date="2015-07-31T10:09:00Z"/>
        </w:rPr>
      </w:pPr>
    </w:p>
    <w:p w14:paraId="6C7BBCB6" w14:textId="77777777" w:rsidR="00035FDA" w:rsidRDefault="00CD53BD" w:rsidP="00CD53BD">
      <w:pPr>
        <w:pStyle w:val="NormalTimesNewRoman"/>
        <w:ind w:firstLine="709"/>
        <w:rPr>
          <w:ins w:id="949" w:author="EMRAH COLAK" w:date="2015-07-31T11:50:00Z"/>
        </w:rPr>
      </w:pPr>
      <w:ins w:id="950" w:author="EMRE MUTLU" w:date="2015-07-31T10:09:00Z">
        <w:r w:rsidRPr="00CD53BD">
          <w:t>Eğer bir sistemde sanallaştırma çözümü olan ince istemci teknolojisi kullanılırsa bir takım faydalar elde edilmektedir. Sunucu sanallaştırmadan örnek vermek gerekirse; bir sunucu içerisinde birden fazla işletim sistemi kurulup kaynaklar mantıksal olarak bölünebilir. Böylece sunucu üzerindeki işlemci, bellek vb. kaynakların kullanımı iyi bir tasarımla maksimum seviyeye çıkarılabilir. Birden fazla sunucunun yaptığı işi sanallaştırma ile tek bir sunucuda toplayarak yer, elektrik, soğutma vb. tasarrufları da yapmak mümkün olmaktadır. Ayrıca sanal makinelerin bulunduğu sunucuda fiziksel bir problem meydana geldiğinde üzerindeki sanal makineler başka bir sunucuya taşınabilir ve sistemdeki kesinti minimum düzeye indirilebilir. Sanal makinelerin ayağa kalkma ve yeniden oluşturulması oldukça kısa süre almaktadır. Bu gibi sebeplerden dolayı sanallaştırma günümüzde büyük kurumlar için birçok avantaj sağlamaktadır.</w:t>
        </w:r>
      </w:ins>
    </w:p>
    <w:p w14:paraId="5A44BB8F" w14:textId="77777777" w:rsidR="003B659D" w:rsidRDefault="003B659D" w:rsidP="00CD53BD">
      <w:pPr>
        <w:pStyle w:val="NormalTimesNewRoman"/>
        <w:ind w:firstLine="709"/>
        <w:rPr>
          <w:ins w:id="951" w:author="EMRE MUTLU" w:date="2015-07-31T10:12:00Z"/>
        </w:rPr>
      </w:pPr>
    </w:p>
    <w:p w14:paraId="0D7CA472" w14:textId="27F8A344" w:rsidR="00CD53BD" w:rsidRPr="00CD53BD" w:rsidRDefault="00035FDA" w:rsidP="00CD53BD">
      <w:pPr>
        <w:pStyle w:val="NormalTimesNewRoman"/>
        <w:ind w:firstLine="709"/>
        <w:rPr>
          <w:ins w:id="952" w:author="EMRE MUTLU" w:date="2015-07-31T10:09:00Z"/>
          <w:rPrChange w:id="953" w:author="EMRE MUTLU" w:date="2015-07-31T10:10:00Z">
            <w:rPr>
              <w:ins w:id="954" w:author="EMRE MUTLU" w:date="2015-07-31T10:09:00Z"/>
              <w:color w:val="FF0000"/>
            </w:rPr>
          </w:rPrChange>
        </w:rPr>
      </w:pPr>
      <w:ins w:id="955" w:author="EMRE MUTLU" w:date="2015-07-31T10:12:00Z">
        <w:del w:id="956" w:author="EMRAH COLAK" w:date="2015-07-31T14:14:00Z">
          <w:r w:rsidDel="00074B95">
            <w:delText>Bu bağlamda ince istemci sanallaştırma tekmolojisini</w:delText>
          </w:r>
        </w:del>
      </w:ins>
      <w:ins w:id="957" w:author="EMRE MUTLU" w:date="2015-07-31T10:13:00Z">
        <w:del w:id="958" w:author="EMRAH COLAK" w:date="2015-07-31T14:14:00Z">
          <w:r w:rsidDel="00074B95">
            <w:delText xml:space="preserve">n </w:delText>
          </w:r>
        </w:del>
      </w:ins>
      <w:ins w:id="959" w:author="EMRE MUTLU" w:date="2015-07-31T10:19:00Z">
        <w:del w:id="960" w:author="EMRAH COLAK" w:date="2015-07-31T14:14:00Z">
          <w:r w:rsidDel="00074B95">
            <w:delText xml:space="preserve">avantajları ve </w:delText>
          </w:r>
          <w:r w:rsidR="009E18BE" w:rsidDel="00074B95">
            <w:delText>dezavantajlarının da değerlend</w:delText>
          </w:r>
        </w:del>
      </w:ins>
      <w:ins w:id="961" w:author="EMRE MUTLU" w:date="2015-07-31T10:21:00Z">
        <w:del w:id="962" w:author="EMRAH COLAK" w:date="2015-07-31T14:14:00Z">
          <w:r w:rsidR="009E18BE" w:rsidDel="00074B95">
            <w:delText>i</w:delText>
          </w:r>
        </w:del>
      </w:ins>
      <w:ins w:id="963" w:author="EMRE MUTLU" w:date="2015-07-31T10:19:00Z">
        <w:del w:id="964" w:author="EMRAH COLAK" w:date="2015-07-31T14:14:00Z">
          <w:r w:rsidR="009E18BE" w:rsidDel="00074B95">
            <w:delText>r</w:delText>
          </w:r>
          <w:r w:rsidDel="00074B95">
            <w:delText>ildiği çalışma</w:delText>
          </w:r>
        </w:del>
      </w:ins>
      <w:ins w:id="965" w:author="EMRE MUTLU" w:date="2015-07-31T10:21:00Z">
        <w:del w:id="966" w:author="EMRAH COLAK" w:date="2015-07-31T14:14:00Z">
          <w:r w:rsidR="009E18BE" w:rsidDel="00074B95">
            <w:delText>nın amacı</w:delText>
          </w:r>
        </w:del>
      </w:ins>
      <w:ins w:id="967" w:author="EMRE MUTLU" w:date="2015-07-31T10:19:00Z">
        <w:del w:id="968" w:author="EMRAH COLAK" w:date="2015-07-31T14:14:00Z">
          <w:r w:rsidDel="00074B95">
            <w:delText xml:space="preserve">, bu teknolojinin SGK tarafından </w:delText>
          </w:r>
        </w:del>
      </w:ins>
      <w:ins w:id="969" w:author="EMRE MUTLU" w:date="2015-07-31T10:20:00Z">
        <w:del w:id="970" w:author="EMRAH COLAK" w:date="2015-07-31T14:14:00Z">
          <w:r w:rsidDel="00074B95">
            <w:delText>kullanılabilirliği</w:delText>
          </w:r>
        </w:del>
      </w:ins>
      <w:ins w:id="971" w:author="EMRE MUTLU" w:date="2015-07-31T10:23:00Z">
        <w:del w:id="972" w:author="EMRAH COLAK" w:date="2015-07-31T14:14:00Z">
          <w:r w:rsidR="009E18BE" w:rsidDel="00074B95">
            <w:delText>nin</w:delText>
          </w:r>
        </w:del>
      </w:ins>
      <w:ins w:id="973" w:author="EMRE MUTLU" w:date="2015-07-31T10:21:00Z">
        <w:del w:id="974" w:author="EMRAH COLAK" w:date="2015-07-31T14:14:00Z">
          <w:r w:rsidR="009E18BE" w:rsidDel="00074B95">
            <w:delText xml:space="preserve"> ve </w:delText>
          </w:r>
        </w:del>
      </w:ins>
      <w:ins w:id="975" w:author="EMRE MUTLU" w:date="2015-07-31T10:22:00Z">
        <w:del w:id="976" w:author="EMRAH COLAK" w:date="2015-07-31T14:14:00Z">
          <w:r w:rsidR="009E18BE" w:rsidDel="00074B95">
            <w:delText>kullanılmasının sağlayacağı katkıların değerlendirilmesi</w:delText>
          </w:r>
        </w:del>
      </w:ins>
      <w:ins w:id="977" w:author="EMRE MUTLU" w:date="2015-07-31T10:24:00Z">
        <w:del w:id="978" w:author="EMRAH COLAK" w:date="2015-07-31T14:14:00Z">
          <w:r w:rsidR="009E18BE" w:rsidDel="00074B95">
            <w:delText>dir.</w:delText>
          </w:r>
          <w:r w:rsidR="009E18BE" w:rsidRPr="009E18BE" w:rsidDel="00074B95">
            <w:delText xml:space="preserve"> </w:delText>
          </w:r>
          <w:r w:rsidR="009E18BE" w:rsidDel="00074B95">
            <w:delText>Çalışma kaps</w:delText>
          </w:r>
        </w:del>
      </w:ins>
      <w:ins w:id="979" w:author="EMRE MUTLU" w:date="2015-07-31T10:26:00Z">
        <w:del w:id="980" w:author="EMRAH COLAK" w:date="2015-07-31T14:14:00Z">
          <w:r w:rsidR="000F0DB3" w:rsidDel="00074B95">
            <w:delText xml:space="preserve">amında </w:delText>
          </w:r>
        </w:del>
      </w:ins>
      <w:ins w:id="981" w:author="EMRE MUTLU" w:date="2015-07-31T10:24:00Z">
        <w:del w:id="982" w:author="EMRAH COLAK" w:date="2015-07-31T14:14:00Z">
          <w:r w:rsidR="009E18BE" w:rsidRPr="004E43EE" w:rsidDel="00074B95">
            <w:delText>ince istemci ile sanallaştırma teknolojisin</w:delText>
          </w:r>
        </w:del>
        <w:del w:id="983" w:author="EMRAH COLAK" w:date="2015-07-31T11:51:00Z">
          <w:r w:rsidR="009E18BE" w:rsidRPr="004E43EE" w:rsidDel="003B659D">
            <w:delText>den,</w:delText>
          </w:r>
        </w:del>
      </w:ins>
      <w:ins w:id="984" w:author="EMRE MUTLU" w:date="2015-07-31T10:27:00Z">
        <w:del w:id="985" w:author="EMRAH COLAK" w:date="2015-07-31T11:51:00Z">
          <w:r w:rsidR="000F0DB3" w:rsidDel="003B659D">
            <w:delText xml:space="preserve"> bu teknolojinin</w:delText>
          </w:r>
        </w:del>
      </w:ins>
      <w:ins w:id="986" w:author="EMRE MUTLU" w:date="2015-07-31T10:24:00Z">
        <w:del w:id="987" w:author="EMRAH COLAK" w:date="2015-07-31T11:51:00Z">
          <w:r w:rsidR="009E18BE" w:rsidRPr="004E43EE" w:rsidDel="003B659D">
            <w:delText xml:space="preserve"> </w:delText>
          </w:r>
          <w:r w:rsidR="000F0DB3" w:rsidDel="003B659D">
            <w:delText>kullanı</w:delText>
          </w:r>
        </w:del>
      </w:ins>
      <w:ins w:id="988" w:author="EMRE MUTLU" w:date="2015-07-31T10:27:00Z">
        <w:del w:id="989" w:author="EMRAH COLAK" w:date="2015-07-31T11:51:00Z">
          <w:r w:rsidR="000F0DB3" w:rsidDel="003B659D">
            <w:delText>mından</w:delText>
          </w:r>
        </w:del>
      </w:ins>
      <w:ins w:id="990" w:author="EMRE MUTLU" w:date="2015-07-31T10:24:00Z">
        <w:del w:id="991" w:author="EMRAH COLAK" w:date="2015-07-31T11:51:00Z">
          <w:r w:rsidR="009E18BE" w:rsidDel="003B659D">
            <w:delText xml:space="preserve"> </w:delText>
          </w:r>
          <w:r w:rsidR="009E18BE" w:rsidRPr="004E43EE" w:rsidDel="003B659D">
            <w:delText xml:space="preserve">önceki ve sonraki </w:delText>
          </w:r>
        </w:del>
      </w:ins>
      <w:ins w:id="992" w:author="EMRE MUTLU" w:date="2015-07-31T10:27:00Z">
        <w:del w:id="993" w:author="EMRAH COLAK" w:date="2015-07-31T11:51:00Z">
          <w:r w:rsidR="000F0DB3" w:rsidDel="003B659D">
            <w:delText>durumlara ilişkin</w:delText>
          </w:r>
        </w:del>
        <w:del w:id="994" w:author="EMRAH COLAK" w:date="2015-07-31T14:14:00Z">
          <w:r w:rsidR="000F0DB3" w:rsidDel="00074B95">
            <w:delText xml:space="preserve"> </w:delText>
          </w:r>
        </w:del>
      </w:ins>
      <w:ins w:id="995" w:author="EMRE MUTLU" w:date="2015-07-31T10:24:00Z">
        <w:del w:id="996" w:author="EMRAH COLAK" w:date="2015-07-31T14:14:00Z">
          <w:r w:rsidR="009E18BE" w:rsidRPr="004E43EE" w:rsidDel="00074B95">
            <w:delText xml:space="preserve">senaryolar  ayrıntılı bir biçimde </w:delText>
          </w:r>
        </w:del>
      </w:ins>
      <w:ins w:id="997" w:author="EMRE MUTLU" w:date="2015-07-31T10:25:00Z">
        <w:del w:id="998" w:author="EMRAH COLAK" w:date="2015-07-31T14:14:00Z">
          <w:r w:rsidR="009E18BE" w:rsidDel="00074B95">
            <w:delText>ele alın</w:delText>
          </w:r>
        </w:del>
      </w:ins>
      <w:ins w:id="999" w:author="EMRE MUTLU" w:date="2015-07-31T10:27:00Z">
        <w:del w:id="1000" w:author="EMRAH COLAK" w:date="2015-07-31T14:14:00Z">
          <w:r w:rsidR="000F0DB3" w:rsidDel="00074B95">
            <w:delText>mıştır.</w:delText>
          </w:r>
        </w:del>
      </w:ins>
      <w:ins w:id="1001" w:author="EMRAH COLAK" w:date="2015-07-31T14:14:00Z">
        <w:r w:rsidR="00074B95" w:rsidRPr="00074B95">
          <w:t>Bu bağlamda ince istemci sanallaştırma tekmolojisinin avantajları ve dezavantajlarının da değerlendirildiği çalışmanın amacı, bu teknolojinin SGK tarafından kullanılabilirliğinin ve kullanılmasının sağlayacağı katkıların değerlendirilmesidir. Çalışma kapsamında ince istemci ile sanallaştırma teknolojisinden, bu teknolojinin kullanımından önceki ve sonraki durumlara ilişkin senaryolar  ayrıntılı bir biçimde ele alınmıştır.</w:t>
        </w:r>
      </w:ins>
    </w:p>
    <w:p w14:paraId="1D04831D" w14:textId="77777777" w:rsidR="00CD53BD" w:rsidRPr="00CD53BD" w:rsidRDefault="00CD53BD" w:rsidP="00CD53BD">
      <w:pPr>
        <w:spacing w:after="0" w:line="360" w:lineRule="auto"/>
        <w:ind w:firstLine="709"/>
        <w:jc w:val="both"/>
        <w:rPr>
          <w:ins w:id="1002" w:author="EMRE MUTLU" w:date="2015-07-31T10:09:00Z"/>
          <w:rFonts w:ascii="Times New Roman" w:hAnsi="Times New Roman"/>
          <w:sz w:val="24"/>
          <w:szCs w:val="24"/>
        </w:rPr>
      </w:pPr>
    </w:p>
    <w:p w14:paraId="5126BB96" w14:textId="2B794B6A" w:rsidR="00CD53BD" w:rsidRPr="00CD53BD" w:rsidDel="005E638F" w:rsidRDefault="00CD53BD" w:rsidP="00CD53BD">
      <w:pPr>
        <w:spacing w:after="0" w:line="360" w:lineRule="auto"/>
        <w:ind w:firstLine="709"/>
        <w:jc w:val="both"/>
        <w:rPr>
          <w:ins w:id="1003" w:author="EMRE MUTLU" w:date="2015-07-31T10:09:00Z"/>
          <w:del w:id="1004" w:author="EMRAH COLAK" w:date="2015-07-31T11:52:00Z"/>
          <w:rFonts w:ascii="Times New Roman" w:hAnsi="Times New Roman"/>
          <w:sz w:val="24"/>
          <w:szCs w:val="24"/>
        </w:rPr>
      </w:pPr>
    </w:p>
    <w:p w14:paraId="698C6CF8" w14:textId="4AADFC92" w:rsidR="00695276" w:rsidRPr="00CD53BD" w:rsidDel="00CD53BD" w:rsidRDefault="00695276">
      <w:pPr>
        <w:pStyle w:val="Balk1"/>
        <w:rPr>
          <w:del w:id="1005" w:author="EMRE MUTLU" w:date="2015-07-31T10:09:00Z"/>
          <w:b w:val="0"/>
          <w:rPrChange w:id="1006" w:author="EMRE MUTLU" w:date="2015-07-31T10:10:00Z">
            <w:rPr>
              <w:del w:id="1007" w:author="EMRE MUTLU" w:date="2015-07-31T10:09:00Z"/>
              <w:rFonts w:ascii="Times New Roman" w:hAnsi="Times New Roman"/>
              <w:b/>
              <w:sz w:val="24"/>
            </w:rPr>
          </w:rPrChange>
        </w:rPr>
        <w:pPrChange w:id="1008" w:author="EMRE MUTLU" w:date="2015-07-31T10:42:00Z">
          <w:pPr>
            <w:spacing w:after="0" w:line="360" w:lineRule="auto"/>
            <w:jc w:val="center"/>
          </w:pPr>
        </w:pPrChange>
      </w:pPr>
    </w:p>
    <w:p w14:paraId="4B3D61A6" w14:textId="7EAE9C21" w:rsidR="00695276" w:rsidRPr="00CD53BD" w:rsidDel="00CD53BD" w:rsidRDefault="00695276">
      <w:pPr>
        <w:pStyle w:val="Balk1"/>
        <w:rPr>
          <w:ins w:id="1009" w:author="EMRAH COLAK" w:date="2015-07-30T10:15:00Z"/>
          <w:del w:id="1010" w:author="EMRE MUTLU" w:date="2015-07-31T10:09:00Z"/>
        </w:rPr>
        <w:pPrChange w:id="1011" w:author="EMRE MUTLU" w:date="2015-07-31T10:42:00Z">
          <w:pPr>
            <w:pStyle w:val="NormalTimesNewRoman"/>
            <w:ind w:firstLine="709"/>
          </w:pPr>
        </w:pPrChange>
      </w:pPr>
      <w:del w:id="1012" w:author="EMRE MUTLU" w:date="2015-07-31T10:09:00Z">
        <w:r w:rsidRPr="002E6CAC" w:rsidDel="00CD53BD">
          <w:delText xml:space="preserve">Günümüzde artan nüfus, insanların vakit ayırması gereken daha çok görev ve sorumluluklarının olması ve gelişen teknolojiyle birlikte,  yapay zeka özelliklerine sahip bir çok makine ve akıllı uygulamalar </w:delText>
        </w:r>
        <w:r w:rsidR="00054D86" w:rsidRPr="009F0ABB" w:rsidDel="00CD53BD">
          <w:delText>canlıların hayatına girmiş bulunmaktadır</w:delText>
        </w:r>
        <w:r w:rsidRPr="003B659D" w:rsidDel="00CD53BD">
          <w:delText>.</w:delText>
        </w:r>
      </w:del>
      <w:ins w:id="1013" w:author="EMRAH COLAK" w:date="2015-07-29T12:46:00Z">
        <w:del w:id="1014" w:author="EMRE MUTLU" w:date="2015-07-31T10:09:00Z">
          <w:r w:rsidR="00C85C9D" w:rsidRPr="003B659D" w:rsidDel="00CD53BD">
            <w:delText xml:space="preserve"> </w:delText>
          </w:r>
        </w:del>
      </w:ins>
      <w:del w:id="1015" w:author="EMRE MUTLU" w:date="2015-07-31T10:09:00Z">
        <w:r w:rsidRPr="003B659D" w:rsidDel="00CD53BD">
          <w:delText xml:space="preserve"> Bu makineler sayesinde insanlar işlerini daha hızlı ve her yerden halledebilmekte, işlemlerdeki hata payları sıfıra yakınsamaktadır.</w:delText>
        </w:r>
      </w:del>
      <w:ins w:id="1016" w:author="EMRAH COLAK" w:date="2015-07-29T12:46:00Z">
        <w:del w:id="1017" w:author="EMRE MUTLU" w:date="2015-07-31T10:09:00Z">
          <w:r w:rsidR="00C85C9D" w:rsidRPr="00CD53BD" w:rsidDel="00CD53BD">
            <w:rPr>
              <w:rPrChange w:id="1018" w:author="EMRE MUTLU" w:date="2015-07-31T10:10:00Z">
                <w:rPr/>
              </w:rPrChange>
            </w:rPr>
            <w:delText xml:space="preserve"> </w:delText>
          </w:r>
        </w:del>
      </w:ins>
      <w:del w:id="1019" w:author="EMRE MUTLU" w:date="2015-07-31T10:09:00Z">
        <w:r w:rsidRPr="00CD53BD" w:rsidDel="00CD53BD">
          <w:rPr>
            <w:rPrChange w:id="1020" w:author="EMRE MUTLU" w:date="2015-07-31T10:10:00Z">
              <w:rPr/>
            </w:rPrChange>
          </w:rPr>
          <w:delText>b</w:delText>
        </w:r>
      </w:del>
      <w:ins w:id="1021" w:author="EMRAH COLAK" w:date="2015-07-29T12:46:00Z">
        <w:del w:id="1022" w:author="EMRE MUTLU" w:date="2015-07-31T10:09:00Z">
          <w:r w:rsidR="00C85C9D" w:rsidRPr="00CD53BD" w:rsidDel="00CD53BD">
            <w:rPr>
              <w:rPrChange w:id="1023" w:author="EMRE MUTLU" w:date="2015-07-31T10:10:00Z">
                <w:rPr/>
              </w:rPrChange>
            </w:rPr>
            <w:delText>B</w:delText>
          </w:r>
        </w:del>
      </w:ins>
      <w:del w:id="1024" w:author="EMRE MUTLU" w:date="2015-07-31T10:09:00Z">
        <w:r w:rsidRPr="00CD53BD" w:rsidDel="00CD53BD">
          <w:rPr>
            <w:rPrChange w:id="1025" w:author="EMRE MUTLU" w:date="2015-07-31T10:10:00Z">
              <w:rPr/>
            </w:rPrChange>
          </w:rPr>
          <w:delText xml:space="preserve">ütün bunlar göz önüne alındığında devlet kurumları da bu değişime ayak </w:delText>
        </w:r>
        <w:commentRangeStart w:id="1026"/>
        <w:commentRangeStart w:id="1027"/>
        <w:r w:rsidRPr="00CD53BD" w:rsidDel="00CD53BD">
          <w:rPr>
            <w:rPrChange w:id="1028" w:author="EMRE MUTLU" w:date="2015-07-31T10:10:00Z">
              <w:rPr/>
            </w:rPrChange>
          </w:rPr>
          <w:delText>uydurmak</w:delText>
        </w:r>
        <w:commentRangeEnd w:id="1026"/>
        <w:r w:rsidR="00AB2FA8" w:rsidRPr="00CD53BD" w:rsidDel="00CD53BD">
          <w:rPr>
            <w:rStyle w:val="AklamaBavurusu"/>
            <w:rFonts w:ascii="Calibri" w:hAnsi="Calibri"/>
          </w:rPr>
          <w:commentReference w:id="1026"/>
        </w:r>
        <w:r w:rsidRPr="00CD53BD" w:rsidDel="00CD53BD">
          <w:delText xml:space="preserve"> zorundadırlar.</w:delText>
        </w:r>
      </w:del>
    </w:p>
    <w:p w14:paraId="7791FACE" w14:textId="0BA88D09" w:rsidR="001A5558" w:rsidRPr="002E6CAC" w:rsidDel="00CD53BD" w:rsidRDefault="001A5558">
      <w:pPr>
        <w:pStyle w:val="Balk1"/>
        <w:rPr>
          <w:del w:id="1029" w:author="EMRE MUTLU" w:date="2015-07-31T10:09:00Z"/>
        </w:rPr>
        <w:pPrChange w:id="1030" w:author="EMRE MUTLU" w:date="2015-07-31T10:42:00Z">
          <w:pPr>
            <w:pStyle w:val="NormalTimesNewRoman"/>
            <w:ind w:firstLine="709"/>
          </w:pPr>
        </w:pPrChange>
      </w:pPr>
    </w:p>
    <w:p w14:paraId="0CD80B4E" w14:textId="6658CC4C" w:rsidR="00695276" w:rsidRPr="00CD53BD" w:rsidDel="00CD53BD" w:rsidRDefault="00695276">
      <w:pPr>
        <w:pStyle w:val="Balk1"/>
        <w:rPr>
          <w:ins w:id="1031" w:author="EMRAH COLAK" w:date="2015-07-30T10:15:00Z"/>
          <w:del w:id="1032" w:author="EMRE MUTLU" w:date="2015-07-31T10:09:00Z"/>
          <w:rPrChange w:id="1033" w:author="EMRE MUTLU" w:date="2015-07-31T10:10:00Z">
            <w:rPr>
              <w:ins w:id="1034" w:author="EMRAH COLAK" w:date="2015-07-30T10:15:00Z"/>
              <w:del w:id="1035" w:author="EMRE MUTLU" w:date="2015-07-31T10:09:00Z"/>
            </w:rPr>
          </w:rPrChange>
        </w:rPr>
        <w:pPrChange w:id="1036" w:author="EMRE MUTLU" w:date="2015-07-31T10:42:00Z">
          <w:pPr>
            <w:pStyle w:val="NormalTimesNewRoman"/>
            <w:ind w:firstLine="709"/>
          </w:pPr>
        </w:pPrChange>
      </w:pPr>
      <w:del w:id="1037" w:author="EMRE MUTLU" w:date="2015-07-31T10:09:00Z">
        <w:r w:rsidRPr="009F0ABB" w:rsidDel="00CD53BD">
          <w:delText xml:space="preserve">Öncelikle Sosyal Güvenlik Kurum’unun </w:delText>
        </w:r>
        <w:commentRangeEnd w:id="1027"/>
        <w:r w:rsidR="00AB2FA8" w:rsidRPr="00CD53BD" w:rsidDel="00CD53BD">
          <w:rPr>
            <w:rStyle w:val="AklamaBavurusu"/>
            <w:rFonts w:ascii="Calibri" w:hAnsi="Calibri"/>
          </w:rPr>
          <w:commentReference w:id="1027"/>
        </w:r>
        <w:r w:rsidRPr="00CD53BD" w:rsidDel="00CD53BD">
          <w:delText>hali hazırdaki durumundan bahsed</w:delText>
        </w:r>
      </w:del>
      <w:ins w:id="1038" w:author="EMRAH COLAK" w:date="2015-07-30T09:21:00Z">
        <w:del w:id="1039" w:author="EMRE MUTLU" w:date="2015-07-31T10:09:00Z">
          <w:r w:rsidR="00AC4D57" w:rsidRPr="00CD53BD" w:rsidDel="00CD53BD">
            <w:delText>ile</w:delText>
          </w:r>
        </w:del>
      </w:ins>
      <w:del w:id="1040" w:author="EMRE MUTLU" w:date="2015-07-31T10:09:00Z">
        <w:r w:rsidRPr="002E6CAC" w:rsidDel="00CD53BD">
          <w:delText xml:space="preserve">ecek olursak, taşra birimlerinde yaklaşık </w:delText>
        </w:r>
        <w:commentRangeStart w:id="1041"/>
        <w:r w:rsidRPr="002E6CAC" w:rsidDel="00CD53BD">
          <w:delText>30</w:delText>
        </w:r>
      </w:del>
      <w:ins w:id="1042" w:author="EMRAH COLAK" w:date="2015-07-29T12:46:00Z">
        <w:del w:id="1043" w:author="EMRE MUTLU" w:date="2015-07-31T10:09:00Z">
          <w:r w:rsidR="00C85C9D" w:rsidRPr="009F0ABB" w:rsidDel="00CD53BD">
            <w:delText>.</w:delText>
          </w:r>
        </w:del>
      </w:ins>
      <w:del w:id="1044" w:author="EMRE MUTLU" w:date="2015-07-31T10:09:00Z">
        <w:r w:rsidRPr="003B659D" w:rsidDel="00CD53BD">
          <w:delText>000</w:delText>
        </w:r>
        <w:commentRangeEnd w:id="1041"/>
        <w:r w:rsidR="00FE0A64" w:rsidRPr="00CD53BD" w:rsidDel="00CD53BD">
          <w:rPr>
            <w:rStyle w:val="AklamaBavurusu"/>
            <w:rFonts w:ascii="Calibri" w:hAnsi="Calibri"/>
          </w:rPr>
          <w:commentReference w:id="1041"/>
        </w:r>
        <w:r w:rsidRPr="00CD53BD" w:rsidDel="00CD53BD">
          <w:delText xml:space="preserve"> adet kişisel bilgisayar kullanılmakta </w:delText>
        </w:r>
        <w:commentRangeStart w:id="1045"/>
        <w:r w:rsidRPr="00CD53BD" w:rsidDel="00CD53BD">
          <w:delText>olup</w:delText>
        </w:r>
        <w:commentRangeEnd w:id="1045"/>
        <w:r w:rsidR="00FE0A64" w:rsidRPr="00CD53BD" w:rsidDel="00CD53BD">
          <w:rPr>
            <w:rStyle w:val="AklamaBavurusu"/>
            <w:rFonts w:ascii="Calibri" w:hAnsi="Calibri"/>
          </w:rPr>
          <w:commentReference w:id="1045"/>
        </w:r>
        <w:r w:rsidRPr="00CD53BD" w:rsidDel="00CD53BD">
          <w:delText xml:space="preserve"> bu bilgisayarlar hareketli parçalara sahip olduğundan zamanla sık sık arızalanırla</w:delText>
        </w:r>
        <w:r w:rsidRPr="002E6CAC" w:rsidDel="00CD53BD">
          <w:delText xml:space="preserve">r. Ayrıca buralara merkezden yapılan uzak bağlantılarda da gürültü kirliliğine, ağın kalitesine göre her taşra biriminde farklı ölçeklerde maruz </w:delText>
        </w:r>
        <w:commentRangeStart w:id="1046"/>
        <w:r w:rsidRPr="002E6CAC" w:rsidDel="00CD53BD">
          <w:delText xml:space="preserve">kalınmaktadır. Merkezden </w:delText>
        </w:r>
        <w:commentRangeEnd w:id="1046"/>
        <w:r w:rsidR="00FE0A64" w:rsidRPr="00CD53BD" w:rsidDel="00CD53BD">
          <w:rPr>
            <w:rStyle w:val="AklamaBavurusu"/>
            <w:rFonts w:ascii="Calibri" w:hAnsi="Calibri"/>
          </w:rPr>
          <w:commentReference w:id="1046"/>
        </w:r>
        <w:r w:rsidRPr="00CD53BD" w:rsidDel="00CD53BD">
          <w:delText xml:space="preserve">yapılan uygulama yazılımı yüklemeleri, anti virüs yükleme ve güncellemeleri, taşra </w:delText>
        </w:r>
        <w:r w:rsidRPr="002E6CAC" w:rsidDel="00CD53BD">
          <w:delText>sunucusundan yapılan iç ağ mimari ayarlamaları, işletim sistemi güncellemeleri F12 kurulumu gibi işler düşük bant genişliğinden dolayı oldukça uzun sürmekte ve vatandaşların Sosyal Güvenlik Kurum’undan aldıkları hizmetin kalitesini düşürmektedir. Ayrıca me</w:delText>
        </w:r>
        <w:r w:rsidRPr="009F0ABB" w:rsidDel="00CD53BD">
          <w:delText>vcut sistemin enerji tüketimi de tezde oluşturmaya çalışıl</w:delText>
        </w:r>
      </w:del>
      <w:ins w:id="1047" w:author="EMRAH COLAK" w:date="2015-07-30T09:10:00Z">
        <w:del w:id="1048" w:author="EMRE MUTLU" w:date="2015-07-31T10:09:00Z">
          <w:r w:rsidR="00106230" w:rsidRPr="003B659D" w:rsidDel="00CD53BD">
            <w:delText>mış</w:delText>
          </w:r>
        </w:del>
      </w:ins>
      <w:del w:id="1049" w:author="EMRE MUTLU" w:date="2015-07-31T10:09:00Z">
        <w:r w:rsidRPr="003B659D" w:rsidDel="00CD53BD">
          <w:delText>acak olan pilot sistemiyle kıyaslandığında oldukça fazla olması muhtemeldir. İşte tüm bu olumsuzluklar, bizi ister istemez yeni dinamik ve çok daha anlamlı bir mimari çözüme yöneltmektedir. Tam d</w:delText>
        </w:r>
        <w:r w:rsidRPr="00CD53BD" w:rsidDel="00CD53BD">
          <w:rPr>
            <w:rPrChange w:id="1050" w:author="EMRE MUTLU" w:date="2015-07-31T10:10:00Z">
              <w:rPr/>
            </w:rPrChange>
          </w:rPr>
          <w:delText>a burada ince istemci devreye girer.</w:delText>
        </w:r>
      </w:del>
    </w:p>
    <w:p w14:paraId="4A8E31FE" w14:textId="77A27552" w:rsidR="001A5558" w:rsidRPr="00CD53BD" w:rsidDel="00CD53BD" w:rsidRDefault="001A5558">
      <w:pPr>
        <w:pStyle w:val="Balk1"/>
        <w:rPr>
          <w:del w:id="1051" w:author="EMRE MUTLU" w:date="2015-07-31T10:09:00Z"/>
          <w:rPrChange w:id="1052" w:author="EMRE MUTLU" w:date="2015-07-31T10:10:00Z">
            <w:rPr>
              <w:del w:id="1053" w:author="EMRE MUTLU" w:date="2015-07-31T10:09:00Z"/>
            </w:rPr>
          </w:rPrChange>
        </w:rPr>
        <w:pPrChange w:id="1054" w:author="EMRE MUTLU" w:date="2015-07-31T10:42:00Z">
          <w:pPr>
            <w:pStyle w:val="NormalTimesNewRoman"/>
            <w:ind w:firstLine="709"/>
          </w:pPr>
        </w:pPrChange>
      </w:pPr>
    </w:p>
    <w:p w14:paraId="57365553" w14:textId="6AEE1E04" w:rsidR="00695276" w:rsidRPr="00CD53BD" w:rsidDel="00CD53BD" w:rsidRDefault="00695276">
      <w:pPr>
        <w:pStyle w:val="Balk1"/>
        <w:rPr>
          <w:ins w:id="1055" w:author="EMRAH COLAK" w:date="2015-07-30T10:15:00Z"/>
          <w:del w:id="1056" w:author="EMRE MUTLU" w:date="2015-07-31T10:09:00Z"/>
          <w:rPrChange w:id="1057" w:author="EMRE MUTLU" w:date="2015-07-31T10:10:00Z">
            <w:rPr>
              <w:ins w:id="1058" w:author="EMRAH COLAK" w:date="2015-07-30T10:15:00Z"/>
              <w:del w:id="1059" w:author="EMRE MUTLU" w:date="2015-07-31T10:09:00Z"/>
            </w:rPr>
          </w:rPrChange>
        </w:rPr>
        <w:pPrChange w:id="1060" w:author="EMRE MUTLU" w:date="2015-07-31T10:42:00Z">
          <w:pPr>
            <w:pStyle w:val="NormalTimesNewRoman"/>
            <w:ind w:firstLine="709"/>
          </w:pPr>
        </w:pPrChange>
      </w:pPr>
      <w:del w:id="1061" w:author="EMRE MUTLU" w:date="2015-07-31T10:09:00Z">
        <w:r w:rsidRPr="00CD53BD" w:rsidDel="00CD53BD">
          <w:rPr>
            <w:rPrChange w:id="1062" w:author="EMRE MUTLU" w:date="2015-07-31T10:10:00Z">
              <w:rPr/>
            </w:rPrChange>
          </w:rPr>
          <w:delText>İnce istemci, uzak birimlerdeki kullanıcı ihtiyaçlarını zamanla izleyerek buna göre o uzak birime merkezdeki kaynaklardan gerekli ve yeterli miktardakini ayırarak etkin çözümlerle ve daha az kaynak kullanımıyla (Sosyal Güvenlik Kurumu için) önemli bir iyileştirme sağlar.</w:delText>
        </w:r>
      </w:del>
    </w:p>
    <w:p w14:paraId="4C20AB0C" w14:textId="4C0263A2" w:rsidR="001A5558" w:rsidRPr="00CD53BD" w:rsidDel="00CD53BD" w:rsidRDefault="001A5558">
      <w:pPr>
        <w:pStyle w:val="Balk1"/>
        <w:rPr>
          <w:del w:id="1063" w:author="EMRE MUTLU" w:date="2015-07-31T10:09:00Z"/>
          <w:rPrChange w:id="1064" w:author="EMRE MUTLU" w:date="2015-07-31T10:10:00Z">
            <w:rPr>
              <w:del w:id="1065" w:author="EMRE MUTLU" w:date="2015-07-31T10:09:00Z"/>
            </w:rPr>
          </w:rPrChange>
        </w:rPr>
        <w:pPrChange w:id="1066" w:author="EMRE MUTLU" w:date="2015-07-31T10:42:00Z">
          <w:pPr>
            <w:pStyle w:val="NormalTimesNewRoman"/>
            <w:ind w:firstLine="709"/>
          </w:pPr>
        </w:pPrChange>
      </w:pPr>
    </w:p>
    <w:p w14:paraId="5A742E83" w14:textId="3C3A68BC" w:rsidR="00695276" w:rsidRPr="00CD53BD" w:rsidDel="00CD53BD" w:rsidRDefault="00695276">
      <w:pPr>
        <w:pStyle w:val="Balk1"/>
        <w:rPr>
          <w:del w:id="1067" w:author="EMRE MUTLU" w:date="2015-07-31T10:09:00Z"/>
          <w:rPrChange w:id="1068" w:author="EMRE MUTLU" w:date="2015-07-31T10:10:00Z">
            <w:rPr>
              <w:del w:id="1069" w:author="EMRE MUTLU" w:date="2015-07-31T10:09:00Z"/>
            </w:rPr>
          </w:rPrChange>
        </w:rPr>
        <w:pPrChange w:id="1070" w:author="EMRE MUTLU" w:date="2015-07-31T10:42:00Z">
          <w:pPr>
            <w:pStyle w:val="NormalTimesNewRoman"/>
            <w:ind w:firstLine="709"/>
          </w:pPr>
        </w:pPrChange>
      </w:pPr>
      <w:del w:id="1071" w:author="EMRE MUTLU" w:date="2015-07-31T10:09:00Z">
        <w:r w:rsidRPr="00CD53BD" w:rsidDel="00CD53BD">
          <w:rPr>
            <w:rPrChange w:id="1072" w:author="EMRE MUTLU" w:date="2015-07-31T10:10:00Z">
              <w:rPr/>
            </w:rPrChange>
          </w:rPr>
          <w:delText>İnce istemci sanallaştırma teknolojisi kullanır. Sanallaştırmanın nasıl bir teknoloji olduğu</w:delText>
        </w:r>
      </w:del>
      <w:ins w:id="1073" w:author="EMRAH COLAK" w:date="2015-07-30T09:22:00Z">
        <w:del w:id="1074" w:author="EMRE MUTLU" w:date="2015-07-31T10:09:00Z">
          <w:r w:rsidR="00AC4D57" w:rsidRPr="00CD53BD" w:rsidDel="00CD53BD">
            <w:rPr>
              <w:rPrChange w:id="1075" w:author="EMRE MUTLU" w:date="2015-07-31T10:10:00Z">
                <w:rPr/>
              </w:rPrChange>
            </w:rPr>
            <w:delText>ndan bahsedilecek olursa</w:delText>
          </w:r>
        </w:del>
      </w:ins>
      <w:del w:id="1076" w:author="EMRE MUTLU" w:date="2015-07-31T10:09:00Z">
        <w:r w:rsidRPr="00CD53BD" w:rsidDel="00CD53BD">
          <w:rPr>
            <w:rPrChange w:id="1077" w:author="EMRE MUTLU" w:date="2015-07-31T10:10:00Z">
              <w:rPr/>
            </w:rPrChange>
          </w:rPr>
          <w:delText>na gelirsek; sanallaştırma, fiziksel olarak merkezde olan büyük bir havuzu, ihtiyaç olduğu kadar (yazılım sayesinde) mantıksal birimlere bölerek daha verimli hale getirmektir. Böylece eskiden her birimde ayrı ayrı bulunan fiziksel kaynaktaki kullanılmayan kapasite daha etkin bir biçimde kullanıl</w:delText>
        </w:r>
      </w:del>
      <w:ins w:id="1078" w:author="EMRAH COLAK" w:date="2015-07-30T09:11:00Z">
        <w:del w:id="1079" w:author="EMRE MUTLU" w:date="2015-07-31T10:09:00Z">
          <w:r w:rsidR="00106230" w:rsidRPr="00CD53BD" w:rsidDel="00CD53BD">
            <w:rPr>
              <w:rPrChange w:id="1080" w:author="EMRE MUTLU" w:date="2015-07-31T10:10:00Z">
                <w:rPr/>
              </w:rPrChange>
            </w:rPr>
            <w:delText>mış</w:delText>
          </w:r>
        </w:del>
      </w:ins>
      <w:del w:id="1081" w:author="EMRE MUTLU" w:date="2015-07-31T10:09:00Z">
        <w:r w:rsidRPr="00CD53BD" w:rsidDel="00CD53BD">
          <w:rPr>
            <w:rPrChange w:id="1082" w:author="EMRE MUTLU" w:date="2015-07-31T10:10:00Z">
              <w:rPr/>
            </w:rPrChange>
          </w:rPr>
          <w:delText>acaktır.</w:delText>
        </w:r>
      </w:del>
    </w:p>
    <w:p w14:paraId="36293DDE" w14:textId="386FCD1C" w:rsidR="00695276" w:rsidRPr="00CD53BD" w:rsidDel="00CD53BD" w:rsidRDefault="000F7C00">
      <w:pPr>
        <w:pStyle w:val="Balk1"/>
        <w:rPr>
          <w:ins w:id="1083" w:author="EMRAH COLAK" w:date="2015-07-30T10:15:00Z"/>
          <w:del w:id="1084" w:author="EMRE MUTLU" w:date="2015-07-31T10:09:00Z"/>
          <w:rPrChange w:id="1085" w:author="EMRE MUTLU" w:date="2015-07-31T10:10:00Z">
            <w:rPr>
              <w:ins w:id="1086" w:author="EMRAH COLAK" w:date="2015-07-30T10:15:00Z"/>
              <w:del w:id="1087" w:author="EMRE MUTLU" w:date="2015-07-31T10:09:00Z"/>
            </w:rPr>
          </w:rPrChange>
        </w:rPr>
        <w:pPrChange w:id="1088" w:author="EMRE MUTLU" w:date="2015-07-31T10:42:00Z">
          <w:pPr>
            <w:pStyle w:val="NormalTimesNewRoman"/>
            <w:ind w:firstLine="709"/>
          </w:pPr>
        </w:pPrChange>
      </w:pPr>
      <w:del w:id="1089" w:author="EMRE MUTLU" w:date="2015-07-31T10:09:00Z">
        <w:r w:rsidRPr="00CD53BD" w:rsidDel="00CD53BD">
          <w:rPr>
            <w:noProof/>
            <w:lang w:eastAsia="tr-TR"/>
            <w:rPrChange w:id="1090" w:author="Unknown">
              <w:rPr/>
            </w:rPrChange>
          </w:rPr>
          <mc:AlternateContent>
            <mc:Choice Requires="wps">
              <w:drawing>
                <wp:anchor distT="0" distB="406400" distL="63500" distR="304800" simplePos="0" relativeHeight="251658752" behindDoc="1" locked="0" layoutInCell="1" allowOverlap="1" wp14:anchorId="39522F80" wp14:editId="20F51067">
                  <wp:simplePos x="0" y="0"/>
                  <wp:positionH relativeFrom="margin">
                    <wp:posOffset>5855970</wp:posOffset>
                  </wp:positionH>
                  <wp:positionV relativeFrom="paragraph">
                    <wp:posOffset>3757930</wp:posOffset>
                  </wp:positionV>
                  <wp:extent cx="76200" cy="152400"/>
                  <wp:effectExtent l="0" t="635" r="0" b="0"/>
                  <wp:wrapTopAndBottom/>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29A19" w14:textId="77777777" w:rsidR="00D6132C" w:rsidRDefault="00D6132C" w:rsidP="00560340">
                              <w:pPr>
                                <w:pStyle w:val="Gvdemetni30"/>
                                <w:shd w:val="clear" w:color="auto" w:fill="auto"/>
                                <w:spacing w:line="240" w:lineRule="exact"/>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522F80" id="_x0000_s1027" type="#_x0000_t202" style="position:absolute;left:0;text-align:left;margin-left:461.1pt;margin-top:295.9pt;width:6pt;height:12pt;z-index:-251657728;visibility:visible;mso-wrap-style:square;mso-width-percent:0;mso-height-percent:0;mso-wrap-distance-left:5pt;mso-wrap-distance-top:0;mso-wrap-distance-right:24pt;mso-wrap-distance-bottom:3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M1rAIAAK8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" filled="f" stroked="f">
                  <v:textbox style="mso-fit-shape-to-text:t" inset="0,0,0,0">
                    <w:txbxContent>
                      <w:p w14:paraId="06C29A19" w14:textId="77777777" w:rsidR="00D6132C" w:rsidRDefault="00D6132C" w:rsidP="00560340">
                        <w:pPr>
                          <w:pStyle w:val="Gvdemetni30"/>
                          <w:shd w:val="clear" w:color="auto" w:fill="auto"/>
                          <w:spacing w:line="240" w:lineRule="exact"/>
                        </w:pPr>
                      </w:p>
                    </w:txbxContent>
                  </v:textbox>
                  <w10:wrap type="topAndBottom" anchorx="margin"/>
                </v:shape>
              </w:pict>
            </mc:Fallback>
          </mc:AlternateContent>
        </w:r>
        <w:r w:rsidR="00695276" w:rsidRPr="00CD53BD" w:rsidDel="00CD53BD">
          <w:delText xml:space="preserve">Sanallaştırma yoksa kurumun bilgi işlem biriminin daha fazla güç sarf etmesini gerektiren, bazen çeşitli çıkmazlara da yol açan çeşitli sorunları vardır. </w:delText>
        </w:r>
        <w:r w:rsidR="00695276" w:rsidRPr="002E6CAC" w:rsidDel="00CD53BD">
          <w:delText>Eğer sanallaştırma yapılmamışsa k</w:delText>
        </w:r>
      </w:del>
      <w:ins w:id="1091" w:author="EMRAH COLAK" w:date="2015-07-30T10:17:00Z">
        <w:del w:id="1092" w:author="EMRE MUTLU" w:date="2015-07-31T10:09:00Z">
          <w:r w:rsidR="001A5558" w:rsidRPr="009F0ABB" w:rsidDel="00CD53BD">
            <w:delText>K</w:delText>
          </w:r>
        </w:del>
      </w:ins>
      <w:del w:id="1093" w:author="EMRE MUTLU" w:date="2015-07-31T10:09:00Z">
        <w:r w:rsidR="00695276" w:rsidRPr="003B659D" w:rsidDel="00CD53BD">
          <w:delText>aynaklar tam verimle kullanılamaz. Her sunucu için tek bir işletim s</w:delText>
        </w:r>
        <w:r w:rsidR="00695276" w:rsidRPr="00CD53BD" w:rsidDel="00CD53BD">
          <w:rPr>
            <w:rPrChange w:id="1094" w:author="EMRE MUTLU" w:date="2015-07-31T10:10:00Z">
              <w:rPr/>
            </w:rPrChange>
          </w:rPr>
          <w:delText>istemi kullanılır. Ayrıca sunucularda kullanılmayan işlemci, bellek, disk vardır. Yüzlerce sunucunun bulunduğu bir sistemi düşünü</w:delText>
        </w:r>
      </w:del>
      <w:ins w:id="1095" w:author="EMRAH COLAK" w:date="2015-07-30T09:22:00Z">
        <w:del w:id="1096" w:author="EMRE MUTLU" w:date="2015-07-31T10:09:00Z">
          <w:r w:rsidR="00AC4D57" w:rsidRPr="00CD53BD" w:rsidDel="00CD53BD">
            <w:rPr>
              <w:rPrChange w:id="1097" w:author="EMRE MUTLU" w:date="2015-07-31T10:10:00Z">
                <w:rPr/>
              </w:rPrChange>
            </w:rPr>
            <w:delText>lü</w:delText>
          </w:r>
        </w:del>
      </w:ins>
      <w:del w:id="1098" w:author="EMRE MUTLU" w:date="2015-07-31T10:09:00Z">
        <w:r w:rsidR="00695276" w:rsidRPr="00CD53BD" w:rsidDel="00CD53BD">
          <w:rPr>
            <w:rPrChange w:id="1099" w:author="EMRE MUTLU" w:date="2015-07-31T10:10:00Z">
              <w:rPr/>
            </w:rPrChange>
          </w:rPr>
          <w:delText>rsek bu kullanılmayan kapasite çok büyük miktarlara ulaşabilir. Bunlara ek olarak sunucuların her birinin ayrı ayrı elektrik, iklimlendirme ve kapladığı alan da önemli maliyetler oluşturmaktadır. Sunucu üzerinde çalışan yazılımlar da sanallaştırma yapılmadan önce donanımdan ayrılmaz durumdadır. Sunucuda meydana gelebilecek bir problem nedeniyle, eğer yedekli bir yapı kurulmamışsa, üzerinde çalışan uygulamalar da hizmet veremeyecektir. Arıza durumunda uygulamaların ve sunucuların tekrar ayağa kaldırılması da sanallaştırılmamış sistemlerde büyük zaman almaktadırlar. Böylece sunucuların yönetim maliyeti de oldukça külfetlidir.</w:delText>
        </w:r>
      </w:del>
    </w:p>
    <w:p w14:paraId="1C4EDA08" w14:textId="341C80D1" w:rsidR="001A5558" w:rsidRPr="00CD53BD" w:rsidDel="00CD53BD" w:rsidRDefault="001A5558">
      <w:pPr>
        <w:pStyle w:val="Balk1"/>
        <w:rPr>
          <w:del w:id="1100" w:author="EMRE MUTLU" w:date="2015-07-31T10:09:00Z"/>
          <w:rPrChange w:id="1101" w:author="EMRE MUTLU" w:date="2015-07-31T10:10:00Z">
            <w:rPr>
              <w:del w:id="1102" w:author="EMRE MUTLU" w:date="2015-07-31T10:09:00Z"/>
            </w:rPr>
          </w:rPrChange>
        </w:rPr>
        <w:pPrChange w:id="1103" w:author="EMRE MUTLU" w:date="2015-07-31T10:42:00Z">
          <w:pPr>
            <w:pStyle w:val="NormalTimesNewRoman"/>
            <w:ind w:firstLine="709"/>
          </w:pPr>
        </w:pPrChange>
      </w:pPr>
    </w:p>
    <w:p w14:paraId="6737452A" w14:textId="7FDCED35" w:rsidR="00695276" w:rsidRPr="00CD53BD" w:rsidDel="00CD53BD" w:rsidRDefault="00695276">
      <w:pPr>
        <w:pStyle w:val="Balk1"/>
        <w:rPr>
          <w:ins w:id="1104" w:author="EMRAH COLAK" w:date="2015-07-30T10:15:00Z"/>
          <w:del w:id="1105" w:author="EMRE MUTLU" w:date="2015-07-31T10:09:00Z"/>
          <w:rPrChange w:id="1106" w:author="EMRE MUTLU" w:date="2015-07-31T10:10:00Z">
            <w:rPr>
              <w:ins w:id="1107" w:author="EMRAH COLAK" w:date="2015-07-30T10:15:00Z"/>
              <w:del w:id="1108" w:author="EMRE MUTLU" w:date="2015-07-31T10:09:00Z"/>
            </w:rPr>
          </w:rPrChange>
        </w:rPr>
        <w:pPrChange w:id="1109" w:author="EMRE MUTLU" w:date="2015-07-31T10:42:00Z">
          <w:pPr>
            <w:pStyle w:val="NormalTimesNewRoman"/>
            <w:ind w:firstLine="709"/>
          </w:pPr>
        </w:pPrChange>
      </w:pPr>
      <w:del w:id="1110" w:author="EMRE MUTLU" w:date="2015-07-31T10:09:00Z">
        <w:r w:rsidRPr="00CD53BD" w:rsidDel="00CD53BD">
          <w:rPr>
            <w:rPrChange w:id="1111" w:author="EMRE MUTLU" w:date="2015-07-31T10:10:00Z">
              <w:rPr/>
            </w:rPrChange>
          </w:rPr>
          <w:delText>Eğer bir sistemde sanallaştırma çözümü olan ince istemci teknolojisi kullanılırsa bir takım faydalar elde edilecektir. Sunucu sanallaştırmadan örnek vermek gerekirse; bir sunucu içerisinde birden fazla işletim sistemi kurulup kaynaklar mantıksal olarak bölünebilir. Böylece sunucu üzerindeki işlemci, bellek v</w:delText>
        </w:r>
      </w:del>
      <w:ins w:id="1112" w:author="EMRAH COLAK" w:date="2015-07-29T12:48:00Z">
        <w:del w:id="1113" w:author="EMRE MUTLU" w:date="2015-07-31T10:09:00Z">
          <w:r w:rsidR="00C85C9D" w:rsidRPr="00CD53BD" w:rsidDel="00CD53BD">
            <w:rPr>
              <w:rPrChange w:id="1114" w:author="EMRE MUTLU" w:date="2015-07-31T10:10:00Z">
                <w:rPr/>
              </w:rPrChange>
            </w:rPr>
            <w:delText xml:space="preserve">e </w:delText>
          </w:r>
        </w:del>
      </w:ins>
      <w:del w:id="1115" w:author="EMRE MUTLU" w:date="2015-07-31T10:09:00Z">
        <w:r w:rsidRPr="00CD53BD" w:rsidDel="00CD53BD">
          <w:rPr>
            <w:rPrChange w:id="1116" w:author="EMRE MUTLU" w:date="2015-07-31T10:10:00Z">
              <w:rPr/>
            </w:rPrChange>
          </w:rPr>
          <w:delText>b</w:delText>
        </w:r>
      </w:del>
      <w:ins w:id="1117" w:author="EMRAH COLAK" w:date="2015-07-29T12:48:00Z">
        <w:del w:id="1118" w:author="EMRE MUTLU" w:date="2015-07-31T10:09:00Z">
          <w:r w:rsidR="00C85C9D" w:rsidRPr="00CD53BD" w:rsidDel="00CD53BD">
            <w:rPr>
              <w:rPrChange w:id="1119" w:author="EMRE MUTLU" w:date="2015-07-31T10:10:00Z">
                <w:rPr/>
              </w:rPrChange>
            </w:rPr>
            <w:delText>enzeri</w:delText>
          </w:r>
        </w:del>
      </w:ins>
      <w:del w:id="1120" w:author="EMRE MUTLU" w:date="2015-07-31T10:09:00Z">
        <w:r w:rsidRPr="00CD53BD" w:rsidDel="00CD53BD">
          <w:rPr>
            <w:rPrChange w:id="1121" w:author="EMRE MUTLU" w:date="2015-07-31T10:10:00Z">
              <w:rPr/>
            </w:rPrChange>
          </w:rPr>
          <w:delText>. kaynakların kullanımı iyi bir tasarımla maksimum seviyeye çıkarılabilir. Birden fazla sunucunun yaptığı işi sanallaştırma ile tek bir sunucuda toplayarak yer, elektrik, soğutma v</w:delText>
        </w:r>
      </w:del>
      <w:ins w:id="1122" w:author="EMRAH COLAK" w:date="2015-07-29T12:49:00Z">
        <w:del w:id="1123" w:author="EMRE MUTLU" w:date="2015-07-31T10:09:00Z">
          <w:r w:rsidR="00226358" w:rsidRPr="00CD53BD" w:rsidDel="00CD53BD">
            <w:rPr>
              <w:rPrChange w:id="1124" w:author="EMRE MUTLU" w:date="2015-07-31T10:10:00Z">
                <w:rPr/>
              </w:rPrChange>
            </w:rPr>
            <w:delText>e benzeri</w:delText>
          </w:r>
        </w:del>
      </w:ins>
      <w:del w:id="1125" w:author="EMRE MUTLU" w:date="2015-07-31T10:09:00Z">
        <w:r w:rsidRPr="00CD53BD" w:rsidDel="00CD53BD">
          <w:rPr>
            <w:rPrChange w:id="1126" w:author="EMRE MUTLU" w:date="2015-07-31T10:10:00Z">
              <w:rPr/>
            </w:rPrChange>
          </w:rPr>
          <w:delText xml:space="preserve">b. tasarrufları da yapmış olmak mümkündür. Ayrıca sanal makinelerin bulunduğu sunucuda fiziksel bir problem meydana geldiğinde üzerindeki sanal makineler başka bir sunucuya taşınabilir ve sistemde kesinti minimum düzeyde olur. Sanal makinelerin ayağa kalkma ve yeniden oluşturulması oldukça kısa süre almaktadır. Bu gibi sebeplerden dolayı sanallaştırma günümüzde büyük kurumlar için birçok fayda sağlamaktadır. Ancak bazı donanım bağımlı uygulamaların sanallaştırılmasında problemler ortaya çıkmaktadır. Bu problemlerin çözümü için sanallaştırma teknolojilerindeki gelişmeler devam etmektedir. Ayrıca ince istemci ile sanallaştırma teknolojilerinin gelişmesi ve </w:delText>
        </w:r>
      </w:del>
      <w:ins w:id="1127" w:author="EMRAH COLAK" w:date="2015-07-30T10:19:00Z">
        <w:del w:id="1128" w:author="EMRE MUTLU" w:date="2015-07-31T10:09:00Z">
          <w:r w:rsidR="008361D8" w:rsidRPr="00CD53BD" w:rsidDel="00CD53BD">
            <w:rPr>
              <w:rPrChange w:id="1129" w:author="EMRE MUTLU" w:date="2015-07-31T10:10:00Z">
                <w:rPr/>
              </w:rPrChange>
            </w:rPr>
            <w:delText>K</w:delText>
          </w:r>
        </w:del>
      </w:ins>
      <w:del w:id="1130" w:author="EMRE MUTLU" w:date="2015-07-31T10:09:00Z">
        <w:r w:rsidRPr="00CD53BD" w:rsidDel="00CD53BD">
          <w:rPr>
            <w:rPrChange w:id="1131" w:author="EMRE MUTLU" w:date="2015-07-31T10:10:00Z">
              <w:rPr/>
            </w:rPrChange>
          </w:rPr>
          <w:delText>kurum</w:delText>
        </w:r>
      </w:del>
      <w:ins w:id="1132" w:author="EMRAH COLAK" w:date="2015-07-30T10:19:00Z">
        <w:del w:id="1133" w:author="EMRE MUTLU" w:date="2015-07-31T10:09:00Z">
          <w:r w:rsidR="008361D8" w:rsidRPr="00CD53BD" w:rsidDel="00CD53BD">
            <w:rPr>
              <w:rPrChange w:id="1134" w:author="EMRE MUTLU" w:date="2015-07-31T10:10:00Z">
                <w:rPr/>
              </w:rPrChange>
            </w:rPr>
            <w:delText>’</w:delText>
          </w:r>
        </w:del>
      </w:ins>
      <w:del w:id="1135" w:author="EMRE MUTLU" w:date="2015-07-31T10:09:00Z">
        <w:r w:rsidRPr="00CD53BD" w:rsidDel="00CD53BD">
          <w:rPr>
            <w:rPrChange w:id="1136" w:author="EMRE MUTLU" w:date="2015-07-31T10:10:00Z">
              <w:rPr/>
            </w:rPrChange>
          </w:rPr>
          <w:delText>da</w:delText>
        </w:r>
      </w:del>
      <w:ins w:id="1137" w:author="EMRAH COLAK" w:date="2015-07-30T10:19:00Z">
        <w:del w:id="1138" w:author="EMRE MUTLU" w:date="2015-07-31T10:09:00Z">
          <w:r w:rsidR="008361D8" w:rsidRPr="00CD53BD" w:rsidDel="00CD53BD">
            <w:rPr>
              <w:rPrChange w:id="1139" w:author="EMRE MUTLU" w:date="2015-07-31T10:10:00Z">
                <w:rPr/>
              </w:rPrChange>
            </w:rPr>
            <w:delText xml:space="preserve"> </w:delText>
          </w:r>
        </w:del>
      </w:ins>
      <w:del w:id="1140" w:author="EMRE MUTLU" w:date="2015-07-31T10:09:00Z">
        <w:r w:rsidRPr="00CD53BD" w:rsidDel="00CD53BD">
          <w:rPr>
            <w:rPrChange w:id="1141" w:author="EMRE MUTLU" w:date="2015-07-31T10:10:00Z">
              <w:rPr/>
            </w:rPrChange>
          </w:rPr>
          <w:delText>(Sosyal Güvenlik Kurumu) uygulamasının artmasıyla bulut bilişim alt yapısı da bir yandan hazırlanmış olur.</w:delText>
        </w:r>
      </w:del>
    </w:p>
    <w:p w14:paraId="180F2340" w14:textId="5984F566" w:rsidR="001A5558" w:rsidRPr="00CD53BD" w:rsidDel="00CD53BD" w:rsidRDefault="001A5558">
      <w:pPr>
        <w:pStyle w:val="Balk1"/>
        <w:rPr>
          <w:del w:id="1142" w:author="EMRE MUTLU" w:date="2015-07-31T10:09:00Z"/>
          <w:rPrChange w:id="1143" w:author="EMRE MUTLU" w:date="2015-07-31T10:10:00Z">
            <w:rPr>
              <w:del w:id="1144" w:author="EMRE MUTLU" w:date="2015-07-31T10:09:00Z"/>
            </w:rPr>
          </w:rPrChange>
        </w:rPr>
        <w:pPrChange w:id="1145" w:author="EMRE MUTLU" w:date="2015-07-31T10:42:00Z">
          <w:pPr>
            <w:pStyle w:val="NormalTimesNewRoman"/>
            <w:ind w:firstLine="709"/>
          </w:pPr>
        </w:pPrChange>
      </w:pPr>
    </w:p>
    <w:p w14:paraId="4E653C17" w14:textId="241EB829" w:rsidR="00695276" w:rsidRPr="00CD53BD" w:rsidDel="00CD53BD" w:rsidRDefault="00695276">
      <w:pPr>
        <w:pStyle w:val="Balk1"/>
        <w:rPr>
          <w:del w:id="1146" w:author="EMRE MUTLU" w:date="2015-07-31T10:09:00Z"/>
          <w:rPrChange w:id="1147" w:author="EMRE MUTLU" w:date="2015-07-31T10:10:00Z">
            <w:rPr>
              <w:del w:id="1148" w:author="EMRE MUTLU" w:date="2015-07-31T10:09:00Z"/>
            </w:rPr>
          </w:rPrChange>
        </w:rPr>
        <w:pPrChange w:id="1149" w:author="EMRE MUTLU" w:date="2015-07-31T10:42:00Z">
          <w:pPr>
            <w:pStyle w:val="NormalTimesNewRoman"/>
            <w:ind w:firstLine="709"/>
          </w:pPr>
        </w:pPrChange>
      </w:pPr>
      <w:del w:id="1150" w:author="EMRE MUTLU" w:date="2015-07-31T10:09:00Z">
        <w:r w:rsidRPr="00CD53BD" w:rsidDel="00CD53BD">
          <w:rPr>
            <w:rPrChange w:id="1151" w:author="EMRE MUTLU" w:date="2015-07-31T10:10:00Z">
              <w:rPr/>
            </w:rPrChange>
          </w:rPr>
          <w:delText>Yukarıda sanallaştırmanın ve ince istemci teknolojisinin Sosyal Güvenlik Kurumu ve büyük bilgi işlem birimlerine sahip kurumlarda faydaları ve olmaması durumunda ne gibi problemlerin olabileceği ile ilgili bazı örnekler verilmiştir. Tez içerisinde ince istemci ile sanallaştırma teknolojisinden, önceki ve sonraki senaryolar daha ayrıntılı bir biçimde incelenecektir.</w:delText>
        </w:r>
      </w:del>
    </w:p>
    <w:p w14:paraId="1CBF2469" w14:textId="6FAF05F6" w:rsidR="00695276" w:rsidRPr="00513A2A" w:rsidDel="001A5558" w:rsidRDefault="00695276">
      <w:pPr>
        <w:pStyle w:val="Balk1"/>
        <w:rPr>
          <w:del w:id="1152" w:author="EMRAH COLAK" w:date="2015-07-30T10:15:00Z"/>
        </w:rPr>
        <w:pPrChange w:id="1153" w:author="EMRE MUTLU" w:date="2015-07-31T10:42:00Z">
          <w:pPr>
            <w:spacing w:after="0" w:line="360" w:lineRule="auto"/>
            <w:ind w:firstLine="709"/>
            <w:jc w:val="both"/>
          </w:pPr>
        </w:pPrChange>
      </w:pPr>
    </w:p>
    <w:p w14:paraId="6BE492C1" w14:textId="17C80686" w:rsidR="00695276" w:rsidRPr="00513A2A" w:rsidDel="001A5558" w:rsidRDefault="00695276">
      <w:pPr>
        <w:pStyle w:val="Balk1"/>
        <w:rPr>
          <w:del w:id="1154" w:author="EMRAH COLAK" w:date="2015-07-30T10:15:00Z"/>
        </w:rPr>
        <w:pPrChange w:id="1155" w:author="EMRE MUTLU" w:date="2015-07-31T10:42:00Z">
          <w:pPr>
            <w:spacing w:after="0" w:line="360" w:lineRule="auto"/>
            <w:ind w:firstLine="709"/>
            <w:jc w:val="both"/>
          </w:pPr>
        </w:pPrChange>
      </w:pPr>
    </w:p>
    <w:p w14:paraId="3ADEE24F" w14:textId="77777777" w:rsidR="00695276" w:rsidRPr="005026DD" w:rsidRDefault="00695276">
      <w:pPr>
        <w:pStyle w:val="Balk1"/>
      </w:pPr>
      <w:bookmarkStart w:id="1156" w:name="_Toc403983942"/>
      <w:bookmarkStart w:id="1157" w:name="_Toc404385050"/>
      <w:bookmarkStart w:id="1158" w:name="_Toc404431927"/>
      <w:bookmarkStart w:id="1159" w:name="_Toc404878070"/>
      <w:bookmarkStart w:id="1160" w:name="_Toc404979114"/>
      <w:bookmarkStart w:id="1161" w:name="_Toc405045519"/>
      <w:bookmarkStart w:id="1162" w:name="_Toc405230227"/>
      <w:bookmarkStart w:id="1163" w:name="_Toc405572856"/>
      <w:bookmarkStart w:id="1164" w:name="_Toc405650501"/>
      <w:bookmarkStart w:id="1165" w:name="_Toc405838755"/>
      <w:bookmarkStart w:id="1166" w:name="_Toc405842213"/>
      <w:bookmarkStart w:id="1167" w:name="_Toc405887169"/>
      <w:bookmarkStart w:id="1168" w:name="_Toc406579846"/>
      <w:bookmarkStart w:id="1169" w:name="_Toc424309401"/>
      <w:bookmarkStart w:id="1170" w:name="_Toc425946744"/>
      <w:r w:rsidRPr="005026DD">
        <w:t>BİRİNCİ BÖLÜM</w:t>
      </w:r>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p>
    <w:p w14:paraId="139CD5A1" w14:textId="60EE7CA8" w:rsidR="00695276" w:rsidRDefault="00695276">
      <w:pPr>
        <w:pStyle w:val="Balk1"/>
        <w:rPr>
          <w:ins w:id="1171" w:author="EMRAH COLAK" w:date="2015-07-29T15:47:00Z"/>
        </w:rPr>
      </w:pPr>
      <w:bookmarkStart w:id="1172" w:name="_Toc403983943"/>
      <w:bookmarkStart w:id="1173" w:name="_Toc404431928"/>
      <w:bookmarkStart w:id="1174" w:name="_Toc404878071"/>
      <w:bookmarkStart w:id="1175" w:name="_Toc404979115"/>
      <w:bookmarkStart w:id="1176" w:name="_Toc405045520"/>
      <w:bookmarkStart w:id="1177" w:name="_Toc405230228"/>
      <w:bookmarkStart w:id="1178" w:name="_Toc405572857"/>
      <w:bookmarkStart w:id="1179" w:name="_Toc405650502"/>
      <w:bookmarkStart w:id="1180" w:name="_Toc405838756"/>
      <w:bookmarkStart w:id="1181" w:name="_Toc405842214"/>
      <w:bookmarkStart w:id="1182" w:name="_Toc405887170"/>
      <w:bookmarkStart w:id="1183" w:name="_Toc406579847"/>
      <w:bookmarkStart w:id="1184" w:name="_Toc425946745"/>
      <w:r w:rsidRPr="005026DD">
        <w:t xml:space="preserve">SOSYAL GÜVENLİK KURUMU </w:t>
      </w:r>
      <w:bookmarkEnd w:id="1172"/>
      <w:bookmarkEnd w:id="1173"/>
      <w:r w:rsidRPr="005026DD">
        <w:t xml:space="preserve">BİLİŞİM AĞI VE </w:t>
      </w:r>
      <w:bookmarkEnd w:id="1174"/>
      <w:bookmarkEnd w:id="1175"/>
      <w:bookmarkEnd w:id="1176"/>
      <w:bookmarkEnd w:id="1177"/>
      <w:bookmarkEnd w:id="1178"/>
      <w:bookmarkEnd w:id="1179"/>
      <w:bookmarkEnd w:id="1180"/>
      <w:bookmarkEnd w:id="1181"/>
      <w:bookmarkEnd w:id="1182"/>
      <w:bookmarkEnd w:id="1183"/>
      <w:r w:rsidR="00790430" w:rsidRPr="005026DD">
        <w:t>SANAL MİMARİ</w:t>
      </w:r>
      <w:bookmarkEnd w:id="1184"/>
    </w:p>
    <w:p w14:paraId="21F986C8" w14:textId="77777777" w:rsidR="007A0BB7" w:rsidRPr="005026DD" w:rsidRDefault="007A0BB7">
      <w:pPr>
        <w:pStyle w:val="Balk1"/>
      </w:pPr>
    </w:p>
    <w:p w14:paraId="02BC4EAB" w14:textId="77777777" w:rsidR="00695276" w:rsidRDefault="00695276">
      <w:pPr>
        <w:spacing w:after="0" w:line="360" w:lineRule="auto"/>
        <w:ind w:firstLine="709"/>
        <w:jc w:val="both"/>
        <w:rPr>
          <w:ins w:id="1185" w:author="EMRAH COLAK" w:date="2015-07-30T10:24:00Z"/>
          <w:rFonts w:ascii="Times New Roman" w:hAnsi="Times New Roman"/>
          <w:sz w:val="24"/>
        </w:rPr>
        <w:pPrChange w:id="1186" w:author="EMRAH COLAK" w:date="2015-07-30T15:17:00Z">
          <w:pPr>
            <w:spacing w:after="240" w:line="360" w:lineRule="auto"/>
            <w:ind w:firstLine="709"/>
            <w:jc w:val="both"/>
          </w:pPr>
        </w:pPrChange>
      </w:pPr>
      <w:r>
        <w:rPr>
          <w:rFonts w:ascii="Times New Roman" w:hAnsi="Times New Roman"/>
          <w:sz w:val="24"/>
        </w:rPr>
        <w:t>BT</w:t>
      </w:r>
      <w:r w:rsidRPr="00513A2A">
        <w:rPr>
          <w:rFonts w:ascii="Times New Roman" w:hAnsi="Times New Roman"/>
          <w:sz w:val="24"/>
        </w:rPr>
        <w:t xml:space="preserve"> altyapısı, Kurumun belirli bilgi sistemi uygulamaları için ortam sağlayan teknolojik kaynaklarıdır.</w:t>
      </w:r>
      <w:r>
        <w:rPr>
          <w:rFonts w:ascii="Times New Roman" w:hAnsi="Times New Roman"/>
          <w:sz w:val="24"/>
        </w:rPr>
        <w:t xml:space="preserve"> BT sistemlerinin temelinde donanım ve yazılımdan oluşan bilgisayarlar olmakla beraber, bu sistemler çevresel unsurların oluşturduğu çerçevede, kurum içinde ve dış dünya ile irtibat halinde dinamik yapılardır. Görevlerini icra ederken çok geniş bir paydaş kümesi ile irtibattadırlar ve etkide bulunurlar.</w:t>
      </w:r>
      <w:r w:rsidRPr="00513A2A">
        <w:rPr>
          <w:rFonts w:ascii="Times New Roman" w:hAnsi="Times New Roman"/>
          <w:sz w:val="24"/>
        </w:rPr>
        <w:t xml:space="preserve"> </w:t>
      </w:r>
    </w:p>
    <w:p w14:paraId="4F054AA1" w14:textId="77777777" w:rsidR="006215D1" w:rsidRDefault="006215D1">
      <w:pPr>
        <w:spacing w:after="0" w:line="360" w:lineRule="auto"/>
        <w:ind w:firstLine="709"/>
        <w:jc w:val="both"/>
        <w:rPr>
          <w:rFonts w:ascii="Times New Roman" w:hAnsi="Times New Roman"/>
          <w:sz w:val="24"/>
        </w:rPr>
        <w:pPrChange w:id="1187" w:author="EMRAH COLAK" w:date="2015-07-30T15:17:00Z">
          <w:pPr>
            <w:spacing w:after="240" w:line="360" w:lineRule="auto"/>
            <w:ind w:firstLine="709"/>
            <w:jc w:val="both"/>
          </w:pPr>
        </w:pPrChange>
      </w:pPr>
    </w:p>
    <w:p w14:paraId="0D22AD0C" w14:textId="77777777" w:rsidR="00695276" w:rsidRDefault="00695276">
      <w:pPr>
        <w:spacing w:after="0" w:line="360" w:lineRule="auto"/>
        <w:ind w:firstLine="709"/>
        <w:jc w:val="both"/>
        <w:rPr>
          <w:ins w:id="1188" w:author="EMRAH COLAK" w:date="2015-07-30T10:24:00Z"/>
          <w:rFonts w:ascii="Times New Roman" w:hAnsi="Times New Roman"/>
          <w:sz w:val="24"/>
        </w:rPr>
        <w:pPrChange w:id="1189" w:author="EMRAH COLAK" w:date="2015-07-30T15:17:00Z">
          <w:pPr>
            <w:spacing w:after="240" w:line="360" w:lineRule="auto"/>
            <w:ind w:firstLine="709"/>
            <w:jc w:val="both"/>
          </w:pPr>
        </w:pPrChange>
      </w:pPr>
      <w:r>
        <w:rPr>
          <w:rFonts w:ascii="Times New Roman" w:hAnsi="Times New Roman"/>
          <w:sz w:val="24"/>
        </w:rPr>
        <w:t>Kurum BT</w:t>
      </w:r>
      <w:r w:rsidRPr="00513A2A">
        <w:rPr>
          <w:rFonts w:ascii="Times New Roman" w:hAnsi="Times New Roman"/>
          <w:sz w:val="24"/>
        </w:rPr>
        <w:t xml:space="preserve"> altyapısı, donanım, yazılım, danışmanlık, eğitim ve uygulama gibi Kurumun tümü tarafından paylaşılan hizmetlere olan yatırımları içermektedir.</w:t>
      </w:r>
      <w:r>
        <w:rPr>
          <w:rStyle w:val="DipnotBavurusu"/>
          <w:rFonts w:ascii="Times New Roman" w:hAnsi="Times New Roman"/>
          <w:sz w:val="24"/>
        </w:rPr>
        <w:footnoteReference w:id="1"/>
      </w:r>
      <w:r>
        <w:rPr>
          <w:rFonts w:ascii="Times New Roman" w:hAnsi="Times New Roman"/>
          <w:sz w:val="24"/>
        </w:rPr>
        <w:t xml:space="preserve"> SGK</w:t>
      </w:r>
      <w:r w:rsidRPr="00513A2A">
        <w:rPr>
          <w:rFonts w:ascii="Times New Roman" w:hAnsi="Times New Roman"/>
          <w:sz w:val="24"/>
        </w:rPr>
        <w:t>, Türkiye’</w:t>
      </w:r>
      <w:r>
        <w:rPr>
          <w:rFonts w:ascii="Times New Roman" w:hAnsi="Times New Roman"/>
          <w:sz w:val="24"/>
        </w:rPr>
        <w:t xml:space="preserve">de </w:t>
      </w:r>
      <w:r w:rsidRPr="00513A2A">
        <w:rPr>
          <w:rFonts w:ascii="Times New Roman" w:hAnsi="Times New Roman"/>
          <w:sz w:val="24"/>
        </w:rPr>
        <w:t>tüm ülke halkına hizmet sunan bir kurumdur.</w:t>
      </w:r>
      <w:r>
        <w:rPr>
          <w:rFonts w:ascii="Times New Roman" w:hAnsi="Times New Roman"/>
          <w:sz w:val="24"/>
        </w:rPr>
        <w:t xml:space="preserve"> Kurum emeklilik işlemlerini yürütmek,</w:t>
      </w:r>
      <w:r w:rsidRPr="00DD35B2">
        <w:rPr>
          <w:rFonts w:ascii="Times New Roman" w:hAnsi="Times New Roman"/>
          <w:sz w:val="24"/>
        </w:rPr>
        <w:t xml:space="preserve"> </w:t>
      </w:r>
      <w:r>
        <w:rPr>
          <w:rFonts w:ascii="Times New Roman" w:hAnsi="Times New Roman"/>
          <w:sz w:val="24"/>
        </w:rPr>
        <w:t>prim tahsilatı yapmak ve genel sağlık sigortasıyla ile ilgili konularda hizmet vermek gibi bir</w:t>
      </w:r>
      <w:r w:rsidRPr="00DD35B2">
        <w:rPr>
          <w:rFonts w:ascii="Times New Roman" w:hAnsi="Times New Roman"/>
          <w:sz w:val="24"/>
        </w:rPr>
        <w:t>çok görevi bünyesinde barındırmaktadır</w:t>
      </w:r>
      <w:r>
        <w:rPr>
          <w:rFonts w:ascii="Times New Roman" w:hAnsi="Times New Roman"/>
          <w:sz w:val="24"/>
        </w:rPr>
        <w:t>.</w:t>
      </w:r>
      <w:r>
        <w:rPr>
          <w:rStyle w:val="DipnotBavurusu"/>
          <w:rFonts w:ascii="Times New Roman" w:hAnsi="Times New Roman"/>
          <w:sz w:val="24"/>
        </w:rPr>
        <w:footnoteReference w:id="2"/>
      </w:r>
      <w:r w:rsidRPr="00513A2A">
        <w:rPr>
          <w:rFonts w:ascii="Times New Roman" w:hAnsi="Times New Roman"/>
          <w:sz w:val="24"/>
        </w:rPr>
        <w:t xml:space="preserve"> Kurumun iş süreçlerinde ve hizmetlerinde kullandığı bilgi teknolojilerinin de büyük çapta ve güncel teknolojilerle donatılmış olması kaçınılmaz bi</w:t>
      </w:r>
      <w:r>
        <w:rPr>
          <w:rFonts w:ascii="Times New Roman" w:hAnsi="Times New Roman"/>
          <w:sz w:val="24"/>
        </w:rPr>
        <w:t>r gerekliliktir.</w:t>
      </w:r>
    </w:p>
    <w:p w14:paraId="7226A039" w14:textId="77777777" w:rsidR="006215D1" w:rsidRDefault="006215D1">
      <w:pPr>
        <w:spacing w:after="0" w:line="360" w:lineRule="auto"/>
        <w:ind w:firstLine="709"/>
        <w:jc w:val="both"/>
        <w:rPr>
          <w:rFonts w:ascii="Times New Roman" w:hAnsi="Times New Roman"/>
          <w:sz w:val="24"/>
        </w:rPr>
        <w:pPrChange w:id="1239" w:author="EMRAH COLAK" w:date="2015-07-30T15:17:00Z">
          <w:pPr>
            <w:spacing w:after="240" w:line="360" w:lineRule="auto"/>
            <w:ind w:firstLine="709"/>
            <w:jc w:val="both"/>
          </w:pPr>
        </w:pPrChange>
      </w:pPr>
    </w:p>
    <w:p w14:paraId="06555E50" w14:textId="0D556F1C" w:rsidR="00A16980" w:rsidRDefault="00695276">
      <w:pPr>
        <w:spacing w:after="0" w:line="360" w:lineRule="auto"/>
        <w:ind w:firstLine="709"/>
        <w:jc w:val="both"/>
        <w:rPr>
          <w:ins w:id="1240" w:author="EMRAH COLAK" w:date="2015-07-30T10:34:00Z"/>
          <w:rFonts w:ascii="Times New Roman" w:hAnsi="Times New Roman"/>
          <w:sz w:val="24"/>
        </w:rPr>
        <w:pPrChange w:id="1241" w:author="EMRAH COLAK" w:date="2015-07-30T15:17:00Z">
          <w:pPr>
            <w:spacing w:after="240" w:line="360" w:lineRule="auto"/>
            <w:ind w:firstLine="709"/>
            <w:jc w:val="both"/>
          </w:pPr>
        </w:pPrChange>
      </w:pPr>
      <w:r>
        <w:rPr>
          <w:rFonts w:ascii="Times New Roman" w:hAnsi="Times New Roman"/>
          <w:sz w:val="24"/>
        </w:rPr>
        <w:t xml:space="preserve"> Kurum</w:t>
      </w:r>
      <w:r w:rsidRPr="00513A2A">
        <w:rPr>
          <w:rFonts w:ascii="Times New Roman" w:hAnsi="Times New Roman"/>
          <w:sz w:val="24"/>
        </w:rPr>
        <w:t xml:space="preserve"> bilgi işlem altyapısında web sunucuları iç kullanıcılarına yönelik olar</w:t>
      </w:r>
      <w:r>
        <w:rPr>
          <w:rFonts w:ascii="Times New Roman" w:hAnsi="Times New Roman"/>
          <w:sz w:val="24"/>
        </w:rPr>
        <w:t>ak kullanılan İntranet Portalını</w:t>
      </w:r>
      <w:r w:rsidRPr="00513A2A">
        <w:rPr>
          <w:rFonts w:ascii="Times New Roman" w:hAnsi="Times New Roman"/>
          <w:sz w:val="24"/>
        </w:rPr>
        <w:t xml:space="preserve"> ve ülke çapın</w:t>
      </w:r>
      <w:r>
        <w:rPr>
          <w:rFonts w:ascii="Times New Roman" w:hAnsi="Times New Roman"/>
          <w:sz w:val="24"/>
        </w:rPr>
        <w:t>da kullanılan İnternet Portalını</w:t>
      </w:r>
      <w:r w:rsidRPr="00513A2A">
        <w:rPr>
          <w:rFonts w:ascii="Times New Roman" w:hAnsi="Times New Roman"/>
          <w:sz w:val="24"/>
        </w:rPr>
        <w:t xml:space="preserve"> sun</w:t>
      </w:r>
      <w:r>
        <w:rPr>
          <w:rFonts w:ascii="Times New Roman" w:hAnsi="Times New Roman"/>
          <w:sz w:val="24"/>
        </w:rPr>
        <w:t>maktadır. Kurumun</w:t>
      </w:r>
      <w:r w:rsidRPr="00513A2A">
        <w:rPr>
          <w:rFonts w:ascii="Times New Roman" w:hAnsi="Times New Roman"/>
          <w:sz w:val="24"/>
        </w:rPr>
        <w:t xml:space="preserve"> yurt çapında taşra teşkilatı ile bilgi sistemleri destekli uygulamaları günde 80 milyon</w:t>
      </w:r>
      <w:ins w:id="1242" w:author="EMRE MUTLU" w:date="2015-07-31T10:29:00Z">
        <w:r w:rsidR="000F0DB3">
          <w:rPr>
            <w:rFonts w:ascii="Times New Roman" w:hAnsi="Times New Roman"/>
            <w:sz w:val="24"/>
          </w:rPr>
          <w:t>un</w:t>
        </w:r>
      </w:ins>
      <w:r w:rsidRPr="00513A2A">
        <w:rPr>
          <w:rFonts w:ascii="Times New Roman" w:hAnsi="Times New Roman"/>
          <w:sz w:val="24"/>
        </w:rPr>
        <w:t xml:space="preserve"> üzerinde yeni kayıt işlem hızı ile çalışmaktadır.</w:t>
      </w:r>
      <w:r>
        <w:rPr>
          <w:rStyle w:val="DipnotBavurusu"/>
          <w:rFonts w:ascii="Times New Roman" w:hAnsi="Times New Roman"/>
          <w:sz w:val="24"/>
        </w:rPr>
        <w:footnoteReference w:id="3"/>
      </w:r>
      <w:r>
        <w:rPr>
          <w:rFonts w:ascii="Times New Roman" w:hAnsi="Times New Roman"/>
          <w:sz w:val="24"/>
        </w:rPr>
        <w:t xml:space="preserve"> Medula Hastane Uygulaması vasıtasıyla günlük ortalama 1.800.000 provizyon ile 2.976 hastaneye çevrimiçi hizmet verilmektedir. Medula Eczane Uygulaması vasıtasıyla </w:t>
      </w:r>
      <w:ins w:id="1256" w:author="EMRE MUTLU" w:date="2015-07-31T10:29:00Z">
        <w:r w:rsidR="000F0DB3">
          <w:rPr>
            <w:rFonts w:ascii="Times New Roman" w:hAnsi="Times New Roman"/>
            <w:sz w:val="24"/>
          </w:rPr>
          <w:t xml:space="preserve">da </w:t>
        </w:r>
      </w:ins>
      <w:r>
        <w:rPr>
          <w:rFonts w:ascii="Times New Roman" w:hAnsi="Times New Roman"/>
          <w:sz w:val="24"/>
        </w:rPr>
        <w:t xml:space="preserve">günlük ortalama 1.500.000 provizyon ile 23.699 eczaneye çevrimiçi hizmet verilmektedir. </w:t>
      </w:r>
      <w:del w:id="1257" w:author="EMRE MUTLU" w:date="2015-07-31T10:29:00Z">
        <w:r w:rsidDel="000F0DB3">
          <w:rPr>
            <w:rFonts w:ascii="Times New Roman" w:hAnsi="Times New Roman"/>
            <w:sz w:val="24"/>
          </w:rPr>
          <w:delText xml:space="preserve">GSS </w:delText>
        </w:r>
      </w:del>
      <w:ins w:id="1258" w:author="EMRE MUTLU" w:date="2015-07-31T10:29:00Z">
        <w:r w:rsidR="000F0DB3">
          <w:rPr>
            <w:rFonts w:ascii="Times New Roman" w:hAnsi="Times New Roman"/>
            <w:sz w:val="24"/>
          </w:rPr>
          <w:t xml:space="preserve">Geenl Sağlık Sigortası </w:t>
        </w:r>
      </w:ins>
      <w:r>
        <w:rPr>
          <w:rFonts w:ascii="Times New Roman" w:hAnsi="Times New Roman"/>
          <w:sz w:val="24"/>
        </w:rPr>
        <w:t>hak sahiplerine sağlık hizmetlerini karşılamak amacıyla yapılan şahıs ödemelerini tek bir veri tabanında toplayarak Medula Şahıs Ödemeleri Uygulaması devreye alınmış</w:t>
      </w:r>
      <w:del w:id="1259" w:author="EMRE MUTLU" w:date="2015-07-31T10:29:00Z">
        <w:r w:rsidDel="000F0DB3">
          <w:rPr>
            <w:rFonts w:ascii="Times New Roman" w:hAnsi="Times New Roman"/>
            <w:sz w:val="24"/>
          </w:rPr>
          <w:delText>tır,</w:delText>
        </w:r>
      </w:del>
      <w:ins w:id="1260" w:author="EMRE MUTLU" w:date="2015-07-31T10:29:00Z">
        <w:r w:rsidR="000F0DB3">
          <w:rPr>
            <w:rFonts w:ascii="Times New Roman" w:hAnsi="Times New Roman"/>
            <w:sz w:val="24"/>
          </w:rPr>
          <w:t xml:space="preserve"> ve </w:t>
        </w:r>
      </w:ins>
      <w:del w:id="1261" w:author="EMRE MUTLU" w:date="2015-07-31T10:29:00Z">
        <w:r w:rsidDel="000F0DB3">
          <w:rPr>
            <w:rFonts w:ascii="Times New Roman" w:hAnsi="Times New Roman"/>
            <w:sz w:val="24"/>
          </w:rPr>
          <w:delText xml:space="preserve"> </w:delText>
        </w:r>
      </w:del>
      <w:r>
        <w:rPr>
          <w:rFonts w:ascii="Times New Roman" w:hAnsi="Times New Roman"/>
          <w:sz w:val="24"/>
        </w:rPr>
        <w:t xml:space="preserve">yaklaşık 2.685 kullanıcısıyla hizmet vermektedir. Verinin izinsiz ya da yanlışlıkla değiştirilmesini, silinmesini veya veriye ekleme yapılmasını önlemek amacıyla elektronik reçete uygulaması </w:t>
      </w:r>
      <w:r>
        <w:rPr>
          <w:rFonts w:ascii="Times New Roman" w:hAnsi="Times New Roman"/>
          <w:sz w:val="24"/>
        </w:rPr>
        <w:lastRenderedPageBreak/>
        <w:t xml:space="preserve">başlatılmıştır. E-Haciz sistemiyle; haciz istek dosyası </w:t>
      </w:r>
      <w:commentRangeStart w:id="1262"/>
      <w:r>
        <w:rPr>
          <w:rFonts w:ascii="Times New Roman" w:hAnsi="Times New Roman"/>
          <w:sz w:val="24"/>
        </w:rPr>
        <w:t xml:space="preserve">elektronik ortamda bankalara gönderilmekte ve </w:t>
      </w:r>
      <w:commentRangeEnd w:id="1262"/>
      <w:r w:rsidR="00AB2FA8">
        <w:rPr>
          <w:rStyle w:val="AklamaBavurusu"/>
        </w:rPr>
        <w:commentReference w:id="1262"/>
      </w:r>
      <w:r>
        <w:rPr>
          <w:rFonts w:ascii="Times New Roman" w:hAnsi="Times New Roman"/>
          <w:sz w:val="24"/>
        </w:rPr>
        <w:t>borçluların hesaplarındaki varlıklara bloke konularak kurum alacakları tahsil edilmektedir.</w:t>
      </w:r>
      <w:r>
        <w:rPr>
          <w:rStyle w:val="DipnotBavurusu"/>
          <w:rFonts w:ascii="Times New Roman" w:hAnsi="Times New Roman"/>
          <w:sz w:val="24"/>
        </w:rPr>
        <w:footnoteReference w:id="4"/>
      </w:r>
      <w:r>
        <w:rPr>
          <w:rFonts w:ascii="Times New Roman" w:hAnsi="Times New Roman"/>
          <w:sz w:val="24"/>
        </w:rPr>
        <w:t xml:space="preserve"> Bahsedilen bu uygulamalar gibi birçok uygulama Kurum BT altyapısı kullanılarak gerçekleş</w:t>
      </w:r>
      <w:ins w:id="1302" w:author="EMRE MUTLU" w:date="2015-07-31T10:30:00Z">
        <w:r w:rsidR="000F0DB3">
          <w:rPr>
            <w:rFonts w:ascii="Times New Roman" w:hAnsi="Times New Roman"/>
            <w:sz w:val="24"/>
          </w:rPr>
          <w:t>tiril</w:t>
        </w:r>
      </w:ins>
      <w:r>
        <w:rPr>
          <w:rFonts w:ascii="Times New Roman" w:hAnsi="Times New Roman"/>
          <w:sz w:val="24"/>
        </w:rPr>
        <w:t xml:space="preserve">mektedir. </w:t>
      </w:r>
    </w:p>
    <w:p w14:paraId="7733F127" w14:textId="77777777" w:rsidR="001072E5" w:rsidRDefault="001072E5">
      <w:pPr>
        <w:spacing w:after="0" w:line="360" w:lineRule="auto"/>
        <w:ind w:firstLine="709"/>
        <w:jc w:val="both"/>
        <w:rPr>
          <w:rFonts w:ascii="Times New Roman" w:hAnsi="Times New Roman"/>
          <w:sz w:val="24"/>
        </w:rPr>
        <w:pPrChange w:id="1303" w:author="EMRAH COLAK" w:date="2015-07-30T15:17:00Z">
          <w:pPr>
            <w:spacing w:after="240" w:line="360" w:lineRule="auto"/>
            <w:ind w:firstLine="709"/>
            <w:jc w:val="both"/>
          </w:pPr>
        </w:pPrChange>
      </w:pPr>
    </w:p>
    <w:p w14:paraId="140FC8F8" w14:textId="5590E1FC" w:rsidR="002C7258" w:rsidRPr="00A16980" w:rsidRDefault="00A16980">
      <w:pPr>
        <w:pStyle w:val="ResimYazs"/>
        <w:spacing w:after="0"/>
        <w:pPrChange w:id="1304" w:author="EMRAH COLAK" w:date="2015-07-30T10:34:00Z">
          <w:pPr>
            <w:pStyle w:val="ResimYazs"/>
            <w:ind w:firstLine="708"/>
          </w:pPr>
        </w:pPrChange>
      </w:pPr>
      <w:bookmarkStart w:id="1305" w:name="şekil101"/>
      <w:commentRangeStart w:id="1306"/>
      <w:r>
        <w:t>Şekil 1</w:t>
      </w:r>
      <w:ins w:id="1307" w:author="EMRAH COLAK" w:date="2015-07-29T16:51:00Z">
        <w:r w:rsidR="00EF2EE6">
          <w:t>:</w:t>
        </w:r>
      </w:ins>
      <w:del w:id="1308" w:author="EMRAH COLAK" w:date="2015-07-29T16:51:00Z">
        <w:r w:rsidDel="00EF2EE6">
          <w:noBreakHyphen/>
        </w:r>
        <w:r w:rsidR="008B516E" w:rsidDel="00EF2EE6">
          <w:fldChar w:fldCharType="begin"/>
        </w:r>
        <w:r w:rsidR="008B516E" w:rsidDel="00EF2EE6">
          <w:delInstrText xml:space="preserve"> SEQ Şekil \* ARABIC \s 1 </w:delInstrText>
        </w:r>
        <w:r w:rsidR="008B516E" w:rsidDel="00EF2EE6">
          <w:fldChar w:fldCharType="separate"/>
        </w:r>
        <w:r w:rsidR="00DE1CAA" w:rsidDel="00EF2EE6">
          <w:rPr>
            <w:noProof/>
          </w:rPr>
          <w:delText>1</w:delText>
        </w:r>
        <w:r w:rsidR="008B516E" w:rsidDel="00EF2EE6">
          <w:rPr>
            <w:noProof/>
          </w:rPr>
          <w:fldChar w:fldCharType="end"/>
        </w:r>
      </w:del>
      <w:r>
        <w:t xml:space="preserve"> </w:t>
      </w:r>
      <w:r w:rsidRPr="00D67E72">
        <w:t>Ağ Mimarisi</w:t>
      </w:r>
      <w:r>
        <w:t xml:space="preserve"> Örneği</w:t>
      </w:r>
      <w:commentRangeEnd w:id="1306"/>
      <w:r w:rsidR="00A8475E">
        <w:rPr>
          <w:rStyle w:val="AklamaBavurusu"/>
          <w:rFonts w:ascii="Calibri" w:hAnsi="Calibri"/>
          <w:iCs w:val="0"/>
        </w:rPr>
        <w:commentReference w:id="1306"/>
      </w:r>
    </w:p>
    <w:bookmarkEnd w:id="1305"/>
    <w:p w14:paraId="3C9D993B" w14:textId="77777777" w:rsidR="002C7258" w:rsidRDefault="000F7C00" w:rsidP="00934DC7">
      <w:pPr>
        <w:spacing w:after="240" w:line="360" w:lineRule="auto"/>
        <w:jc w:val="both"/>
        <w:rPr>
          <w:rFonts w:ascii="Times New Roman" w:hAnsi="Times New Roman"/>
          <w:sz w:val="24"/>
        </w:rPr>
      </w:pPr>
      <w:r>
        <w:rPr>
          <w:rFonts w:ascii="Times New Roman" w:hAnsi="Times New Roman"/>
          <w:noProof/>
          <w:sz w:val="24"/>
          <w:lang w:eastAsia="tr-TR"/>
        </w:rPr>
        <w:drawing>
          <wp:inline distT="0" distB="0" distL="0" distR="0" wp14:anchorId="7482FD28" wp14:editId="6036DB25">
            <wp:extent cx="5224145" cy="3967480"/>
            <wp:effectExtent l="0" t="0" r="0" b="0"/>
            <wp:docPr id="1" name="Resim 1" descr="topol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j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4145" cy="3967480"/>
                    </a:xfrm>
                    <a:prstGeom prst="rect">
                      <a:avLst/>
                    </a:prstGeom>
                    <a:noFill/>
                    <a:ln>
                      <a:noFill/>
                    </a:ln>
                  </pic:spPr>
                </pic:pic>
              </a:graphicData>
            </a:graphic>
          </wp:inline>
        </w:drawing>
      </w:r>
    </w:p>
    <w:p w14:paraId="050C35CB" w14:textId="77777777" w:rsidR="00657E26" w:rsidRDefault="00657E26">
      <w:pPr>
        <w:spacing w:after="0" w:line="360" w:lineRule="auto"/>
        <w:jc w:val="both"/>
        <w:rPr>
          <w:ins w:id="1309" w:author="EMRAH COLAK" w:date="2015-07-30T10:31:00Z"/>
          <w:rFonts w:ascii="Times New Roman" w:hAnsi="Times New Roman"/>
          <w:szCs w:val="24"/>
        </w:rPr>
        <w:pPrChange w:id="1310" w:author="EMRAH COLAK" w:date="2015-07-30T10:34:00Z">
          <w:pPr>
            <w:spacing w:after="240" w:line="360" w:lineRule="auto"/>
            <w:ind w:firstLine="708"/>
            <w:jc w:val="both"/>
          </w:pPr>
        </w:pPrChange>
      </w:pPr>
      <w:commentRangeStart w:id="1311"/>
      <w:r w:rsidRPr="005F6454">
        <w:rPr>
          <w:rFonts w:ascii="Times New Roman" w:hAnsi="Times New Roman"/>
          <w:szCs w:val="24"/>
        </w:rPr>
        <w:t>Kayn</w:t>
      </w:r>
      <w:commentRangeEnd w:id="1311"/>
      <w:r w:rsidR="00A8475E">
        <w:rPr>
          <w:rStyle w:val="AklamaBavurusu"/>
        </w:rPr>
        <w:commentReference w:id="1311"/>
      </w:r>
      <w:r w:rsidRPr="005F6454">
        <w:rPr>
          <w:rFonts w:ascii="Times New Roman" w:hAnsi="Times New Roman"/>
          <w:szCs w:val="24"/>
        </w:rPr>
        <w:t>ak: TÜBİTAK https://www.bilgiguvenligi.gov.tr</w:t>
      </w:r>
    </w:p>
    <w:p w14:paraId="0CE29D50" w14:textId="77777777" w:rsidR="00891250" w:rsidRPr="005F6454" w:rsidRDefault="00891250">
      <w:pPr>
        <w:spacing w:after="0" w:line="360" w:lineRule="auto"/>
        <w:jc w:val="both"/>
        <w:rPr>
          <w:rFonts w:ascii="Times New Roman" w:hAnsi="Times New Roman"/>
          <w:szCs w:val="24"/>
        </w:rPr>
        <w:pPrChange w:id="1312" w:author="EMRAH COLAK" w:date="2015-07-30T10:34:00Z">
          <w:pPr>
            <w:spacing w:after="240" w:line="360" w:lineRule="auto"/>
            <w:ind w:firstLine="708"/>
            <w:jc w:val="both"/>
          </w:pPr>
        </w:pPrChange>
      </w:pPr>
    </w:p>
    <w:p w14:paraId="4078598E" w14:textId="77777777" w:rsidR="00695276" w:rsidRDefault="00695276">
      <w:pPr>
        <w:pStyle w:val="Balk2"/>
      </w:pPr>
      <w:del w:id="1313" w:author="EMRAH COLAK" w:date="2015-07-29T12:04:00Z">
        <w:r w:rsidRPr="00513A2A" w:rsidDel="00BB7E02">
          <w:tab/>
        </w:r>
      </w:del>
      <w:bookmarkStart w:id="1314" w:name="_Toc425946746"/>
      <w:commentRangeStart w:id="1315"/>
      <w:r w:rsidRPr="00513A2A">
        <w:t>Kurum Bilgi İşlem Ağ Mimarisi</w:t>
      </w:r>
      <w:commentRangeEnd w:id="1315"/>
      <w:r w:rsidR="00AB2FA8">
        <w:rPr>
          <w:rStyle w:val="AklamaBavurusu"/>
          <w:rFonts w:ascii="Calibri" w:eastAsia="Calibri" w:hAnsi="Calibri"/>
          <w:b w:val="0"/>
        </w:rPr>
        <w:commentReference w:id="1315"/>
      </w:r>
      <w:bookmarkEnd w:id="1314"/>
    </w:p>
    <w:p w14:paraId="641067E3" w14:textId="2C00C676" w:rsidR="007B5C1B" w:rsidRDefault="00695276">
      <w:pPr>
        <w:spacing w:after="0" w:line="360" w:lineRule="auto"/>
        <w:ind w:firstLine="709"/>
        <w:jc w:val="both"/>
        <w:rPr>
          <w:ins w:id="1316" w:author="EMRAH COLAK" w:date="2015-07-30T10:25:00Z"/>
          <w:rFonts w:ascii="Times New Roman" w:hAnsi="Times New Roman"/>
          <w:sz w:val="24"/>
          <w:szCs w:val="24"/>
        </w:rPr>
        <w:pPrChange w:id="1317" w:author="EMRAH COLAK" w:date="2015-07-30T10:29:00Z">
          <w:pPr>
            <w:spacing w:before="240" w:after="240" w:line="360" w:lineRule="auto"/>
            <w:ind w:firstLine="709"/>
            <w:jc w:val="both"/>
          </w:pPr>
        </w:pPrChange>
      </w:pPr>
      <w:r>
        <w:rPr>
          <w:rFonts w:ascii="Times New Roman" w:hAnsi="Times New Roman"/>
          <w:sz w:val="24"/>
          <w:szCs w:val="24"/>
        </w:rPr>
        <w:t>Kurumdaki bilgi işlem</w:t>
      </w:r>
      <w:r w:rsidRPr="00EF43DA">
        <w:rPr>
          <w:rFonts w:ascii="Times New Roman" w:hAnsi="Times New Roman"/>
          <w:sz w:val="24"/>
          <w:szCs w:val="24"/>
        </w:rPr>
        <w:t xml:space="preserve"> ağı; </w:t>
      </w:r>
      <w:r>
        <w:rPr>
          <w:rFonts w:ascii="Times New Roman" w:hAnsi="Times New Roman"/>
          <w:sz w:val="24"/>
          <w:szCs w:val="24"/>
        </w:rPr>
        <w:t>tüm makineleri network omurgaları ile</w:t>
      </w:r>
      <w:r w:rsidRPr="00EF43DA">
        <w:rPr>
          <w:rFonts w:ascii="Times New Roman" w:hAnsi="Times New Roman"/>
          <w:sz w:val="24"/>
          <w:szCs w:val="24"/>
        </w:rPr>
        <w:t xml:space="preserve"> birbirlerine bağl</w:t>
      </w:r>
      <w:r>
        <w:rPr>
          <w:rFonts w:ascii="Times New Roman" w:hAnsi="Times New Roman"/>
          <w:sz w:val="24"/>
          <w:szCs w:val="24"/>
        </w:rPr>
        <w:t>ayan, güvenliği çeşitli firewall ve antivirüslerle sağlanmış ve her daim güncel olup denetlenen ve bilgi işlem</w:t>
      </w:r>
      <w:r w:rsidRPr="00EF43DA">
        <w:rPr>
          <w:rFonts w:ascii="Times New Roman" w:hAnsi="Times New Roman"/>
          <w:sz w:val="24"/>
          <w:szCs w:val="24"/>
        </w:rPr>
        <w:t xml:space="preserve"> ağın</w:t>
      </w:r>
      <w:r>
        <w:rPr>
          <w:rFonts w:ascii="Times New Roman" w:hAnsi="Times New Roman"/>
          <w:sz w:val="24"/>
          <w:szCs w:val="24"/>
        </w:rPr>
        <w:t>ın</w:t>
      </w:r>
      <w:r w:rsidRPr="00EF43DA">
        <w:rPr>
          <w:rFonts w:ascii="Times New Roman" w:hAnsi="Times New Roman"/>
          <w:sz w:val="24"/>
          <w:szCs w:val="24"/>
        </w:rPr>
        <w:t xml:space="preserve"> kesintisiz çalışması için gerekli diğe</w:t>
      </w:r>
      <w:r>
        <w:rPr>
          <w:rFonts w:ascii="Times New Roman" w:hAnsi="Times New Roman"/>
          <w:sz w:val="24"/>
          <w:szCs w:val="24"/>
        </w:rPr>
        <w:t>r yan donanımların bulunduğu ağ</w:t>
      </w:r>
      <w:r w:rsidRPr="00EF43DA">
        <w:rPr>
          <w:rFonts w:ascii="Times New Roman" w:hAnsi="Times New Roman"/>
          <w:sz w:val="24"/>
          <w:szCs w:val="24"/>
        </w:rPr>
        <w:t>dır.</w:t>
      </w:r>
      <w:r>
        <w:rPr>
          <w:rFonts w:ascii="Times New Roman" w:hAnsi="Times New Roman"/>
          <w:sz w:val="24"/>
          <w:szCs w:val="24"/>
        </w:rPr>
        <w:t xml:space="preserve"> Şu an hali hazırda bulunan bilgi işlem</w:t>
      </w:r>
      <w:r w:rsidRPr="000163CB">
        <w:rPr>
          <w:rFonts w:ascii="Times New Roman" w:hAnsi="Times New Roman"/>
          <w:sz w:val="24"/>
          <w:szCs w:val="24"/>
        </w:rPr>
        <w:t xml:space="preserve"> ağ m</w:t>
      </w:r>
      <w:r>
        <w:rPr>
          <w:rFonts w:ascii="Times New Roman" w:hAnsi="Times New Roman"/>
          <w:sz w:val="24"/>
          <w:szCs w:val="24"/>
        </w:rPr>
        <w:t xml:space="preserve">imarisi Şekil </w:t>
      </w:r>
      <w:del w:id="1318" w:author="EMRAH COLAK" w:date="2015-07-30T08:57:00Z">
        <w:r w:rsidDel="00FF1D6E">
          <w:rPr>
            <w:rFonts w:ascii="Times New Roman" w:hAnsi="Times New Roman"/>
            <w:sz w:val="24"/>
            <w:szCs w:val="24"/>
          </w:rPr>
          <w:delText>1-</w:delText>
        </w:r>
      </w:del>
      <w:r w:rsidR="00A16980">
        <w:rPr>
          <w:rFonts w:ascii="Times New Roman" w:hAnsi="Times New Roman"/>
          <w:sz w:val="24"/>
          <w:szCs w:val="24"/>
        </w:rPr>
        <w:t>2</w:t>
      </w:r>
      <w:r>
        <w:rPr>
          <w:rFonts w:ascii="Times New Roman" w:hAnsi="Times New Roman"/>
          <w:sz w:val="24"/>
          <w:szCs w:val="24"/>
        </w:rPr>
        <w:t xml:space="preserve">’de gösterilmiştir. Şekilde görüldüğü gibi Kurum ağı; sanallaştırma sunucuları, fiziksel sunucular, saldırı engelleme sistemleri (IPS), ana veri tabanı sunucuları </w:t>
      </w:r>
      <w:r>
        <w:rPr>
          <w:rFonts w:ascii="Times New Roman" w:hAnsi="Times New Roman"/>
          <w:sz w:val="24"/>
          <w:szCs w:val="24"/>
        </w:rPr>
        <w:lastRenderedPageBreak/>
        <w:t xml:space="preserve">(Mainframe), güvenlik artırıcılar (firewall), yük dengeleyiciler (F5), anahtarlar, yönlendiriciler (router), veri eşleştirme araçları ve depolama sistemlerinden (storage) oluşmaktadır. </w:t>
      </w:r>
    </w:p>
    <w:p w14:paraId="7A0F7832" w14:textId="77777777" w:rsidR="006215D1" w:rsidRDefault="006215D1">
      <w:pPr>
        <w:spacing w:after="0" w:line="360" w:lineRule="auto"/>
        <w:ind w:firstLine="709"/>
        <w:jc w:val="both"/>
        <w:rPr>
          <w:rFonts w:ascii="Times New Roman" w:hAnsi="Times New Roman"/>
          <w:sz w:val="24"/>
          <w:szCs w:val="24"/>
        </w:rPr>
        <w:pPrChange w:id="1319" w:author="EMRAH COLAK" w:date="2015-07-30T10:26:00Z">
          <w:pPr>
            <w:spacing w:before="240" w:after="240" w:line="360" w:lineRule="auto"/>
            <w:ind w:firstLine="709"/>
            <w:jc w:val="both"/>
          </w:pPr>
        </w:pPrChange>
      </w:pPr>
    </w:p>
    <w:p w14:paraId="646E5E5B" w14:textId="1942B6E0" w:rsidR="00695276" w:rsidRDefault="00DA1389">
      <w:pPr>
        <w:spacing w:after="0" w:line="360" w:lineRule="auto"/>
        <w:ind w:firstLine="709"/>
        <w:jc w:val="both"/>
        <w:rPr>
          <w:ins w:id="1320" w:author="EMRAH COLAK" w:date="2015-07-30T10:34:00Z"/>
          <w:rFonts w:ascii="Times New Roman" w:hAnsi="Times New Roman"/>
          <w:sz w:val="24"/>
          <w:szCs w:val="24"/>
        </w:rPr>
        <w:pPrChange w:id="1321" w:author="EMRAH COLAK" w:date="2015-07-30T10:34:00Z">
          <w:pPr>
            <w:spacing w:before="240" w:after="240" w:line="360" w:lineRule="auto"/>
            <w:ind w:firstLine="709"/>
            <w:jc w:val="both"/>
          </w:pPr>
        </w:pPrChange>
      </w:pPr>
      <w:bookmarkStart w:id="1322" w:name="_Toc406185869"/>
      <w:r w:rsidRPr="00DA1389">
        <w:rPr>
          <w:rFonts w:ascii="Times New Roman" w:hAnsi="Times New Roman"/>
          <w:sz w:val="24"/>
          <w:szCs w:val="24"/>
        </w:rPr>
        <w:t>Kurum bilgi işlem ağı, erişim sağlayan personel ve cihazlar dikkate alınarak yetkilendirilmekte</w:t>
      </w:r>
      <w:del w:id="1323" w:author="EMRE MUTLU" w:date="2015-07-31T10:32:00Z">
        <w:r w:rsidRPr="00DA1389" w:rsidDel="003C64E6">
          <w:rPr>
            <w:rFonts w:ascii="Times New Roman" w:hAnsi="Times New Roman"/>
            <w:sz w:val="24"/>
            <w:szCs w:val="24"/>
          </w:rPr>
          <w:delText>dir,</w:delText>
        </w:r>
      </w:del>
      <w:ins w:id="1324" w:author="EMRE MUTLU" w:date="2015-07-31T10:32:00Z">
        <w:r w:rsidR="003C64E6">
          <w:rPr>
            <w:rFonts w:ascii="Times New Roman" w:hAnsi="Times New Roman"/>
            <w:sz w:val="24"/>
            <w:szCs w:val="24"/>
          </w:rPr>
          <w:t xml:space="preserve"> ve</w:t>
        </w:r>
      </w:ins>
      <w:r w:rsidRPr="00DA1389">
        <w:rPr>
          <w:rFonts w:ascii="Times New Roman" w:hAnsi="Times New Roman"/>
          <w:sz w:val="24"/>
          <w:szCs w:val="24"/>
        </w:rPr>
        <w:t xml:space="preserve"> ölçeklendirilmekte</w:t>
      </w:r>
      <w:ins w:id="1325" w:author="EMRE MUTLU" w:date="2015-07-31T10:32:00Z">
        <w:r w:rsidR="003C64E6">
          <w:rPr>
            <w:rFonts w:ascii="Times New Roman" w:hAnsi="Times New Roman"/>
            <w:sz w:val="24"/>
            <w:szCs w:val="24"/>
          </w:rPr>
          <w:t xml:space="preserve"> olup,</w:t>
        </w:r>
      </w:ins>
      <w:del w:id="1326" w:author="EMRE MUTLU" w:date="2015-07-31T10:32:00Z">
        <w:r w:rsidRPr="00DA1389" w:rsidDel="003C64E6">
          <w:rPr>
            <w:rFonts w:ascii="Times New Roman" w:hAnsi="Times New Roman"/>
            <w:sz w:val="24"/>
            <w:szCs w:val="24"/>
          </w:rPr>
          <w:delText>dir</w:delText>
        </w:r>
      </w:del>
      <w:r w:rsidRPr="00DA1389">
        <w:rPr>
          <w:rFonts w:ascii="Times New Roman" w:hAnsi="Times New Roman"/>
          <w:sz w:val="24"/>
          <w:szCs w:val="24"/>
        </w:rPr>
        <w:t xml:space="preserve"> </w:t>
      </w:r>
      <w:del w:id="1327" w:author="EMRE MUTLU" w:date="2015-07-31T10:32:00Z">
        <w:r w:rsidRPr="00DA1389" w:rsidDel="003C64E6">
          <w:rPr>
            <w:rFonts w:ascii="Times New Roman" w:hAnsi="Times New Roman"/>
            <w:sz w:val="24"/>
            <w:szCs w:val="24"/>
          </w:rPr>
          <w:delText xml:space="preserve">ve </w:delText>
        </w:r>
      </w:del>
      <w:r w:rsidRPr="00DA1389">
        <w:rPr>
          <w:rFonts w:ascii="Times New Roman" w:hAnsi="Times New Roman"/>
          <w:sz w:val="24"/>
          <w:szCs w:val="24"/>
        </w:rPr>
        <w:t>sürekli kontrol edilebilir durumdadır.</w:t>
      </w:r>
      <w:ins w:id="1328" w:author="EMRAH COLAK" w:date="2015-07-29T12:50:00Z">
        <w:r w:rsidR="00226358">
          <w:rPr>
            <w:rFonts w:ascii="Times New Roman" w:hAnsi="Times New Roman"/>
            <w:sz w:val="24"/>
            <w:szCs w:val="24"/>
          </w:rPr>
          <w:t xml:space="preserve"> </w:t>
        </w:r>
      </w:ins>
      <w:r w:rsidRPr="00DA1389">
        <w:rPr>
          <w:rFonts w:ascii="Times New Roman" w:hAnsi="Times New Roman"/>
          <w:sz w:val="24"/>
          <w:szCs w:val="24"/>
        </w:rPr>
        <w:t xml:space="preserve"> Bu kapsamda Kurum ağı 3 mantıksal bölümde ele alınmıştır ve yapılandırılmıştır.</w:t>
      </w:r>
      <w:ins w:id="1329" w:author="EMRAH COLAK" w:date="2015-07-29T12:50:00Z">
        <w:r w:rsidR="00226358">
          <w:rPr>
            <w:rFonts w:ascii="Times New Roman" w:hAnsi="Times New Roman"/>
            <w:sz w:val="24"/>
            <w:szCs w:val="24"/>
          </w:rPr>
          <w:t xml:space="preserve"> </w:t>
        </w:r>
      </w:ins>
      <w:r w:rsidRPr="00DA1389">
        <w:rPr>
          <w:rFonts w:ascii="Times New Roman" w:hAnsi="Times New Roman"/>
          <w:sz w:val="24"/>
          <w:szCs w:val="24"/>
        </w:rPr>
        <w:t xml:space="preserve"> Böylece ağ modüler olarak düzenlenmiş ve BT güvenlik ve yetkilendirmelerinin uygun olarak yapılması için temel oluşturulmuştur. Şekil </w:t>
      </w:r>
      <w:del w:id="1330" w:author="EMRAH COLAK" w:date="2015-07-30T08:58:00Z">
        <w:r w:rsidRPr="00DA1389" w:rsidDel="00FF1D6E">
          <w:rPr>
            <w:rFonts w:ascii="Times New Roman" w:hAnsi="Times New Roman"/>
            <w:sz w:val="24"/>
            <w:szCs w:val="24"/>
          </w:rPr>
          <w:delText>1-</w:delText>
        </w:r>
      </w:del>
      <w:r w:rsidRPr="00DA1389">
        <w:rPr>
          <w:rFonts w:ascii="Times New Roman" w:hAnsi="Times New Roman"/>
          <w:sz w:val="24"/>
          <w:szCs w:val="24"/>
        </w:rPr>
        <w:t>2’de Kurum ağ mimarisinin mantıksal bölgeleri gösterilmiştir.</w:t>
      </w:r>
    </w:p>
    <w:p w14:paraId="4C5D7072" w14:textId="77777777" w:rsidR="001072E5" w:rsidRPr="00A16980" w:rsidRDefault="001072E5">
      <w:pPr>
        <w:spacing w:after="0" w:line="360" w:lineRule="auto"/>
        <w:ind w:firstLine="709"/>
        <w:jc w:val="both"/>
        <w:rPr>
          <w:rFonts w:ascii="Times New Roman" w:hAnsi="Times New Roman"/>
          <w:sz w:val="24"/>
          <w:szCs w:val="24"/>
        </w:rPr>
        <w:pPrChange w:id="1331" w:author="EMRAH COLAK" w:date="2015-07-30T10:34:00Z">
          <w:pPr>
            <w:spacing w:before="240" w:after="240" w:line="360" w:lineRule="auto"/>
            <w:ind w:firstLine="709"/>
            <w:jc w:val="both"/>
          </w:pPr>
        </w:pPrChange>
      </w:pPr>
    </w:p>
    <w:p w14:paraId="7926C2AA" w14:textId="05176937" w:rsidR="00695276" w:rsidRDefault="00363308">
      <w:pPr>
        <w:pStyle w:val="ResimYazs"/>
        <w:spacing w:after="0" w:line="276" w:lineRule="auto"/>
        <w:pPrChange w:id="1332" w:author="EMRAH COLAK" w:date="2015-07-30T10:34:00Z">
          <w:pPr>
            <w:pStyle w:val="ResimYazs"/>
            <w:spacing w:before="120" w:after="0" w:line="276" w:lineRule="auto"/>
            <w:ind w:firstLine="708"/>
          </w:pPr>
        </w:pPrChange>
      </w:pPr>
      <w:del w:id="1333" w:author="EMRAH COLAK" w:date="2015-07-29T14:17:00Z">
        <w:r w:rsidDel="0083570F">
          <w:delText xml:space="preserve">                  </w:delText>
        </w:r>
      </w:del>
      <w:bookmarkStart w:id="1334" w:name="şekil102"/>
      <w:r w:rsidR="00695276">
        <w:t xml:space="preserve">Şekil </w:t>
      </w:r>
      <w:del w:id="1335" w:author="EMRAH COLAK" w:date="2015-07-29T16:52:00Z">
        <w:r w:rsidR="00695276" w:rsidDel="00EF2EE6">
          <w:delText>1</w:delText>
        </w:r>
        <w:r w:rsidR="00695276" w:rsidDel="00EF2EE6">
          <w:noBreakHyphen/>
        </w:r>
      </w:del>
      <w:r w:rsidR="00A16980">
        <w:t>2</w:t>
      </w:r>
      <w:ins w:id="1336" w:author="EMRAH COLAK" w:date="2015-07-29T16:52:00Z">
        <w:r w:rsidR="00EF2EE6">
          <w:t>:</w:t>
        </w:r>
      </w:ins>
      <w:r w:rsidR="00A16980">
        <w:t xml:space="preserve"> </w:t>
      </w:r>
      <w:r w:rsidR="00695276" w:rsidRPr="00D67E72">
        <w:t>Merkez Teşkilatı Bilgi Sistem Ağ Mimarisi</w:t>
      </w:r>
      <w:bookmarkEnd w:id="1322"/>
    </w:p>
    <w:bookmarkEnd w:id="1334"/>
    <w:p w14:paraId="5F06EC64" w14:textId="77777777" w:rsidR="00695276" w:rsidRDefault="000F7C00">
      <w:pPr>
        <w:spacing w:before="120" w:after="120" w:line="240" w:lineRule="auto"/>
        <w:jc w:val="center"/>
        <w:rPr>
          <w:ins w:id="1337" w:author="EMRAH COLAK" w:date="2015-07-30T10:27:00Z"/>
          <w:rFonts w:ascii="Arial" w:hAnsi="Arial" w:cs="Arial"/>
          <w:noProof/>
          <w:lang w:eastAsia="tr-TR"/>
        </w:rPr>
        <w:pPrChange w:id="1338" w:author="EMRAH COLAK" w:date="2015-07-30T10:27:00Z">
          <w:pPr>
            <w:spacing w:before="120" w:after="0" w:line="240" w:lineRule="auto"/>
            <w:ind w:right="990"/>
            <w:jc w:val="center"/>
          </w:pPr>
        </w:pPrChange>
      </w:pPr>
      <w:r>
        <w:rPr>
          <w:rFonts w:ascii="Arial" w:hAnsi="Arial" w:cs="Arial"/>
          <w:noProof/>
          <w:lang w:eastAsia="tr-TR"/>
        </w:rPr>
        <w:drawing>
          <wp:inline distT="0" distB="0" distL="0" distR="0" wp14:anchorId="3381FEC5" wp14:editId="66CD05B2">
            <wp:extent cx="4988257" cy="3138985"/>
            <wp:effectExtent l="95250" t="95250" r="98425" b="99695"/>
            <wp:docPr id="2" name="Resi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kil_1_SGK_Ag_Topolojisi.JPG"/>
                    <pic:cNvPicPr/>
                  </pic:nvPicPr>
                  <pic:blipFill>
                    <a:blip r:embed="rId13" cstate="print">
                      <a:extLst/>
                    </a:blip>
                    <a:stretch>
                      <a:fillRect/>
                    </a:stretch>
                  </pic:blipFill>
                  <pic:spPr>
                    <a:xfrm>
                      <a:off x="0" y="0"/>
                      <a:ext cx="5001705" cy="3147447"/>
                    </a:xfrm>
                    <a:prstGeom prst="rect">
                      <a:avLst/>
                    </a:prstGeom>
                    <a:ln w="88900" cap="sq" cmpd="thickThin">
                      <a:solidFill>
                        <a:schemeClr val="bg2">
                          <a:lumMod val="50000"/>
                        </a:schemeClr>
                      </a:solidFill>
                      <a:prstDash val="solid"/>
                      <a:miter lim="800000"/>
                    </a:ln>
                    <a:effectLst>
                      <a:innerShdw blurRad="76200">
                        <a:srgbClr val="000000"/>
                      </a:innerShdw>
                    </a:effectLst>
                  </pic:spPr>
                </pic:pic>
              </a:graphicData>
            </a:graphic>
          </wp:inline>
        </w:drawing>
      </w:r>
    </w:p>
    <w:p w14:paraId="204B3EE8" w14:textId="2BFD41DF" w:rsidR="00C46B98" w:rsidRPr="00291445" w:rsidRDefault="00C46B98" w:rsidP="00C46B98">
      <w:pPr>
        <w:spacing w:after="0" w:line="360" w:lineRule="auto"/>
        <w:jc w:val="both"/>
        <w:rPr>
          <w:ins w:id="1339" w:author="EMRAH COLAK" w:date="2015-07-30T16:45:00Z"/>
          <w:rFonts w:ascii="Times New Roman" w:eastAsia="Arial" w:hAnsi="Times New Roman"/>
          <w:lang w:val="en-US"/>
        </w:rPr>
      </w:pPr>
      <w:ins w:id="1340" w:author="EMRAH COLAK" w:date="2015-07-30T16:45:00Z">
        <w:r w:rsidRPr="00291445">
          <w:rPr>
            <w:rFonts w:ascii="Times New Roman" w:hAnsi="Times New Roman"/>
          </w:rPr>
          <w:t xml:space="preserve">Kaynak: </w:t>
        </w:r>
      </w:ins>
      <w:ins w:id="1341" w:author="EMRAH COLAK" w:date="2015-07-30T16:46:00Z">
        <w:r>
          <w:rPr>
            <w:rFonts w:ascii="Times New Roman" w:hAnsi="Times New Roman"/>
          </w:rPr>
          <w:t>SGK Network Birimi</w:t>
        </w:r>
      </w:ins>
    </w:p>
    <w:p w14:paraId="0FE17D00" w14:textId="77777777" w:rsidR="00552563" w:rsidRDefault="00552563">
      <w:pPr>
        <w:spacing w:before="120" w:after="120" w:line="240" w:lineRule="auto"/>
        <w:rPr>
          <w:ins w:id="1342" w:author="EMRAH COLAK" w:date="2015-07-30T10:27:00Z"/>
          <w:rFonts w:ascii="Arial" w:hAnsi="Arial" w:cs="Arial"/>
          <w:noProof/>
          <w:lang w:eastAsia="tr-TR"/>
        </w:rPr>
        <w:pPrChange w:id="1343" w:author="EMRAH COLAK" w:date="2015-07-30T16:45:00Z">
          <w:pPr>
            <w:spacing w:before="120" w:after="0" w:line="240" w:lineRule="auto"/>
            <w:ind w:right="990"/>
            <w:jc w:val="center"/>
          </w:pPr>
        </w:pPrChange>
      </w:pPr>
    </w:p>
    <w:p w14:paraId="119A8F8D" w14:textId="77777777" w:rsidR="00552563" w:rsidRDefault="00552563">
      <w:pPr>
        <w:spacing w:after="0" w:line="240" w:lineRule="auto"/>
        <w:jc w:val="center"/>
        <w:rPr>
          <w:rFonts w:ascii="Arial" w:hAnsi="Arial" w:cs="Arial"/>
          <w:noProof/>
          <w:lang w:eastAsia="tr-TR"/>
        </w:rPr>
        <w:pPrChange w:id="1344" w:author="EMRAH COLAK" w:date="2015-07-30T10:34:00Z">
          <w:pPr>
            <w:spacing w:before="120" w:after="0" w:line="240" w:lineRule="auto"/>
            <w:ind w:right="990"/>
            <w:jc w:val="center"/>
          </w:pPr>
        </w:pPrChange>
      </w:pPr>
    </w:p>
    <w:p w14:paraId="27A7A341" w14:textId="5AAC3E75" w:rsidR="00657E26" w:rsidDel="00552563" w:rsidRDefault="00552563">
      <w:pPr>
        <w:pStyle w:val="ResimYazs"/>
        <w:spacing w:after="0" w:line="240" w:lineRule="auto"/>
        <w:ind w:left="-142"/>
        <w:jc w:val="center"/>
        <w:rPr>
          <w:del w:id="1345" w:author="EMRAH COLAK" w:date="2015-07-30T10:26:00Z"/>
        </w:rPr>
        <w:pPrChange w:id="1346" w:author="EMRAH COLAK" w:date="2015-07-30T10:34:00Z">
          <w:pPr>
            <w:pStyle w:val="ResimYazs"/>
            <w:spacing w:line="240" w:lineRule="auto"/>
            <w:ind w:left="-142"/>
            <w:jc w:val="center"/>
          </w:pPr>
        </w:pPrChange>
      </w:pPr>
      <w:bookmarkStart w:id="1347" w:name="_Toc406185870"/>
      <w:r>
        <w:rPr>
          <w:iCs w:val="0"/>
          <w:noProof/>
          <w:lang w:eastAsia="tr-TR"/>
        </w:rPr>
        <w:lastRenderedPageBreak/>
        <w:drawing>
          <wp:anchor distT="0" distB="0" distL="114300" distR="114300" simplePos="0" relativeHeight="251657728" behindDoc="1" locked="0" layoutInCell="1" allowOverlap="1" wp14:anchorId="30706A19" wp14:editId="1F0583A9">
            <wp:simplePos x="0" y="0"/>
            <wp:positionH relativeFrom="margin">
              <wp:align>left</wp:align>
            </wp:positionH>
            <wp:positionV relativeFrom="paragraph">
              <wp:posOffset>333096</wp:posOffset>
            </wp:positionV>
            <wp:extent cx="4940935" cy="2292350"/>
            <wp:effectExtent l="95250" t="95250" r="88265" b="88900"/>
            <wp:wrapTight wrapText="bothSides">
              <wp:wrapPolygon edited="0">
                <wp:start x="-416" y="-898"/>
                <wp:lineTo x="-416" y="22258"/>
                <wp:lineTo x="21903" y="22258"/>
                <wp:lineTo x="21903" y="-898"/>
                <wp:lineTo x="-416" y="-898"/>
              </wp:wrapPolygon>
            </wp:wrapTight>
            <wp:docPr id="22" name="2 Resim" descr="sgk_ag_mimar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sgk_ag_mimaris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368" cy="2306395"/>
                    </a:xfrm>
                    <a:prstGeom prst="rect">
                      <a:avLst/>
                    </a:prstGeom>
                    <a:noFill/>
                    <a:ln w="88900" cmpd="thickThin">
                      <a:solidFill>
                        <a:srgbClr val="767171"/>
                      </a:solidFill>
                      <a:miter lim="800000"/>
                      <a:headEnd/>
                      <a:tailEnd/>
                    </a:ln>
                  </pic:spPr>
                </pic:pic>
              </a:graphicData>
            </a:graphic>
            <wp14:sizeRelH relativeFrom="page">
              <wp14:pctWidth>0</wp14:pctWidth>
            </wp14:sizeRelH>
            <wp14:sizeRelV relativeFrom="page">
              <wp14:pctHeight>0</wp14:pctHeight>
            </wp14:sizeRelV>
          </wp:anchor>
        </w:drawing>
      </w:r>
    </w:p>
    <w:p w14:paraId="652EAFCE" w14:textId="55B9F9AD" w:rsidR="00695276" w:rsidRDefault="00363308">
      <w:pPr>
        <w:pStyle w:val="ResimYazs"/>
        <w:spacing w:after="0" w:line="240" w:lineRule="auto"/>
        <w:rPr>
          <w:ins w:id="1348" w:author="EMRAH COLAK" w:date="2015-07-30T10:28:00Z"/>
        </w:rPr>
        <w:pPrChange w:id="1349" w:author="EMRAH COLAK" w:date="2015-07-30T10:34:00Z">
          <w:pPr>
            <w:pStyle w:val="ResimYazs"/>
            <w:spacing w:line="240" w:lineRule="auto"/>
            <w:ind w:left="-142" w:firstLine="850"/>
          </w:pPr>
        </w:pPrChange>
      </w:pPr>
      <w:del w:id="1350" w:author="EMRAH COLAK" w:date="2015-07-29T14:17:00Z">
        <w:r w:rsidDel="0083570F">
          <w:delText xml:space="preserve">   </w:delText>
        </w:r>
      </w:del>
      <w:bookmarkStart w:id="1351" w:name="şekil103"/>
      <w:r w:rsidR="00695276">
        <w:t xml:space="preserve">Şekil </w:t>
      </w:r>
      <w:del w:id="1352" w:author="EMRAH COLAK" w:date="2015-07-29T16:52:00Z">
        <w:r w:rsidR="00695276" w:rsidDel="00EF2EE6">
          <w:delText>1</w:delText>
        </w:r>
        <w:r w:rsidR="00695276" w:rsidDel="00EF2EE6">
          <w:noBreakHyphen/>
        </w:r>
      </w:del>
      <w:r w:rsidR="00A16980">
        <w:t>3</w:t>
      </w:r>
      <w:ins w:id="1353" w:author="EMRAH COLAK" w:date="2015-07-29T16:52:00Z">
        <w:r w:rsidR="00EF2EE6">
          <w:t>:</w:t>
        </w:r>
      </w:ins>
      <w:r w:rsidR="00695276">
        <w:t xml:space="preserve"> </w:t>
      </w:r>
      <w:r w:rsidR="00695276" w:rsidRPr="00FE2B10">
        <w:t>Sosyal Güvenlik Kurumu Ağı Mimarisinin Mantıksal Bölgeleri</w:t>
      </w:r>
      <w:bookmarkEnd w:id="1347"/>
      <w:bookmarkEnd w:id="1351"/>
    </w:p>
    <w:p w14:paraId="0776D50B" w14:textId="2E7B2315" w:rsidR="00552563" w:rsidDel="003C64E6" w:rsidRDefault="00552563">
      <w:pPr>
        <w:spacing w:after="0" w:line="360" w:lineRule="auto"/>
        <w:jc w:val="both"/>
        <w:rPr>
          <w:del w:id="1354" w:author="EMRAH COLAK" w:date="2015-07-30T16:47:00Z"/>
        </w:rPr>
        <w:pPrChange w:id="1355" w:author="EMRAH COLAK" w:date="2015-07-30T16:47:00Z">
          <w:pPr>
            <w:spacing w:after="0" w:line="360" w:lineRule="auto"/>
            <w:ind w:firstLine="709"/>
            <w:jc w:val="both"/>
          </w:pPr>
        </w:pPrChange>
      </w:pPr>
    </w:p>
    <w:p w14:paraId="3198AFA2" w14:textId="77777777" w:rsidR="003C64E6" w:rsidRDefault="003C64E6">
      <w:pPr>
        <w:spacing w:after="0"/>
        <w:rPr>
          <w:ins w:id="1356" w:author="EMRE MUTLU" w:date="2015-07-31T10:35:00Z"/>
        </w:rPr>
        <w:pPrChange w:id="1357" w:author="EMRAH COLAK" w:date="2015-07-30T10:34:00Z">
          <w:pPr>
            <w:pStyle w:val="ResimYazs"/>
            <w:spacing w:line="240" w:lineRule="auto"/>
            <w:ind w:left="-142" w:firstLine="850"/>
          </w:pPr>
        </w:pPrChange>
      </w:pPr>
    </w:p>
    <w:p w14:paraId="3239A459" w14:textId="77777777" w:rsidR="003C64E6" w:rsidRPr="00291445" w:rsidRDefault="003C64E6" w:rsidP="003C64E6">
      <w:pPr>
        <w:spacing w:after="0" w:line="360" w:lineRule="auto"/>
        <w:jc w:val="both"/>
        <w:rPr>
          <w:ins w:id="1358" w:author="EMRE MUTLU" w:date="2015-07-31T10:35:00Z"/>
          <w:rFonts w:ascii="Times New Roman" w:eastAsia="Arial" w:hAnsi="Times New Roman"/>
          <w:lang w:val="en-US"/>
        </w:rPr>
      </w:pPr>
      <w:ins w:id="1359" w:author="EMRE MUTLU" w:date="2015-07-31T10:35:00Z">
        <w:r w:rsidRPr="00291445">
          <w:rPr>
            <w:rFonts w:ascii="Times New Roman" w:hAnsi="Times New Roman"/>
          </w:rPr>
          <w:t xml:space="preserve">Kaynak: </w:t>
        </w:r>
        <w:r>
          <w:rPr>
            <w:rFonts w:ascii="Times New Roman" w:hAnsi="Times New Roman"/>
          </w:rPr>
          <w:t>SGK Network Birimi</w:t>
        </w:r>
      </w:ins>
    </w:p>
    <w:p w14:paraId="6DF80E6C" w14:textId="28660812" w:rsidR="00C46B98" w:rsidRPr="00291445" w:rsidDel="003C64E6" w:rsidRDefault="00C46B98" w:rsidP="00C46B98">
      <w:pPr>
        <w:spacing w:after="0" w:line="360" w:lineRule="auto"/>
        <w:jc w:val="both"/>
        <w:rPr>
          <w:ins w:id="1360" w:author="EMRAH COLAK" w:date="2015-07-30T16:47:00Z"/>
          <w:rFonts w:ascii="Times New Roman" w:eastAsia="Arial" w:hAnsi="Times New Roman"/>
          <w:lang w:val="en-US"/>
        </w:rPr>
      </w:pPr>
      <w:moveFromRangeStart w:id="1361" w:author="EMRE MUTLU" w:date="2015-07-31T10:35:00Z" w:name="move426102231"/>
      <w:moveFrom w:id="1362" w:author="EMRE MUTLU" w:date="2015-07-31T10:35:00Z">
        <w:ins w:id="1363" w:author="EMRAH COLAK" w:date="2015-07-30T16:47:00Z">
          <w:r w:rsidRPr="00291445" w:rsidDel="003C64E6">
            <w:rPr>
              <w:rFonts w:ascii="Times New Roman" w:hAnsi="Times New Roman"/>
            </w:rPr>
            <w:t xml:space="preserve">Kaynak: </w:t>
          </w:r>
          <w:r w:rsidDel="003C64E6">
            <w:rPr>
              <w:rFonts w:ascii="Times New Roman" w:hAnsi="Times New Roman"/>
            </w:rPr>
            <w:t>SGK Network Birimi</w:t>
          </w:r>
        </w:ins>
      </w:moveFrom>
    </w:p>
    <w:moveFromRangeEnd w:id="1361"/>
    <w:p w14:paraId="6D5070DB" w14:textId="531D6A5C" w:rsidR="003C64E6" w:rsidRPr="00291445" w:rsidDel="003C64E6" w:rsidRDefault="003C64E6" w:rsidP="003C64E6">
      <w:pPr>
        <w:spacing w:after="0" w:line="360" w:lineRule="auto"/>
        <w:jc w:val="both"/>
        <w:rPr>
          <w:del w:id="1364" w:author="EMRE MUTLU" w:date="2015-07-31T10:35:00Z"/>
          <w:rFonts w:ascii="Times New Roman" w:eastAsia="Arial" w:hAnsi="Times New Roman"/>
          <w:lang w:val="en-US"/>
        </w:rPr>
      </w:pPr>
      <w:moveToRangeStart w:id="1365" w:author="EMRE MUTLU" w:date="2015-07-31T10:35:00Z" w:name="move426102231"/>
      <w:moveTo w:id="1366" w:author="EMRE MUTLU" w:date="2015-07-31T10:35:00Z">
        <w:del w:id="1367" w:author="EMRE MUTLU" w:date="2015-07-31T10:35:00Z">
          <w:r w:rsidRPr="00291445" w:rsidDel="003C64E6">
            <w:rPr>
              <w:rFonts w:ascii="Times New Roman" w:hAnsi="Times New Roman"/>
            </w:rPr>
            <w:delText xml:space="preserve">Kaynak: </w:delText>
          </w:r>
          <w:r w:rsidDel="003C64E6">
            <w:rPr>
              <w:rFonts w:ascii="Times New Roman" w:hAnsi="Times New Roman"/>
            </w:rPr>
            <w:delText>SGK Network Birimi</w:delText>
          </w:r>
        </w:del>
      </w:moveTo>
    </w:p>
    <w:moveToRangeEnd w:id="1365"/>
    <w:p w14:paraId="2D9FFEA0" w14:textId="66994EB2" w:rsidR="00C46B98" w:rsidDel="002E6CAC" w:rsidRDefault="00C46B98">
      <w:pPr>
        <w:spacing w:after="0" w:line="360" w:lineRule="auto"/>
        <w:jc w:val="both"/>
        <w:rPr>
          <w:ins w:id="1368" w:author="EMRAH COLAK" w:date="2015-07-30T16:47:00Z"/>
          <w:del w:id="1369" w:author="EMRE MUTLU" w:date="2015-07-31T10:47:00Z"/>
          <w:rFonts w:ascii="Times New Roman" w:hAnsi="Times New Roman"/>
          <w:sz w:val="24"/>
          <w:szCs w:val="24"/>
        </w:rPr>
        <w:pPrChange w:id="1370" w:author="EMRAH COLAK" w:date="2015-07-30T16:47:00Z">
          <w:pPr>
            <w:spacing w:after="0" w:line="360" w:lineRule="auto"/>
            <w:ind w:firstLine="709"/>
            <w:jc w:val="both"/>
          </w:pPr>
        </w:pPrChange>
      </w:pPr>
    </w:p>
    <w:p w14:paraId="4B1B5EB5" w14:textId="2003F62A" w:rsidR="00695276" w:rsidRDefault="00695276">
      <w:pPr>
        <w:spacing w:after="0" w:line="360" w:lineRule="auto"/>
        <w:ind w:firstLine="709"/>
        <w:jc w:val="both"/>
        <w:rPr>
          <w:rFonts w:ascii="Times New Roman" w:hAnsi="Times New Roman"/>
          <w:sz w:val="24"/>
          <w:szCs w:val="24"/>
        </w:rPr>
      </w:pPr>
      <w:r>
        <w:rPr>
          <w:rFonts w:ascii="Times New Roman" w:hAnsi="Times New Roman"/>
          <w:sz w:val="24"/>
          <w:szCs w:val="24"/>
        </w:rPr>
        <w:t xml:space="preserve">Şekil </w:t>
      </w:r>
      <w:del w:id="1371" w:author="EMRAH COLAK" w:date="2015-07-30T08:58:00Z">
        <w:r w:rsidDel="00FF1D6E">
          <w:rPr>
            <w:rFonts w:ascii="Times New Roman" w:hAnsi="Times New Roman"/>
            <w:sz w:val="24"/>
            <w:szCs w:val="24"/>
          </w:rPr>
          <w:delText>1-</w:delText>
        </w:r>
      </w:del>
      <w:r w:rsidR="00A16980">
        <w:rPr>
          <w:rFonts w:ascii="Times New Roman" w:hAnsi="Times New Roman"/>
          <w:sz w:val="24"/>
          <w:szCs w:val="24"/>
        </w:rPr>
        <w:t>3</w:t>
      </w:r>
      <w:r>
        <w:rPr>
          <w:rFonts w:ascii="Times New Roman" w:hAnsi="Times New Roman"/>
          <w:sz w:val="24"/>
          <w:szCs w:val="24"/>
        </w:rPr>
        <w:t>’</w:t>
      </w:r>
      <w:r w:rsidR="00A16980">
        <w:rPr>
          <w:rFonts w:ascii="Times New Roman" w:hAnsi="Times New Roman"/>
          <w:sz w:val="24"/>
          <w:szCs w:val="24"/>
        </w:rPr>
        <w:t>t</w:t>
      </w:r>
      <w:r>
        <w:rPr>
          <w:rFonts w:ascii="Times New Roman" w:hAnsi="Times New Roman"/>
          <w:sz w:val="24"/>
          <w:szCs w:val="24"/>
        </w:rPr>
        <w:t>eki mantıksal bölgeler aşağıdaki alt başlıklarda anlatılmıştır.</w:t>
      </w:r>
      <w:r>
        <w:rPr>
          <w:rStyle w:val="DipnotBavurusu"/>
          <w:rFonts w:ascii="Times New Roman" w:hAnsi="Times New Roman"/>
          <w:sz w:val="24"/>
          <w:szCs w:val="24"/>
        </w:rPr>
        <w:footnoteReference w:id="5"/>
      </w:r>
    </w:p>
    <w:p w14:paraId="740D1CAB" w14:textId="77777777" w:rsidR="00A6785B" w:rsidRDefault="00A6785B">
      <w:pPr>
        <w:spacing w:after="0" w:line="360" w:lineRule="auto"/>
        <w:ind w:firstLine="709"/>
        <w:jc w:val="both"/>
        <w:rPr>
          <w:rFonts w:ascii="Times New Roman" w:hAnsi="Times New Roman"/>
          <w:sz w:val="24"/>
          <w:szCs w:val="24"/>
        </w:rPr>
      </w:pPr>
    </w:p>
    <w:p w14:paraId="3611C0EF" w14:textId="77777777" w:rsidR="00695276" w:rsidRDefault="00695276" w:rsidP="00685147">
      <w:pPr>
        <w:pStyle w:val="Balk3"/>
        <w:pPrChange w:id="1398" w:author="EMRAH COLAK" w:date="2015-07-31T14:33:00Z">
          <w:pPr>
            <w:pStyle w:val="Balk3"/>
          </w:pPr>
        </w:pPrChange>
      </w:pPr>
      <w:bookmarkStart w:id="1399" w:name="_Toc425946747"/>
      <w:r>
        <w:t>İç DMZ</w:t>
      </w:r>
      <w:bookmarkEnd w:id="1399"/>
    </w:p>
    <w:p w14:paraId="6223718E" w14:textId="77777777" w:rsidR="00893E50" w:rsidRDefault="00695276">
      <w:pPr>
        <w:spacing w:after="0" w:line="360" w:lineRule="auto"/>
        <w:ind w:firstLine="709"/>
        <w:jc w:val="both"/>
        <w:rPr>
          <w:ins w:id="1400" w:author="EMRAH COLAK" w:date="2015-07-30T10:25:00Z"/>
          <w:rFonts w:ascii="Times New Roman" w:hAnsi="Times New Roman"/>
          <w:sz w:val="24"/>
          <w:szCs w:val="24"/>
        </w:rPr>
        <w:pPrChange w:id="1401" w:author="EMRAH COLAK" w:date="2015-07-30T10:28:00Z">
          <w:pPr>
            <w:spacing w:after="240" w:line="360" w:lineRule="auto"/>
            <w:ind w:firstLine="709"/>
            <w:jc w:val="both"/>
          </w:pPr>
        </w:pPrChange>
      </w:pPr>
      <w:r>
        <w:rPr>
          <w:rFonts w:ascii="Times New Roman" w:hAnsi="Times New Roman"/>
          <w:sz w:val="24"/>
          <w:szCs w:val="24"/>
        </w:rPr>
        <w:t>İç DMZ bölgesinde</w:t>
      </w:r>
      <w:r>
        <w:rPr>
          <w:rStyle w:val="DipnotBavurusu"/>
          <w:rFonts w:ascii="Times New Roman" w:hAnsi="Times New Roman"/>
          <w:sz w:val="24"/>
          <w:szCs w:val="24"/>
        </w:rPr>
        <w:footnoteReference w:id="6"/>
      </w:r>
      <w:r>
        <w:rPr>
          <w:rFonts w:ascii="Times New Roman" w:hAnsi="Times New Roman"/>
          <w:sz w:val="24"/>
          <w:szCs w:val="24"/>
        </w:rPr>
        <w:t xml:space="preserve"> </w:t>
      </w:r>
      <w:r w:rsidR="00893E50" w:rsidRPr="00893E50">
        <w:rPr>
          <w:rFonts w:ascii="Times New Roman" w:hAnsi="Times New Roman"/>
          <w:sz w:val="24"/>
          <w:szCs w:val="24"/>
        </w:rPr>
        <w:t>iç ağdaki kullanıcılara ve servislere hizmet veren sunucular bulunur. Örnek olarak DC, iç DNS sunucusu, DHCP, FTP, dosya sunucusu, antivirüs sunucusu ve e-posta su</w:t>
      </w:r>
      <w:r w:rsidR="00893E50">
        <w:rPr>
          <w:rFonts w:ascii="Times New Roman" w:hAnsi="Times New Roman"/>
          <w:sz w:val="24"/>
          <w:szCs w:val="24"/>
        </w:rPr>
        <w:t xml:space="preserve">nucuları verilebilir. </w:t>
      </w:r>
    </w:p>
    <w:p w14:paraId="036436D0" w14:textId="77777777" w:rsidR="006215D1" w:rsidRPr="00893E50" w:rsidRDefault="006215D1">
      <w:pPr>
        <w:spacing w:after="0" w:line="360" w:lineRule="auto"/>
        <w:ind w:firstLine="709"/>
        <w:jc w:val="both"/>
        <w:rPr>
          <w:rFonts w:ascii="Times New Roman" w:hAnsi="Times New Roman"/>
          <w:sz w:val="24"/>
          <w:szCs w:val="24"/>
        </w:rPr>
        <w:pPrChange w:id="1404" w:author="EMRAH COLAK" w:date="2015-07-30T10:28:00Z">
          <w:pPr>
            <w:spacing w:after="240" w:line="360" w:lineRule="auto"/>
            <w:ind w:firstLine="709"/>
            <w:jc w:val="both"/>
          </w:pPr>
        </w:pPrChange>
      </w:pPr>
    </w:p>
    <w:p w14:paraId="04C84189" w14:textId="77777777" w:rsidR="00893E50" w:rsidRDefault="00893E50">
      <w:pPr>
        <w:spacing w:after="0" w:line="360" w:lineRule="auto"/>
        <w:ind w:firstLine="709"/>
        <w:jc w:val="both"/>
        <w:rPr>
          <w:ins w:id="1405" w:author="EMRAH COLAK" w:date="2015-07-30T10:25:00Z"/>
          <w:rFonts w:ascii="Times New Roman" w:hAnsi="Times New Roman"/>
          <w:sz w:val="24"/>
          <w:szCs w:val="24"/>
        </w:rPr>
        <w:pPrChange w:id="1406" w:author="EMRAH COLAK" w:date="2015-07-30T10:28:00Z">
          <w:pPr>
            <w:spacing w:after="240" w:line="360" w:lineRule="auto"/>
            <w:ind w:firstLine="709"/>
            <w:jc w:val="both"/>
          </w:pPr>
        </w:pPrChange>
      </w:pPr>
      <w:r w:rsidRPr="00893E50">
        <w:rPr>
          <w:rFonts w:ascii="Times New Roman" w:hAnsi="Times New Roman"/>
          <w:sz w:val="24"/>
          <w:szCs w:val="24"/>
        </w:rPr>
        <w:t>İç DMZ bölgesindeki sunuculara normal kullanıcılar sadece hizmet alınan sunucu servislerinden erişmelidir. Örnek olarak iç DNS sunucusuna kullanıcılar sadece UDP/53 portundan erişmelidir. Yöneticiler ve yetkili kullanıcılar ise diğer gerekli yönetimsel serv</w:t>
      </w:r>
      <w:r>
        <w:rPr>
          <w:rFonts w:ascii="Times New Roman" w:hAnsi="Times New Roman"/>
          <w:sz w:val="24"/>
          <w:szCs w:val="24"/>
        </w:rPr>
        <w:t>islerden sunuculara erişebilir.</w:t>
      </w:r>
    </w:p>
    <w:p w14:paraId="14D54108" w14:textId="77777777" w:rsidR="006215D1" w:rsidRPr="00893E50" w:rsidRDefault="006215D1">
      <w:pPr>
        <w:spacing w:after="0" w:line="360" w:lineRule="auto"/>
        <w:ind w:firstLine="709"/>
        <w:jc w:val="both"/>
        <w:rPr>
          <w:rFonts w:ascii="Times New Roman" w:hAnsi="Times New Roman"/>
          <w:sz w:val="24"/>
          <w:szCs w:val="24"/>
        </w:rPr>
        <w:pPrChange w:id="1407" w:author="EMRAH COLAK" w:date="2015-07-30T10:28:00Z">
          <w:pPr>
            <w:spacing w:after="240" w:line="360" w:lineRule="auto"/>
            <w:ind w:firstLine="709"/>
            <w:jc w:val="both"/>
          </w:pPr>
        </w:pPrChange>
      </w:pPr>
    </w:p>
    <w:p w14:paraId="1186DC4B" w14:textId="77777777" w:rsidR="00695276" w:rsidRDefault="00893E50">
      <w:pPr>
        <w:spacing w:after="0" w:line="360" w:lineRule="auto"/>
        <w:ind w:firstLine="709"/>
        <w:jc w:val="both"/>
        <w:rPr>
          <w:ins w:id="1408" w:author="EMRE MUTLU" w:date="2015-07-31T10:46:00Z"/>
          <w:rFonts w:ascii="Times New Roman" w:hAnsi="Times New Roman"/>
          <w:sz w:val="24"/>
          <w:szCs w:val="24"/>
        </w:rPr>
        <w:pPrChange w:id="1409" w:author="EMRAH COLAK" w:date="2015-07-30T10:28:00Z">
          <w:pPr>
            <w:spacing w:after="240" w:line="360" w:lineRule="auto"/>
            <w:ind w:firstLine="709"/>
            <w:jc w:val="both"/>
          </w:pPr>
        </w:pPrChange>
      </w:pPr>
      <w:r w:rsidRPr="00893E50">
        <w:rPr>
          <w:rFonts w:ascii="Times New Roman" w:hAnsi="Times New Roman"/>
          <w:sz w:val="24"/>
          <w:szCs w:val="24"/>
        </w:rPr>
        <w:t>İç DMZ bölgesinde yapılan hatalardan bir tanesi kullanıcı ağlarından DC sunucusuna erişimin yönetimsel servisleri de kapsayacak şekilde geniş açılmasıdır. Kurum iç ağındaki kullanıcıların DC sunucusu üzerindeki TCP/3389 RDP servisinden erişim gerçekleştirmelerine gerek yoktur. Bu nedenle tüm servislere erişim izni verilmemelidir.</w:t>
      </w:r>
    </w:p>
    <w:p w14:paraId="46A59BB7" w14:textId="226CE4E6" w:rsidR="002E6CAC" w:rsidDel="002E6CAC" w:rsidRDefault="002E6CAC" w:rsidP="00685147">
      <w:pPr>
        <w:pStyle w:val="Balk3"/>
        <w:rPr>
          <w:del w:id="1410" w:author="EMRE MUTLU" w:date="2015-07-31T10:48:00Z"/>
        </w:rPr>
        <w:pPrChange w:id="1411" w:author="EMRAH COLAK" w:date="2015-07-31T14:33:00Z">
          <w:pPr>
            <w:spacing w:after="240" w:line="360" w:lineRule="auto"/>
            <w:ind w:firstLine="709"/>
            <w:jc w:val="both"/>
          </w:pPr>
        </w:pPrChange>
      </w:pPr>
    </w:p>
    <w:p w14:paraId="7DBDF392" w14:textId="34749ED5" w:rsidR="00695276" w:rsidRDefault="00695276" w:rsidP="00685147">
      <w:pPr>
        <w:pStyle w:val="Balk3"/>
        <w:pPrChange w:id="1412" w:author="EMRAH COLAK" w:date="2015-07-31T14:33:00Z">
          <w:pPr>
            <w:pStyle w:val="Balk3"/>
          </w:pPr>
        </w:pPrChange>
      </w:pPr>
      <w:bookmarkStart w:id="1413" w:name="_Toc425946748"/>
      <w:r>
        <w:t>Aktif Cihaz Ağı</w:t>
      </w:r>
      <w:bookmarkEnd w:id="1413"/>
    </w:p>
    <w:p w14:paraId="7B362F6E" w14:textId="77777777" w:rsidR="00893E50" w:rsidRDefault="00893E50">
      <w:pPr>
        <w:spacing w:after="0" w:line="360" w:lineRule="auto"/>
        <w:ind w:firstLine="709"/>
        <w:jc w:val="both"/>
        <w:rPr>
          <w:ins w:id="1414" w:author="EMRAH COLAK" w:date="2015-07-30T10:25:00Z"/>
          <w:rFonts w:ascii="Times New Roman" w:hAnsi="Times New Roman"/>
          <w:sz w:val="24"/>
          <w:szCs w:val="24"/>
        </w:rPr>
        <w:pPrChange w:id="1415" w:author="EMRAH COLAK" w:date="2015-07-30T10:35:00Z">
          <w:pPr>
            <w:spacing w:after="240" w:line="360" w:lineRule="auto"/>
            <w:ind w:firstLine="709"/>
            <w:jc w:val="both"/>
          </w:pPr>
        </w:pPrChange>
      </w:pPr>
      <w:r w:rsidRPr="00893E50">
        <w:rPr>
          <w:rFonts w:ascii="Times New Roman" w:hAnsi="Times New Roman"/>
          <w:sz w:val="24"/>
          <w:szCs w:val="24"/>
        </w:rPr>
        <w:t xml:space="preserve">Aktif Cihaz Ağı, ağ altyapısında bulunan omurga anahtar, kenar anahtarlar ve yönlendiriciler gibi cihazların yönetim arayüzlerinin bulunduğu ağdır. Ağ altyapısındaki cihazların yönetim servisleri olan TCP/22, TCP/23 ve TCP/80 gibi servisler bu ağdaki IP adreslerinde tanımlanır. Bu şekilde ağ yöneticilerinin bu servislere erişiminde merkezi bir </w:t>
      </w:r>
      <w:r>
        <w:rPr>
          <w:rFonts w:ascii="Times New Roman" w:hAnsi="Times New Roman"/>
          <w:sz w:val="24"/>
          <w:szCs w:val="24"/>
        </w:rPr>
        <w:t>erişim kontrolü sağlanmış olur.</w:t>
      </w:r>
    </w:p>
    <w:p w14:paraId="025F3109" w14:textId="77777777" w:rsidR="00552563" w:rsidRPr="00893E50" w:rsidRDefault="00552563">
      <w:pPr>
        <w:spacing w:after="0" w:line="360" w:lineRule="auto"/>
        <w:ind w:firstLine="709"/>
        <w:jc w:val="both"/>
        <w:rPr>
          <w:rFonts w:ascii="Times New Roman" w:hAnsi="Times New Roman"/>
          <w:sz w:val="24"/>
          <w:szCs w:val="24"/>
        </w:rPr>
        <w:pPrChange w:id="1416" w:author="EMRAH COLAK" w:date="2015-07-30T10:35:00Z">
          <w:pPr>
            <w:spacing w:after="240" w:line="360" w:lineRule="auto"/>
            <w:ind w:firstLine="709"/>
            <w:jc w:val="both"/>
          </w:pPr>
        </w:pPrChange>
      </w:pPr>
    </w:p>
    <w:p w14:paraId="68C697DA" w14:textId="2DB412D0" w:rsidR="00695276" w:rsidRDefault="00893E50">
      <w:pPr>
        <w:spacing w:after="0" w:line="360" w:lineRule="auto"/>
        <w:ind w:firstLine="709"/>
        <w:jc w:val="both"/>
        <w:rPr>
          <w:ins w:id="1417" w:author="EMRAH COLAK" w:date="2015-07-30T10:35:00Z"/>
          <w:rFonts w:ascii="Times New Roman" w:hAnsi="Times New Roman"/>
          <w:sz w:val="24"/>
          <w:szCs w:val="24"/>
        </w:rPr>
        <w:pPrChange w:id="1418" w:author="EMRAH COLAK" w:date="2015-07-30T10:35:00Z">
          <w:pPr>
            <w:spacing w:after="240" w:line="360" w:lineRule="auto"/>
            <w:ind w:firstLine="709"/>
            <w:jc w:val="both"/>
          </w:pPr>
        </w:pPrChange>
      </w:pPr>
      <w:r w:rsidRPr="00893E50">
        <w:rPr>
          <w:rFonts w:ascii="Times New Roman" w:hAnsi="Times New Roman"/>
          <w:sz w:val="24"/>
          <w:szCs w:val="24"/>
        </w:rPr>
        <w:t>İç ağdaki kullanıcılar bu ağdaki servislerden doğrudan hizmet almaz, dolayısı ile normal kullanıcıların bu ağa herhangi bir şekilde erişim izni olmamalıdır.</w:t>
      </w:r>
      <w:ins w:id="1419" w:author="EMRAH COLAK" w:date="2015-07-30T15:34:00Z">
        <w:r w:rsidR="0007300D">
          <w:rPr>
            <w:rStyle w:val="DipnotBavurusu"/>
            <w:rFonts w:ascii="Times New Roman" w:hAnsi="Times New Roman"/>
            <w:sz w:val="24"/>
            <w:szCs w:val="24"/>
          </w:rPr>
          <w:footnoteReference w:id="7"/>
        </w:r>
      </w:ins>
      <w:r w:rsidRPr="00893E50">
        <w:rPr>
          <w:rFonts w:ascii="Times New Roman" w:hAnsi="Times New Roman"/>
          <w:sz w:val="24"/>
          <w:szCs w:val="24"/>
        </w:rPr>
        <w:t xml:space="preserve">  </w:t>
      </w:r>
    </w:p>
    <w:p w14:paraId="16C2BDBB" w14:textId="1166113C" w:rsidR="001072E5" w:rsidRDefault="001072E5">
      <w:pPr>
        <w:tabs>
          <w:tab w:val="left" w:pos="3750"/>
        </w:tabs>
        <w:spacing w:after="0" w:line="360" w:lineRule="auto"/>
        <w:ind w:firstLine="709"/>
        <w:jc w:val="both"/>
        <w:rPr>
          <w:rFonts w:ascii="Times New Roman" w:hAnsi="Times New Roman"/>
          <w:sz w:val="24"/>
          <w:szCs w:val="24"/>
        </w:rPr>
        <w:pPrChange w:id="1438" w:author="EMRAH COLAK" w:date="2015-07-30T10:36:00Z">
          <w:pPr>
            <w:spacing w:after="240" w:line="360" w:lineRule="auto"/>
            <w:ind w:firstLine="709"/>
            <w:jc w:val="both"/>
          </w:pPr>
        </w:pPrChange>
      </w:pPr>
      <w:ins w:id="1439" w:author="EMRAH COLAK" w:date="2015-07-30T10:36:00Z">
        <w:r>
          <w:rPr>
            <w:rFonts w:ascii="Times New Roman" w:hAnsi="Times New Roman"/>
            <w:sz w:val="24"/>
            <w:szCs w:val="24"/>
          </w:rPr>
          <w:tab/>
        </w:r>
      </w:ins>
    </w:p>
    <w:p w14:paraId="25BC8101" w14:textId="0BD59ACF" w:rsidR="00695276" w:rsidRDefault="00695276" w:rsidP="00685147">
      <w:pPr>
        <w:pStyle w:val="Balk3"/>
        <w:pPrChange w:id="1440" w:author="EMRAH COLAK" w:date="2015-07-31T14:33:00Z">
          <w:pPr>
            <w:pStyle w:val="Balk3"/>
          </w:pPr>
        </w:pPrChange>
      </w:pPr>
      <w:bookmarkStart w:id="1441" w:name="_Toc425946749"/>
      <w:r>
        <w:t>Veri Tabanı Ağı</w:t>
      </w:r>
      <w:bookmarkEnd w:id="1441"/>
    </w:p>
    <w:p w14:paraId="4BADD20A" w14:textId="77777777" w:rsidR="00695276" w:rsidRDefault="00695276">
      <w:pPr>
        <w:spacing w:after="0" w:line="360" w:lineRule="auto"/>
        <w:ind w:firstLine="709"/>
        <w:jc w:val="both"/>
        <w:rPr>
          <w:ins w:id="1442" w:author="EMRAH COLAK" w:date="2015-07-30T10:35:00Z"/>
          <w:rFonts w:ascii="Times New Roman" w:hAnsi="Times New Roman"/>
          <w:sz w:val="24"/>
          <w:szCs w:val="24"/>
        </w:rPr>
        <w:pPrChange w:id="1443" w:author="EMRAH COLAK" w:date="2015-07-30T10:35:00Z">
          <w:pPr>
            <w:spacing w:after="240" w:line="360" w:lineRule="auto"/>
            <w:ind w:firstLine="709"/>
            <w:jc w:val="both"/>
          </w:pPr>
        </w:pPrChange>
      </w:pPr>
      <w:r>
        <w:rPr>
          <w:rFonts w:ascii="Times New Roman" w:hAnsi="Times New Roman"/>
          <w:sz w:val="24"/>
          <w:szCs w:val="24"/>
        </w:rPr>
        <w:t>Veri tabanı ağında veri tabanı sunucuları bulunur. Bu ağa sadece ilgili veri tabanı bağlantısını gerçekleştiren uygulamaların ilgili servislerinden erişmesine izin verilmektedir. Ayrıca veri tabanı yöneticilerine ve veri tabanı sunucularına erişim yetkisi bulunan kurum çalışanlarına veri tabanı servislerinden ve gerekli yönetimsel servislerden erişim yetkisi tanınmıştır.</w:t>
      </w:r>
    </w:p>
    <w:p w14:paraId="7F304EE6" w14:textId="77777777" w:rsidR="001072E5" w:rsidRPr="00F04520" w:rsidRDefault="001072E5">
      <w:pPr>
        <w:spacing w:after="0" w:line="360" w:lineRule="auto"/>
        <w:ind w:firstLine="709"/>
        <w:jc w:val="both"/>
        <w:rPr>
          <w:rFonts w:ascii="Times New Roman" w:hAnsi="Times New Roman"/>
          <w:sz w:val="24"/>
          <w:szCs w:val="24"/>
        </w:rPr>
        <w:pPrChange w:id="1444" w:author="EMRAH COLAK" w:date="2015-07-30T10:35:00Z">
          <w:pPr>
            <w:spacing w:after="240" w:line="360" w:lineRule="auto"/>
            <w:ind w:firstLine="709"/>
            <w:jc w:val="both"/>
          </w:pPr>
        </w:pPrChange>
      </w:pPr>
    </w:p>
    <w:p w14:paraId="665F98D4" w14:textId="77777777" w:rsidR="00695276" w:rsidRDefault="00695276" w:rsidP="00685147">
      <w:pPr>
        <w:pStyle w:val="Balk3"/>
        <w:pPrChange w:id="1445" w:author="EMRAH COLAK" w:date="2015-07-31T14:33:00Z">
          <w:pPr>
            <w:pStyle w:val="Balk3"/>
          </w:pPr>
        </w:pPrChange>
      </w:pPr>
      <w:bookmarkStart w:id="1446" w:name="_Toc425946750"/>
      <w:r w:rsidRPr="00EC184D">
        <w:t>Sanallaştırma Ağı</w:t>
      </w:r>
      <w:bookmarkEnd w:id="1446"/>
    </w:p>
    <w:p w14:paraId="7C76FCFD" w14:textId="05A694BD" w:rsidR="00695276" w:rsidRDefault="00695276">
      <w:pPr>
        <w:spacing w:after="0" w:line="360" w:lineRule="auto"/>
        <w:ind w:firstLine="709"/>
        <w:jc w:val="both"/>
        <w:rPr>
          <w:ins w:id="1447" w:author="EMRAH COLAK" w:date="2015-07-30T10:35:00Z"/>
          <w:rFonts w:ascii="Times New Roman" w:hAnsi="Times New Roman"/>
          <w:sz w:val="24"/>
          <w:szCs w:val="24"/>
        </w:rPr>
        <w:pPrChange w:id="1448" w:author="EMRAH COLAK" w:date="2015-07-30T10:35:00Z">
          <w:pPr>
            <w:spacing w:after="240" w:line="360" w:lineRule="auto"/>
            <w:ind w:firstLine="709"/>
            <w:jc w:val="both"/>
          </w:pPr>
        </w:pPrChange>
      </w:pPr>
      <w:r w:rsidRPr="00EC184D">
        <w:rPr>
          <w:rFonts w:ascii="Times New Roman" w:hAnsi="Times New Roman"/>
          <w:sz w:val="24"/>
          <w:szCs w:val="24"/>
        </w:rPr>
        <w:t xml:space="preserve">Sanallaştırma ağında </w:t>
      </w:r>
      <w:r>
        <w:rPr>
          <w:rFonts w:ascii="Times New Roman" w:hAnsi="Times New Roman"/>
          <w:sz w:val="24"/>
          <w:szCs w:val="24"/>
        </w:rPr>
        <w:t xml:space="preserve">sanallaştırma sunucuları </w:t>
      </w:r>
      <w:del w:id="1449" w:author="EMRE MUTLU" w:date="2015-07-31T10:46:00Z">
        <w:r w:rsidDel="002E6CAC">
          <w:rPr>
            <w:rFonts w:ascii="Times New Roman" w:hAnsi="Times New Roman"/>
            <w:sz w:val="24"/>
            <w:szCs w:val="24"/>
          </w:rPr>
          <w:delText>bulunmaktadır</w:delText>
        </w:r>
      </w:del>
      <w:ins w:id="1450" w:author="EMRE MUTLU" w:date="2015-07-31T10:46:00Z">
        <w:r w:rsidR="002E6CAC">
          <w:rPr>
            <w:rFonts w:ascii="Times New Roman" w:hAnsi="Times New Roman"/>
            <w:sz w:val="24"/>
            <w:szCs w:val="24"/>
          </w:rPr>
          <w:t>yer almaktadır</w:t>
        </w:r>
      </w:ins>
      <w:r w:rsidRPr="00EC184D">
        <w:rPr>
          <w:rFonts w:ascii="Times New Roman" w:hAnsi="Times New Roman"/>
          <w:sz w:val="24"/>
          <w:szCs w:val="24"/>
        </w:rPr>
        <w:t>. Sanallaştırma sistemleri diğer sunucuları üzerinde bulunduran kritik sunuculardır. Sanallaştırma sunucularının güvenliği çok önemlidir, zira bu sunucularda oluş</w:t>
      </w:r>
      <w:ins w:id="1451" w:author="EMRAH COLAK" w:date="2015-07-30T09:11:00Z">
        <w:r w:rsidR="00106230">
          <w:rPr>
            <w:rFonts w:ascii="Times New Roman" w:hAnsi="Times New Roman"/>
            <w:sz w:val="24"/>
            <w:szCs w:val="24"/>
          </w:rPr>
          <w:t>ması muhtemel</w:t>
        </w:r>
      </w:ins>
      <w:del w:id="1452" w:author="EMRAH COLAK" w:date="2015-07-30T09:11:00Z">
        <w:r w:rsidRPr="00EC184D" w:rsidDel="00106230">
          <w:rPr>
            <w:rFonts w:ascii="Times New Roman" w:hAnsi="Times New Roman"/>
            <w:sz w:val="24"/>
            <w:szCs w:val="24"/>
          </w:rPr>
          <w:delText>acak</w:delText>
        </w:r>
      </w:del>
      <w:r w:rsidRPr="00EC184D">
        <w:rPr>
          <w:rFonts w:ascii="Times New Roman" w:hAnsi="Times New Roman"/>
          <w:sz w:val="24"/>
          <w:szCs w:val="24"/>
        </w:rPr>
        <w:t xml:space="preserve"> bir güv</w:t>
      </w:r>
      <w:r>
        <w:rPr>
          <w:rFonts w:ascii="Times New Roman" w:hAnsi="Times New Roman"/>
          <w:sz w:val="24"/>
          <w:szCs w:val="24"/>
        </w:rPr>
        <w:t>enlik ihlali tüm sistemi etkileme</w:t>
      </w:r>
      <w:r w:rsidRPr="00EC184D">
        <w:rPr>
          <w:rFonts w:ascii="Times New Roman" w:hAnsi="Times New Roman"/>
          <w:sz w:val="24"/>
          <w:szCs w:val="24"/>
        </w:rPr>
        <w:t>kt</w:t>
      </w:r>
      <w:r>
        <w:rPr>
          <w:rFonts w:ascii="Times New Roman" w:hAnsi="Times New Roman"/>
          <w:sz w:val="24"/>
          <w:szCs w:val="24"/>
        </w:rPr>
        <w:t>edir. Bu nedenle sanallaştırma ağı</w:t>
      </w:r>
      <w:r w:rsidRPr="00EC184D">
        <w:rPr>
          <w:rFonts w:ascii="Times New Roman" w:hAnsi="Times New Roman"/>
          <w:sz w:val="24"/>
          <w:szCs w:val="24"/>
        </w:rPr>
        <w:t>, iç ve dış tehditlere karşı çok iyi ko</w:t>
      </w:r>
      <w:r>
        <w:rPr>
          <w:rFonts w:ascii="Times New Roman" w:hAnsi="Times New Roman"/>
          <w:sz w:val="24"/>
          <w:szCs w:val="24"/>
        </w:rPr>
        <w:t>runacak şekilde yapılandırılmıştır</w:t>
      </w:r>
      <w:r w:rsidRPr="00EC184D">
        <w:rPr>
          <w:rFonts w:ascii="Times New Roman" w:hAnsi="Times New Roman"/>
          <w:sz w:val="24"/>
          <w:szCs w:val="24"/>
        </w:rPr>
        <w:t>, erişim yetkileri, hizmet verecek portlar ve kontroller fiziksel seviyede destekleyici tedbir</w:t>
      </w:r>
      <w:r>
        <w:rPr>
          <w:rFonts w:ascii="Times New Roman" w:hAnsi="Times New Roman"/>
          <w:sz w:val="24"/>
          <w:szCs w:val="24"/>
        </w:rPr>
        <w:t>ler ile birlikte uygulanmaktadır</w:t>
      </w:r>
      <w:r w:rsidRPr="00EC184D">
        <w:rPr>
          <w:rFonts w:ascii="Times New Roman" w:hAnsi="Times New Roman"/>
          <w:sz w:val="24"/>
          <w:szCs w:val="24"/>
        </w:rPr>
        <w:t xml:space="preserve">. </w:t>
      </w:r>
      <w:r>
        <w:rPr>
          <w:rFonts w:ascii="Times New Roman" w:hAnsi="Times New Roman"/>
          <w:sz w:val="24"/>
          <w:szCs w:val="24"/>
        </w:rPr>
        <w:t>Bu ağa erişen</w:t>
      </w:r>
      <w:r w:rsidRPr="00EC184D">
        <w:rPr>
          <w:rFonts w:ascii="Times New Roman" w:hAnsi="Times New Roman"/>
          <w:sz w:val="24"/>
          <w:szCs w:val="24"/>
        </w:rPr>
        <w:t xml:space="preserve"> kullanıcı </w:t>
      </w:r>
      <w:r>
        <w:rPr>
          <w:rFonts w:ascii="Times New Roman" w:hAnsi="Times New Roman"/>
          <w:sz w:val="24"/>
          <w:szCs w:val="24"/>
        </w:rPr>
        <w:t>ve cihazlar çok iyi belirlenmektedir</w:t>
      </w:r>
      <w:r w:rsidRPr="00EC184D">
        <w:rPr>
          <w:rFonts w:ascii="Times New Roman" w:hAnsi="Times New Roman"/>
          <w:sz w:val="24"/>
          <w:szCs w:val="24"/>
        </w:rPr>
        <w:t xml:space="preserve"> ve ağ üze</w:t>
      </w:r>
      <w:r>
        <w:rPr>
          <w:rFonts w:ascii="Times New Roman" w:hAnsi="Times New Roman"/>
          <w:sz w:val="24"/>
          <w:szCs w:val="24"/>
        </w:rPr>
        <w:t>rindeki kurallar iyi tanımlanmakta</w:t>
      </w:r>
      <w:r w:rsidRPr="00EC184D">
        <w:rPr>
          <w:rFonts w:ascii="Times New Roman" w:hAnsi="Times New Roman"/>
          <w:sz w:val="24"/>
          <w:szCs w:val="24"/>
        </w:rPr>
        <w:t>dır. Yönetici rollerindeki kullanım dışında herhangi bir kullanıcını</w:t>
      </w:r>
      <w:r>
        <w:rPr>
          <w:rFonts w:ascii="Times New Roman" w:hAnsi="Times New Roman"/>
          <w:sz w:val="24"/>
          <w:szCs w:val="24"/>
        </w:rPr>
        <w:t>n bu ağa erişimi engellenmektedir</w:t>
      </w:r>
      <w:r w:rsidRPr="00EC184D">
        <w:rPr>
          <w:rFonts w:ascii="Times New Roman" w:hAnsi="Times New Roman"/>
          <w:sz w:val="24"/>
          <w:szCs w:val="24"/>
        </w:rPr>
        <w:t>.</w:t>
      </w:r>
    </w:p>
    <w:p w14:paraId="545D4614" w14:textId="77777777" w:rsidR="001072E5" w:rsidRDefault="001072E5">
      <w:pPr>
        <w:spacing w:after="0" w:line="360" w:lineRule="auto"/>
        <w:ind w:firstLine="709"/>
        <w:jc w:val="both"/>
        <w:rPr>
          <w:rFonts w:ascii="Times New Roman" w:hAnsi="Times New Roman"/>
          <w:sz w:val="24"/>
          <w:szCs w:val="24"/>
        </w:rPr>
        <w:pPrChange w:id="1453" w:author="EMRAH COLAK" w:date="2015-07-30T10:35:00Z">
          <w:pPr>
            <w:spacing w:after="240" w:line="360" w:lineRule="auto"/>
            <w:ind w:firstLine="709"/>
            <w:jc w:val="both"/>
          </w:pPr>
        </w:pPrChange>
      </w:pPr>
    </w:p>
    <w:p w14:paraId="7BD47F66" w14:textId="77777777" w:rsidR="00695276" w:rsidRDefault="00695276" w:rsidP="00685147">
      <w:pPr>
        <w:pStyle w:val="Balk3"/>
        <w:pPrChange w:id="1454" w:author="EMRAH COLAK" w:date="2015-07-31T14:33:00Z">
          <w:pPr>
            <w:pStyle w:val="Balk3"/>
          </w:pPr>
        </w:pPrChange>
      </w:pPr>
      <w:bookmarkStart w:id="1455" w:name="_Toc425946751"/>
      <w:r>
        <w:t>Yönetim Ağı</w:t>
      </w:r>
      <w:bookmarkEnd w:id="1455"/>
    </w:p>
    <w:p w14:paraId="2228783F" w14:textId="77777777" w:rsidR="00695276" w:rsidRDefault="00695276">
      <w:pPr>
        <w:spacing w:after="0" w:line="360" w:lineRule="auto"/>
        <w:ind w:firstLine="709"/>
        <w:jc w:val="both"/>
        <w:rPr>
          <w:ins w:id="1456" w:author="EMRAH COLAK" w:date="2015-07-30T10:35:00Z"/>
          <w:rFonts w:ascii="Times New Roman" w:hAnsi="Times New Roman"/>
          <w:sz w:val="24"/>
          <w:szCs w:val="24"/>
        </w:rPr>
        <w:pPrChange w:id="1457" w:author="EMRAH COLAK" w:date="2015-07-30T10:35:00Z">
          <w:pPr>
            <w:spacing w:after="240" w:line="360" w:lineRule="auto"/>
            <w:ind w:firstLine="709"/>
            <w:jc w:val="both"/>
          </w:pPr>
        </w:pPrChange>
      </w:pPr>
      <w:r>
        <w:rPr>
          <w:rFonts w:ascii="Times New Roman" w:hAnsi="Times New Roman"/>
          <w:sz w:val="24"/>
          <w:szCs w:val="24"/>
        </w:rPr>
        <w:t xml:space="preserve">Yönetim ağında diğer sunucu sistemlerini ve ağ altyapısını izlemeyi, yönetmeyi veya kontrol etmeyi sağlayan sunucu sistemleri bulunur. Bu ağdaki </w:t>
      </w:r>
      <w:r>
        <w:rPr>
          <w:rFonts w:ascii="Times New Roman" w:hAnsi="Times New Roman"/>
          <w:sz w:val="24"/>
          <w:szCs w:val="24"/>
        </w:rPr>
        <w:lastRenderedPageBreak/>
        <w:t>sunucular diğer ağlardaki sunucu ve servislerin düzgün bir şekilde çalışmasından sorumlu ve bu sistem ve servisleri izleyen sunuculardır. Güvenlik duvarları yönetim ara yüzleri, saldırı engelleme sistemleri yönetim ara yüzleri, merkezi kayıt sistemi, sunucu servisleri izleme sunucuları ve ağ trafiği izleme sunucuları bu ağda konumlandırılmıştır.</w:t>
      </w:r>
      <w:r w:rsidR="00893E50">
        <w:rPr>
          <w:rStyle w:val="DipnotBavurusu"/>
          <w:rFonts w:ascii="Times New Roman" w:hAnsi="Times New Roman"/>
          <w:sz w:val="24"/>
          <w:szCs w:val="24"/>
        </w:rPr>
        <w:footnoteReference w:id="8"/>
      </w:r>
    </w:p>
    <w:p w14:paraId="1451AB9B" w14:textId="77777777" w:rsidR="001072E5" w:rsidRDefault="001072E5">
      <w:pPr>
        <w:spacing w:after="0" w:line="360" w:lineRule="auto"/>
        <w:ind w:firstLine="709"/>
        <w:jc w:val="both"/>
        <w:rPr>
          <w:rFonts w:ascii="Times New Roman" w:hAnsi="Times New Roman"/>
          <w:sz w:val="24"/>
          <w:szCs w:val="24"/>
        </w:rPr>
        <w:pPrChange w:id="1483" w:author="EMRAH COLAK" w:date="2015-07-30T10:35:00Z">
          <w:pPr>
            <w:spacing w:after="240" w:line="360" w:lineRule="auto"/>
            <w:ind w:firstLine="709"/>
            <w:jc w:val="both"/>
          </w:pPr>
        </w:pPrChange>
      </w:pPr>
    </w:p>
    <w:p w14:paraId="0599DD09" w14:textId="77777777" w:rsidR="00695276" w:rsidRDefault="00695276" w:rsidP="00685147">
      <w:pPr>
        <w:pStyle w:val="Balk3"/>
        <w:pPrChange w:id="1484" w:author="EMRAH COLAK" w:date="2015-07-31T14:33:00Z">
          <w:pPr>
            <w:pStyle w:val="Balk3"/>
          </w:pPr>
        </w:pPrChange>
      </w:pPr>
      <w:bookmarkStart w:id="1485" w:name="_Toc425946752"/>
      <w:r w:rsidRPr="00A52ABC">
        <w:t>Kullanıcı Ağı</w:t>
      </w:r>
      <w:bookmarkEnd w:id="1485"/>
    </w:p>
    <w:p w14:paraId="7AC15511" w14:textId="6862C571" w:rsidR="00695276" w:rsidRDefault="00695276">
      <w:pPr>
        <w:spacing w:after="0" w:line="360" w:lineRule="auto"/>
        <w:ind w:firstLine="709"/>
        <w:jc w:val="both"/>
        <w:rPr>
          <w:ins w:id="1486" w:author="EMRAH COLAK" w:date="2015-07-30T10:36:00Z"/>
          <w:rFonts w:ascii="Times New Roman" w:hAnsi="Times New Roman"/>
          <w:sz w:val="24"/>
          <w:szCs w:val="24"/>
        </w:rPr>
        <w:pPrChange w:id="1487" w:author="EMRAH COLAK" w:date="2015-07-30T10:35:00Z">
          <w:pPr>
            <w:spacing w:after="240" w:line="360" w:lineRule="auto"/>
            <w:ind w:firstLine="709"/>
            <w:jc w:val="both"/>
          </w:pPr>
        </w:pPrChange>
      </w:pPr>
      <w:r>
        <w:rPr>
          <w:rFonts w:ascii="Times New Roman" w:hAnsi="Times New Roman"/>
          <w:sz w:val="24"/>
          <w:szCs w:val="24"/>
        </w:rPr>
        <w:t>Kullanıcı ağı Kurum a</w:t>
      </w:r>
      <w:r w:rsidRPr="00A52ABC">
        <w:rPr>
          <w:rFonts w:ascii="Times New Roman" w:hAnsi="Times New Roman"/>
          <w:sz w:val="24"/>
          <w:szCs w:val="24"/>
        </w:rPr>
        <w:t>ğının en büyük segmentini oluşturmaktadır. Bu ağ üzerinde, kullanıcıların çalışma alanı ve ihtiyaçlarına göre farklı güvenlik seviyelerinde ağ blokla</w:t>
      </w:r>
      <w:r>
        <w:rPr>
          <w:rFonts w:ascii="Times New Roman" w:hAnsi="Times New Roman"/>
          <w:sz w:val="24"/>
          <w:szCs w:val="24"/>
        </w:rPr>
        <w:t>rı tanımlanmaktadır. Kullanıcı blokları Sanal Yerel Alan Ağı (VLAN)</w:t>
      </w:r>
      <w:r w:rsidRPr="00A52ABC">
        <w:rPr>
          <w:rFonts w:ascii="Times New Roman" w:hAnsi="Times New Roman"/>
          <w:sz w:val="24"/>
          <w:szCs w:val="24"/>
        </w:rPr>
        <w:t xml:space="preserve"> yapısı ile sanal olarak</w:t>
      </w:r>
      <w:r>
        <w:rPr>
          <w:rFonts w:ascii="Times New Roman" w:hAnsi="Times New Roman"/>
          <w:sz w:val="24"/>
          <w:szCs w:val="24"/>
        </w:rPr>
        <w:t xml:space="preserve"> birbirinden ayrılmaktadır</w:t>
      </w:r>
      <w:r w:rsidRPr="00A52ABC">
        <w:rPr>
          <w:rFonts w:ascii="Times New Roman" w:hAnsi="Times New Roman"/>
          <w:sz w:val="24"/>
          <w:szCs w:val="24"/>
        </w:rPr>
        <w:t xml:space="preserve"> ve farklı VLAN</w:t>
      </w:r>
      <w:r>
        <w:rPr>
          <w:rFonts w:ascii="Times New Roman" w:hAnsi="Times New Roman"/>
          <w:sz w:val="24"/>
          <w:szCs w:val="24"/>
        </w:rPr>
        <w:t xml:space="preserve"> </w:t>
      </w:r>
      <w:r w:rsidRPr="00A52ABC">
        <w:rPr>
          <w:rFonts w:ascii="Times New Roman" w:hAnsi="Times New Roman"/>
          <w:sz w:val="24"/>
          <w:szCs w:val="24"/>
        </w:rPr>
        <w:t>'larda bulunan kullanıcılar</w:t>
      </w:r>
      <w:r>
        <w:rPr>
          <w:rFonts w:ascii="Times New Roman" w:hAnsi="Times New Roman"/>
          <w:sz w:val="24"/>
          <w:szCs w:val="24"/>
        </w:rPr>
        <w:t>ın</w:t>
      </w:r>
      <w:r w:rsidRPr="00A52ABC">
        <w:rPr>
          <w:rFonts w:ascii="Times New Roman" w:hAnsi="Times New Roman"/>
          <w:sz w:val="24"/>
          <w:szCs w:val="24"/>
        </w:rPr>
        <w:t xml:space="preserve"> uygun yapılandırma ile birbirlerinin k</w:t>
      </w:r>
      <w:r>
        <w:rPr>
          <w:rFonts w:ascii="Times New Roman" w:hAnsi="Times New Roman"/>
          <w:sz w:val="24"/>
          <w:szCs w:val="24"/>
        </w:rPr>
        <w:t>aynaklarına erişimi engellenmekte</w:t>
      </w:r>
      <w:r w:rsidRPr="00A52ABC">
        <w:rPr>
          <w:rFonts w:ascii="Times New Roman" w:hAnsi="Times New Roman"/>
          <w:sz w:val="24"/>
          <w:szCs w:val="24"/>
        </w:rPr>
        <w:t xml:space="preserve">dir. </w:t>
      </w:r>
      <w:del w:id="1488" w:author="EMRE MUTLU" w:date="2015-07-31T10:38:00Z">
        <w:r w:rsidRPr="00A52ABC" w:rsidDel="003C64E6">
          <w:rPr>
            <w:rFonts w:ascii="Times New Roman" w:hAnsi="Times New Roman"/>
            <w:sz w:val="24"/>
            <w:szCs w:val="24"/>
          </w:rPr>
          <w:delText xml:space="preserve"> </w:delText>
        </w:r>
      </w:del>
      <w:r w:rsidRPr="00A52ABC">
        <w:rPr>
          <w:rFonts w:ascii="Times New Roman" w:hAnsi="Times New Roman"/>
          <w:sz w:val="24"/>
          <w:szCs w:val="24"/>
        </w:rPr>
        <w:t>Farklı VLAN</w:t>
      </w:r>
      <w:r>
        <w:rPr>
          <w:rFonts w:ascii="Times New Roman" w:hAnsi="Times New Roman"/>
          <w:sz w:val="24"/>
          <w:szCs w:val="24"/>
        </w:rPr>
        <w:t xml:space="preserve"> </w:t>
      </w:r>
      <w:r w:rsidRPr="00A52ABC">
        <w:rPr>
          <w:rFonts w:ascii="Times New Roman" w:hAnsi="Times New Roman"/>
          <w:sz w:val="24"/>
          <w:szCs w:val="24"/>
        </w:rPr>
        <w:t>'larda</w:t>
      </w:r>
      <w:r>
        <w:rPr>
          <w:rFonts w:ascii="Times New Roman" w:hAnsi="Times New Roman"/>
          <w:sz w:val="24"/>
          <w:szCs w:val="24"/>
        </w:rPr>
        <w:t xml:space="preserve"> </w:t>
      </w:r>
      <w:r w:rsidRPr="00A52ABC">
        <w:rPr>
          <w:rFonts w:ascii="Times New Roman" w:hAnsi="Times New Roman"/>
          <w:sz w:val="24"/>
          <w:szCs w:val="24"/>
        </w:rPr>
        <w:t>ki ağların yönlendirmesi anahtarlama cihazları veya yönlendiriciler yerine güvenlik duvarı üzerinden gerçekleştirilerek bu ağlar için eriş</w:t>
      </w:r>
      <w:r>
        <w:rPr>
          <w:rFonts w:ascii="Times New Roman" w:hAnsi="Times New Roman"/>
          <w:sz w:val="24"/>
          <w:szCs w:val="24"/>
        </w:rPr>
        <w:t>im kontrolü gerçekleştirilebilmektedir</w:t>
      </w:r>
      <w:r w:rsidRPr="00A52ABC">
        <w:rPr>
          <w:rFonts w:ascii="Times New Roman" w:hAnsi="Times New Roman"/>
          <w:sz w:val="24"/>
          <w:szCs w:val="24"/>
        </w:rPr>
        <w:t xml:space="preserve">. </w:t>
      </w:r>
    </w:p>
    <w:p w14:paraId="5FD92E39" w14:textId="77777777" w:rsidR="001072E5" w:rsidRPr="00A52ABC" w:rsidRDefault="001072E5">
      <w:pPr>
        <w:spacing w:after="0" w:line="360" w:lineRule="auto"/>
        <w:ind w:firstLine="709"/>
        <w:jc w:val="both"/>
        <w:rPr>
          <w:rFonts w:ascii="Times New Roman" w:hAnsi="Times New Roman"/>
          <w:sz w:val="24"/>
          <w:szCs w:val="24"/>
        </w:rPr>
        <w:pPrChange w:id="1489" w:author="EMRAH COLAK" w:date="2015-07-30T10:35:00Z">
          <w:pPr>
            <w:spacing w:after="240" w:line="360" w:lineRule="auto"/>
            <w:ind w:firstLine="709"/>
            <w:jc w:val="both"/>
          </w:pPr>
        </w:pPrChange>
      </w:pPr>
    </w:p>
    <w:p w14:paraId="65E97338" w14:textId="77777777" w:rsidR="00695276" w:rsidRDefault="00695276">
      <w:pPr>
        <w:spacing w:after="0" w:line="360" w:lineRule="auto"/>
        <w:ind w:firstLine="709"/>
        <w:jc w:val="both"/>
        <w:rPr>
          <w:ins w:id="1490" w:author="EMRAH COLAK" w:date="2015-07-30T10:36:00Z"/>
          <w:rFonts w:ascii="Times New Roman" w:hAnsi="Times New Roman"/>
          <w:sz w:val="24"/>
          <w:szCs w:val="24"/>
        </w:rPr>
        <w:pPrChange w:id="1491" w:author="EMRAH COLAK" w:date="2015-07-30T10:35:00Z">
          <w:pPr>
            <w:spacing w:before="240" w:after="240" w:line="360" w:lineRule="auto"/>
            <w:ind w:firstLine="709"/>
            <w:jc w:val="both"/>
          </w:pPr>
        </w:pPrChange>
      </w:pPr>
      <w:r w:rsidRPr="00A52ABC">
        <w:rPr>
          <w:rFonts w:ascii="Times New Roman" w:hAnsi="Times New Roman"/>
          <w:sz w:val="24"/>
          <w:szCs w:val="24"/>
        </w:rPr>
        <w:t xml:space="preserve">Bu alandaki </w:t>
      </w:r>
      <w:r>
        <w:rPr>
          <w:rFonts w:ascii="Times New Roman" w:hAnsi="Times New Roman"/>
          <w:sz w:val="24"/>
          <w:szCs w:val="24"/>
        </w:rPr>
        <w:t>Kurum a</w:t>
      </w:r>
      <w:r w:rsidRPr="00A52ABC">
        <w:rPr>
          <w:rFonts w:ascii="Times New Roman" w:hAnsi="Times New Roman"/>
          <w:sz w:val="24"/>
          <w:szCs w:val="24"/>
        </w:rPr>
        <w:t>ğı taşra teşkilatını da içine alan büyük bir yapıyı oluşturması ve arada kiralık hatların ve kontrol edilemeyen fiziksel alanların oluşabileceği düşünülerek uçtan uca yönlendirme ve yapılandırmaların uygun olarak yapılması, yetkisiz cihazların ağ kaynaklarına erişiminin engellenmesi önem arz etmektedir. Bu kapsamda</w:t>
      </w:r>
      <w:r>
        <w:rPr>
          <w:rFonts w:ascii="Times New Roman" w:hAnsi="Times New Roman"/>
          <w:sz w:val="24"/>
          <w:szCs w:val="24"/>
        </w:rPr>
        <w:t xml:space="preserve"> da ağ erişim kontrol sistemi</w:t>
      </w:r>
      <w:r w:rsidRPr="00A52ABC">
        <w:rPr>
          <w:rFonts w:ascii="Times New Roman" w:hAnsi="Times New Roman"/>
          <w:sz w:val="24"/>
          <w:szCs w:val="24"/>
        </w:rPr>
        <w:t xml:space="preserve"> </w:t>
      </w:r>
      <w:r>
        <w:rPr>
          <w:rFonts w:ascii="Times New Roman" w:hAnsi="Times New Roman"/>
          <w:sz w:val="24"/>
          <w:szCs w:val="24"/>
        </w:rPr>
        <w:t>taşra teşkilatına genişletilmiştir</w:t>
      </w:r>
      <w:r w:rsidRPr="00A52ABC">
        <w:rPr>
          <w:rFonts w:ascii="Times New Roman" w:hAnsi="Times New Roman"/>
          <w:sz w:val="24"/>
          <w:szCs w:val="24"/>
        </w:rPr>
        <w:t xml:space="preserve"> ve ağa bağlanan her cihazın, </w:t>
      </w:r>
      <w:r>
        <w:rPr>
          <w:rFonts w:ascii="Times New Roman" w:hAnsi="Times New Roman"/>
          <w:sz w:val="24"/>
          <w:szCs w:val="24"/>
        </w:rPr>
        <w:t xml:space="preserve">Kurum </w:t>
      </w:r>
      <w:r w:rsidRPr="00A52ABC">
        <w:rPr>
          <w:rFonts w:ascii="Times New Roman" w:hAnsi="Times New Roman"/>
          <w:sz w:val="24"/>
          <w:szCs w:val="24"/>
        </w:rPr>
        <w:t>envanterine kayıtlı, içinde sadece izin verilen yazılımların bulunduğu, anti</w:t>
      </w:r>
      <w:r>
        <w:rPr>
          <w:rFonts w:ascii="Times New Roman" w:hAnsi="Times New Roman"/>
          <w:sz w:val="24"/>
          <w:szCs w:val="24"/>
        </w:rPr>
        <w:t>-</w:t>
      </w:r>
      <w:r w:rsidRPr="00A52ABC">
        <w:rPr>
          <w:rFonts w:ascii="Times New Roman" w:hAnsi="Times New Roman"/>
          <w:sz w:val="24"/>
          <w:szCs w:val="24"/>
        </w:rPr>
        <w:t>virüs ve işletim sistemi yamalarının güncel olduğu görüldükten sonra ağ kaynak</w:t>
      </w:r>
      <w:r>
        <w:rPr>
          <w:rFonts w:ascii="Times New Roman" w:hAnsi="Times New Roman"/>
          <w:sz w:val="24"/>
          <w:szCs w:val="24"/>
        </w:rPr>
        <w:t>larından faydalanması sağlanmakta</w:t>
      </w:r>
      <w:r w:rsidRPr="00A52ABC">
        <w:rPr>
          <w:rFonts w:ascii="Times New Roman" w:hAnsi="Times New Roman"/>
          <w:sz w:val="24"/>
          <w:szCs w:val="24"/>
        </w:rPr>
        <w:t>dır.</w:t>
      </w:r>
    </w:p>
    <w:p w14:paraId="0BCD58ED" w14:textId="77777777" w:rsidR="001072E5" w:rsidRDefault="001072E5">
      <w:pPr>
        <w:spacing w:after="0" w:line="360" w:lineRule="auto"/>
        <w:ind w:firstLine="709"/>
        <w:jc w:val="both"/>
        <w:rPr>
          <w:rFonts w:ascii="Times New Roman" w:hAnsi="Times New Roman"/>
          <w:sz w:val="24"/>
          <w:szCs w:val="24"/>
        </w:rPr>
        <w:pPrChange w:id="1492" w:author="EMRAH COLAK" w:date="2015-07-30T10:35:00Z">
          <w:pPr>
            <w:spacing w:before="240" w:after="240" w:line="360" w:lineRule="auto"/>
            <w:ind w:firstLine="709"/>
            <w:jc w:val="both"/>
          </w:pPr>
        </w:pPrChange>
      </w:pPr>
    </w:p>
    <w:p w14:paraId="47F629E6" w14:textId="77777777" w:rsidR="00695276" w:rsidRDefault="00695276">
      <w:pPr>
        <w:spacing w:after="0" w:line="360" w:lineRule="auto"/>
        <w:ind w:firstLine="709"/>
        <w:jc w:val="both"/>
        <w:rPr>
          <w:ins w:id="1493" w:author="EMRAH COLAK" w:date="2015-07-30T10:35:00Z"/>
          <w:rFonts w:ascii="Times New Roman" w:hAnsi="Times New Roman"/>
          <w:sz w:val="24"/>
          <w:szCs w:val="24"/>
        </w:rPr>
        <w:pPrChange w:id="1494" w:author="EMRAH COLAK" w:date="2015-07-30T10:35:00Z">
          <w:pPr>
            <w:spacing w:before="240" w:after="240" w:line="360" w:lineRule="auto"/>
            <w:ind w:firstLine="709"/>
            <w:jc w:val="both"/>
          </w:pPr>
        </w:pPrChange>
      </w:pPr>
      <w:r w:rsidRPr="00A52ABC">
        <w:rPr>
          <w:rFonts w:ascii="Times New Roman" w:hAnsi="Times New Roman"/>
          <w:sz w:val="24"/>
          <w:szCs w:val="24"/>
        </w:rPr>
        <w:t xml:space="preserve"> </w:t>
      </w:r>
      <w:r>
        <w:rPr>
          <w:rFonts w:ascii="Times New Roman" w:hAnsi="Times New Roman"/>
          <w:sz w:val="24"/>
          <w:szCs w:val="24"/>
        </w:rPr>
        <w:t>Kullanıcı ağı üzerinde ağ erişim sistemi kurulmuştur</w:t>
      </w:r>
      <w:r w:rsidRPr="00A52ABC">
        <w:rPr>
          <w:rFonts w:ascii="Times New Roman" w:hAnsi="Times New Roman"/>
          <w:sz w:val="24"/>
          <w:szCs w:val="24"/>
        </w:rPr>
        <w:t xml:space="preserve"> ve yetkisiz cih</w:t>
      </w:r>
      <w:r>
        <w:rPr>
          <w:rFonts w:ascii="Times New Roman" w:hAnsi="Times New Roman"/>
          <w:sz w:val="24"/>
          <w:szCs w:val="24"/>
        </w:rPr>
        <w:t>azların ağa erişimi engellenmekte</w:t>
      </w:r>
      <w:r w:rsidRPr="00A52ABC">
        <w:rPr>
          <w:rFonts w:ascii="Times New Roman" w:hAnsi="Times New Roman"/>
          <w:sz w:val="24"/>
          <w:szCs w:val="24"/>
        </w:rPr>
        <w:t>dir. Ağ erişim sistemi olmaksızın, ağın ölçeklenmesi ve güvenliğinin tam olarak sağlan</w:t>
      </w:r>
      <w:r>
        <w:rPr>
          <w:rFonts w:ascii="Times New Roman" w:hAnsi="Times New Roman"/>
          <w:sz w:val="24"/>
          <w:szCs w:val="24"/>
        </w:rPr>
        <w:t>ması imkânsızdır. Tesis edilen</w:t>
      </w:r>
      <w:r w:rsidRPr="00A52ABC">
        <w:rPr>
          <w:rFonts w:ascii="Times New Roman" w:hAnsi="Times New Roman"/>
          <w:sz w:val="24"/>
          <w:szCs w:val="24"/>
        </w:rPr>
        <w:t xml:space="preserve"> ağ erişim sistemi</w:t>
      </w:r>
      <w:r>
        <w:rPr>
          <w:rFonts w:ascii="Times New Roman" w:hAnsi="Times New Roman"/>
          <w:sz w:val="24"/>
          <w:szCs w:val="24"/>
        </w:rPr>
        <w:t>nde donanım çözümü oluşturulmuştur</w:t>
      </w:r>
      <w:r w:rsidRPr="00A52ABC">
        <w:rPr>
          <w:rFonts w:ascii="Times New Roman" w:hAnsi="Times New Roman"/>
          <w:sz w:val="24"/>
          <w:szCs w:val="24"/>
        </w:rPr>
        <w:t xml:space="preserve"> ve yetkili cihazların fiziksel adresleri ağa tanımlanarak işlem yapılma</w:t>
      </w:r>
      <w:r>
        <w:rPr>
          <w:rFonts w:ascii="Times New Roman" w:hAnsi="Times New Roman"/>
          <w:sz w:val="24"/>
          <w:szCs w:val="24"/>
        </w:rPr>
        <w:t>kta</w:t>
      </w:r>
      <w:r w:rsidRPr="00A52ABC">
        <w:rPr>
          <w:rFonts w:ascii="Times New Roman" w:hAnsi="Times New Roman"/>
          <w:sz w:val="24"/>
          <w:szCs w:val="24"/>
        </w:rPr>
        <w:t xml:space="preserve">dır. </w:t>
      </w:r>
    </w:p>
    <w:p w14:paraId="4BCA067D" w14:textId="77777777" w:rsidR="001072E5" w:rsidRDefault="001072E5">
      <w:pPr>
        <w:spacing w:after="0" w:line="360" w:lineRule="auto"/>
        <w:ind w:firstLine="709"/>
        <w:jc w:val="both"/>
        <w:rPr>
          <w:rFonts w:ascii="Times New Roman" w:hAnsi="Times New Roman"/>
          <w:sz w:val="24"/>
          <w:szCs w:val="24"/>
        </w:rPr>
        <w:pPrChange w:id="1495" w:author="EMRAH COLAK" w:date="2015-07-30T10:35:00Z">
          <w:pPr>
            <w:spacing w:before="240" w:after="240" w:line="360" w:lineRule="auto"/>
            <w:ind w:firstLine="709"/>
            <w:jc w:val="both"/>
          </w:pPr>
        </w:pPrChange>
      </w:pPr>
    </w:p>
    <w:p w14:paraId="49B22E60" w14:textId="77777777" w:rsidR="00695276" w:rsidRDefault="00695276" w:rsidP="00685147">
      <w:pPr>
        <w:pStyle w:val="Balk3"/>
        <w:pPrChange w:id="1496" w:author="EMRAH COLAK" w:date="2015-07-31T14:33:00Z">
          <w:pPr>
            <w:pStyle w:val="Balk3"/>
          </w:pPr>
        </w:pPrChange>
      </w:pPr>
      <w:bookmarkStart w:id="1497" w:name="_Toc425946753"/>
      <w:r>
        <w:lastRenderedPageBreak/>
        <w:t>Kurum Dışı Ağ Yapılandırması</w:t>
      </w:r>
      <w:bookmarkEnd w:id="1497"/>
    </w:p>
    <w:p w14:paraId="53AA0033" w14:textId="77777777" w:rsidR="00695276" w:rsidRDefault="00695276">
      <w:pPr>
        <w:spacing w:after="0" w:line="360" w:lineRule="auto"/>
        <w:ind w:firstLine="709"/>
        <w:jc w:val="both"/>
        <w:rPr>
          <w:ins w:id="1498" w:author="EMRAH COLAK" w:date="2015-07-30T10:35:00Z"/>
          <w:rFonts w:ascii="Times New Roman" w:hAnsi="Times New Roman"/>
          <w:sz w:val="24"/>
          <w:szCs w:val="24"/>
        </w:rPr>
        <w:pPrChange w:id="1499" w:author="EMRAH COLAK" w:date="2015-07-30T10:35:00Z">
          <w:pPr>
            <w:spacing w:after="240" w:line="360" w:lineRule="auto"/>
            <w:ind w:firstLine="709"/>
            <w:jc w:val="both"/>
          </w:pPr>
        </w:pPrChange>
      </w:pPr>
      <w:r>
        <w:rPr>
          <w:rFonts w:ascii="Times New Roman" w:hAnsi="Times New Roman"/>
          <w:sz w:val="24"/>
          <w:szCs w:val="24"/>
        </w:rPr>
        <w:t>Kurum dışı ağı, kurumun İnternet üzerinden hizmetlerin güvenli, kesintisiz ve zamanında verilebilmesi için uygun yapılandırılmış alanı kapsamaktadır. İnternete hizmet veren sunucular Dış DMZ bölgesinde bulunmaktadır. Bu alanda web sunucuları, portal sunucuları, DNS sunucuları, e-posta sunucuları ve FTP sunucuları ile dış dünyaya hizmet veren uygulama sunucuları yer almaktadır. İnternete doğrudan hizmet vermeyen hiçbir sunucu bu ağ bloğunda bulunmamaktadır. Dış DMZ bölgesindeki ilgili web sunucular Veri Tabanı Ağı’ndaki veri tabanı sunucularına sadece ilgili veri tabanı portlarından erişecek şekilde yapılandırılmıştır.</w:t>
      </w:r>
      <w:r w:rsidR="00893E50">
        <w:rPr>
          <w:rStyle w:val="DipnotBavurusu"/>
          <w:rFonts w:ascii="Times New Roman" w:hAnsi="Times New Roman"/>
          <w:sz w:val="24"/>
          <w:szCs w:val="24"/>
        </w:rPr>
        <w:footnoteReference w:id="9"/>
      </w:r>
    </w:p>
    <w:p w14:paraId="1124CC9B" w14:textId="77777777" w:rsidR="001072E5" w:rsidRDefault="001072E5">
      <w:pPr>
        <w:spacing w:after="0" w:line="360" w:lineRule="auto"/>
        <w:ind w:firstLine="709"/>
        <w:jc w:val="both"/>
        <w:rPr>
          <w:rFonts w:ascii="Times New Roman" w:hAnsi="Times New Roman"/>
          <w:sz w:val="24"/>
          <w:szCs w:val="24"/>
        </w:rPr>
        <w:pPrChange w:id="1519" w:author="EMRAH COLAK" w:date="2015-07-30T10:35:00Z">
          <w:pPr>
            <w:spacing w:after="240" w:line="360" w:lineRule="auto"/>
            <w:ind w:firstLine="709"/>
            <w:jc w:val="both"/>
          </w:pPr>
        </w:pPrChange>
      </w:pPr>
    </w:p>
    <w:p w14:paraId="3BD690E0" w14:textId="77777777" w:rsidR="00695276" w:rsidRDefault="00695276" w:rsidP="00685147">
      <w:pPr>
        <w:pStyle w:val="Balk3"/>
        <w:pPrChange w:id="1520" w:author="EMRAH COLAK" w:date="2015-07-31T14:33:00Z">
          <w:pPr>
            <w:pStyle w:val="Balk3"/>
          </w:pPr>
        </w:pPrChange>
      </w:pPr>
      <w:bookmarkStart w:id="1521" w:name="_Toc425946754"/>
      <w:r>
        <w:t>Mobil ve Kablosuz Ağ Yapılanması</w:t>
      </w:r>
      <w:bookmarkEnd w:id="1521"/>
    </w:p>
    <w:p w14:paraId="3180ADE1" w14:textId="77777777" w:rsidR="00695276" w:rsidRDefault="00695276">
      <w:pPr>
        <w:spacing w:after="0" w:line="360" w:lineRule="auto"/>
        <w:ind w:firstLine="709"/>
        <w:jc w:val="both"/>
        <w:rPr>
          <w:ins w:id="1522" w:author="EMRAH COLAK" w:date="2015-07-30T10:35:00Z"/>
          <w:rFonts w:ascii="Times New Roman" w:hAnsi="Times New Roman"/>
          <w:sz w:val="24"/>
          <w:szCs w:val="24"/>
        </w:rPr>
        <w:pPrChange w:id="1523" w:author="EMRAH COLAK" w:date="2015-07-30T10:35:00Z">
          <w:pPr>
            <w:spacing w:after="240" w:line="360" w:lineRule="auto"/>
            <w:ind w:firstLine="709"/>
            <w:jc w:val="both"/>
          </w:pPr>
        </w:pPrChange>
      </w:pPr>
      <w:r>
        <w:rPr>
          <w:rFonts w:ascii="Times New Roman" w:hAnsi="Times New Roman"/>
          <w:sz w:val="24"/>
          <w:szCs w:val="24"/>
        </w:rPr>
        <w:t>Kablosuz ve mobil ağlar kurum içi ve kurum dışı mobil veya kablosuz ağ özellikleri taşıyan cihazların, Kurum bilgi sistem kaynaklarına erişimine izin veren ağ alanını tanımlamaktadır. Kablosuz ağ üzerinde iç kaynaklara erişim sağlayan kullanıcılar için ayrı bir kimlik doğrulama sistemi kurulmuştur. Ağda veri aktarımları saldırı tespit sistemi ve güvenlik duvarları aracılığıyla yapılmaktadır. Misafir kullanıcılar bağlantıları sadece İnternet’e erişim için kullanılan bir alanda yapmaktadır.</w:t>
      </w:r>
    </w:p>
    <w:p w14:paraId="6A359C59" w14:textId="77777777" w:rsidR="001072E5" w:rsidRDefault="001072E5">
      <w:pPr>
        <w:spacing w:after="0" w:line="360" w:lineRule="auto"/>
        <w:ind w:firstLine="709"/>
        <w:jc w:val="both"/>
        <w:rPr>
          <w:rFonts w:ascii="Times New Roman" w:hAnsi="Times New Roman"/>
          <w:sz w:val="24"/>
          <w:szCs w:val="24"/>
        </w:rPr>
        <w:pPrChange w:id="1524" w:author="EMRAH COLAK" w:date="2015-07-30T10:35:00Z">
          <w:pPr>
            <w:spacing w:after="240" w:line="360" w:lineRule="auto"/>
            <w:ind w:firstLine="709"/>
            <w:jc w:val="both"/>
          </w:pPr>
        </w:pPrChange>
      </w:pPr>
    </w:p>
    <w:p w14:paraId="309B55AC" w14:textId="0CCCB683" w:rsidR="00695276" w:rsidRDefault="0007300D">
      <w:pPr>
        <w:pStyle w:val="Balk2"/>
        <w:pPrChange w:id="1525" w:author="EMRAH COLAK" w:date="2015-07-30T15:31:00Z">
          <w:pPr>
            <w:pStyle w:val="Balk2"/>
            <w:ind w:left="-142" w:firstLine="1135"/>
          </w:pPr>
        </w:pPrChange>
      </w:pPr>
      <w:ins w:id="1526" w:author="EMRAH COLAK" w:date="2015-07-30T15:31:00Z">
        <w:r>
          <w:t xml:space="preserve"> </w:t>
        </w:r>
      </w:ins>
      <w:del w:id="1527" w:author="EMRAH COLAK" w:date="2015-07-29T14:18:00Z">
        <w:r w:rsidR="00695276" w:rsidRPr="001D51BD" w:rsidDel="0083570F">
          <w:tab/>
        </w:r>
      </w:del>
      <w:bookmarkStart w:id="1528" w:name="_Toc425946755"/>
      <w:r w:rsidR="00695276" w:rsidRPr="001D51BD">
        <w:t>Mamak ve Kızılay Veri Merkezi Analizi</w:t>
      </w:r>
      <w:bookmarkEnd w:id="1528"/>
    </w:p>
    <w:p w14:paraId="52328585" w14:textId="41B61790" w:rsidR="00695276" w:rsidRDefault="00695276">
      <w:pPr>
        <w:spacing w:after="0" w:line="360" w:lineRule="auto"/>
        <w:ind w:firstLine="709"/>
        <w:jc w:val="both"/>
        <w:rPr>
          <w:ins w:id="1529" w:author="EMRE MUTLU" w:date="2015-07-31T10:47:00Z"/>
          <w:rFonts w:ascii="Times New Roman" w:hAnsi="Times New Roman"/>
          <w:sz w:val="24"/>
          <w:szCs w:val="24"/>
        </w:rPr>
        <w:pPrChange w:id="1530" w:author="EMRAH COLAK" w:date="2015-07-30T10:35:00Z">
          <w:pPr>
            <w:spacing w:after="240" w:line="360" w:lineRule="auto"/>
            <w:ind w:firstLine="709"/>
            <w:jc w:val="both"/>
          </w:pPr>
        </w:pPrChange>
      </w:pPr>
      <w:del w:id="1531" w:author="EMRE MUTLU" w:date="2015-07-31T10:38:00Z">
        <w:r w:rsidRPr="001D51BD" w:rsidDel="003C64E6">
          <w:rPr>
            <w:rFonts w:ascii="Times New Roman" w:hAnsi="Times New Roman"/>
            <w:sz w:val="24"/>
            <w:szCs w:val="24"/>
          </w:rPr>
          <w:delText>Sosyal Güvenlik Kurumu</w:delText>
        </w:r>
      </w:del>
      <w:ins w:id="1532" w:author="EMRE MUTLU" w:date="2015-07-31T10:38:00Z">
        <w:r w:rsidR="003C64E6">
          <w:rPr>
            <w:rFonts w:ascii="Times New Roman" w:hAnsi="Times New Roman"/>
            <w:sz w:val="24"/>
            <w:szCs w:val="24"/>
          </w:rPr>
          <w:t>SGK</w:t>
        </w:r>
      </w:ins>
      <w:r w:rsidRPr="001D51BD">
        <w:rPr>
          <w:rFonts w:ascii="Times New Roman" w:hAnsi="Times New Roman"/>
          <w:sz w:val="24"/>
          <w:szCs w:val="24"/>
        </w:rPr>
        <w:t xml:space="preserve"> iki ayrı bilgi işlem merkezinden oluşan ağ altyapısına sahiptir. Bu bilgi işlem merkezlerinden Mamak Bilgi İşlem Merkezi asıl, Kızılay Bilgi İşlem Merkezi yedek olmak üzere Kurum</w:t>
      </w:r>
      <w:r w:rsidR="006443FE">
        <w:rPr>
          <w:rFonts w:ascii="Times New Roman" w:hAnsi="Times New Roman"/>
          <w:sz w:val="24"/>
          <w:szCs w:val="24"/>
        </w:rPr>
        <w:t>’daki</w:t>
      </w:r>
      <w:r w:rsidRPr="001D51BD">
        <w:rPr>
          <w:rFonts w:ascii="Times New Roman" w:hAnsi="Times New Roman"/>
          <w:sz w:val="24"/>
          <w:szCs w:val="24"/>
        </w:rPr>
        <w:t xml:space="preserve"> geniş alan ağı (WAN) bağlantılarının sonlandırıldığı yerleşkedir. Her iki bilgi işlem merkezi arasında noktadan noktaya Metro Ethernet hat kullanılmış, bu hattın yedeği olacak şekilde sanal özel ağ (VPN) bağlantısı ayarlanmıştır.</w:t>
      </w:r>
      <w:r>
        <w:rPr>
          <w:rFonts w:ascii="Times New Roman" w:hAnsi="Times New Roman"/>
          <w:sz w:val="24"/>
          <w:szCs w:val="24"/>
        </w:rPr>
        <w:t xml:space="preserve"> </w:t>
      </w:r>
    </w:p>
    <w:p w14:paraId="0F2F7C47" w14:textId="77777777" w:rsidR="002E6CAC" w:rsidRDefault="002E6CAC">
      <w:pPr>
        <w:spacing w:after="0" w:line="360" w:lineRule="auto"/>
        <w:ind w:firstLine="709"/>
        <w:jc w:val="both"/>
        <w:rPr>
          <w:ins w:id="1533" w:author="EMRAH COLAK" w:date="2015-07-30T10:36:00Z"/>
          <w:rFonts w:ascii="Times New Roman" w:hAnsi="Times New Roman"/>
          <w:sz w:val="24"/>
          <w:szCs w:val="24"/>
        </w:rPr>
        <w:pPrChange w:id="1534" w:author="EMRAH COLAK" w:date="2015-07-30T10:35:00Z">
          <w:pPr>
            <w:spacing w:after="240" w:line="360" w:lineRule="auto"/>
            <w:ind w:firstLine="709"/>
            <w:jc w:val="both"/>
          </w:pPr>
        </w:pPrChange>
      </w:pPr>
    </w:p>
    <w:p w14:paraId="13AFF820" w14:textId="666A1834" w:rsidR="001072E5" w:rsidDel="002E6CAC" w:rsidRDefault="001072E5">
      <w:pPr>
        <w:spacing w:after="0" w:line="360" w:lineRule="auto"/>
        <w:ind w:firstLine="709"/>
        <w:jc w:val="both"/>
        <w:rPr>
          <w:del w:id="1535" w:author="EMRE MUTLU" w:date="2015-07-31T10:47:00Z"/>
          <w:rFonts w:ascii="Times New Roman" w:hAnsi="Times New Roman"/>
          <w:sz w:val="24"/>
          <w:szCs w:val="24"/>
        </w:rPr>
        <w:pPrChange w:id="1536" w:author="EMRAH COLAK" w:date="2015-07-30T10:35:00Z">
          <w:pPr>
            <w:spacing w:after="240" w:line="360" w:lineRule="auto"/>
            <w:ind w:firstLine="709"/>
            <w:jc w:val="both"/>
          </w:pPr>
        </w:pPrChange>
      </w:pPr>
    </w:p>
    <w:p w14:paraId="77391794" w14:textId="6696A50C" w:rsidR="00695276" w:rsidRDefault="00695276">
      <w:pPr>
        <w:spacing w:after="0" w:line="360" w:lineRule="auto"/>
        <w:ind w:firstLine="709"/>
        <w:jc w:val="both"/>
        <w:rPr>
          <w:ins w:id="1537" w:author="EMRE MUTLU" w:date="2015-07-31T10:47:00Z"/>
          <w:rFonts w:ascii="Times New Roman" w:hAnsi="Times New Roman"/>
          <w:sz w:val="24"/>
          <w:szCs w:val="24"/>
        </w:rPr>
        <w:pPrChange w:id="1538" w:author="EMRAH COLAK" w:date="2015-07-30T10:37:00Z">
          <w:pPr>
            <w:spacing w:before="240" w:after="240" w:line="360" w:lineRule="auto"/>
            <w:ind w:firstLine="709"/>
            <w:jc w:val="both"/>
          </w:pPr>
        </w:pPrChange>
      </w:pPr>
      <w:r>
        <w:rPr>
          <w:rFonts w:ascii="Times New Roman" w:hAnsi="Times New Roman"/>
          <w:sz w:val="24"/>
          <w:szCs w:val="24"/>
        </w:rPr>
        <w:t>Veri Merkezi Kullanılabilirlik Seviyeleri (</w:t>
      </w:r>
      <w:del w:id="1539" w:author="EMRE MUTLU" w:date="2015-07-31T10:39:00Z">
        <w:r w:rsidDel="003C64E6">
          <w:rPr>
            <w:rFonts w:ascii="Times New Roman" w:hAnsi="Times New Roman"/>
            <w:sz w:val="24"/>
            <w:szCs w:val="24"/>
          </w:rPr>
          <w:delText xml:space="preserve"> </w:delText>
        </w:r>
      </w:del>
      <w:r>
        <w:rPr>
          <w:rFonts w:ascii="Times New Roman" w:hAnsi="Times New Roman"/>
          <w:sz w:val="24"/>
          <w:szCs w:val="24"/>
        </w:rPr>
        <w:t>Telecommunication Industry Association) tarafından 2005 yılında yayınlanan TIA-942 Veri Merkezleri için Telekomünikasyon Altyapısı Standartlarına</w:t>
      </w:r>
      <w:r>
        <w:rPr>
          <w:rStyle w:val="DipnotBavurusu"/>
          <w:rFonts w:ascii="Times New Roman" w:hAnsi="Times New Roman"/>
          <w:sz w:val="24"/>
          <w:szCs w:val="24"/>
        </w:rPr>
        <w:footnoteReference w:id="10"/>
      </w:r>
      <w:r>
        <w:rPr>
          <w:rFonts w:ascii="Times New Roman" w:hAnsi="Times New Roman"/>
          <w:sz w:val="24"/>
          <w:szCs w:val="24"/>
        </w:rPr>
        <w:t xml:space="preserve"> (Telecommunications Infrastructure </w:t>
      </w:r>
      <w:r>
        <w:rPr>
          <w:rFonts w:ascii="Times New Roman" w:hAnsi="Times New Roman"/>
          <w:sz w:val="24"/>
          <w:szCs w:val="24"/>
        </w:rPr>
        <w:lastRenderedPageBreak/>
        <w:t>Standard for Data Centers) ve COBIT’a</w:t>
      </w:r>
      <w:r>
        <w:rPr>
          <w:rStyle w:val="DipnotBavurusu"/>
          <w:rFonts w:ascii="Times New Roman" w:hAnsi="Times New Roman"/>
          <w:sz w:val="24"/>
          <w:szCs w:val="24"/>
        </w:rPr>
        <w:footnoteReference w:id="11"/>
      </w:r>
      <w:r>
        <w:rPr>
          <w:rFonts w:ascii="Times New Roman" w:hAnsi="Times New Roman"/>
          <w:sz w:val="24"/>
          <w:szCs w:val="24"/>
        </w:rPr>
        <w:t xml:space="preserve"> (Bilgi ve İletişim Teknolojileri İçin Kontrol Hedefleri) göre Kurum BT altyapısı incelenmiştir. Bu standartlara göre yapılan değerlendirmeler</w:t>
      </w:r>
      <w:r>
        <w:rPr>
          <w:rStyle w:val="DipnotBavurusu"/>
          <w:rFonts w:ascii="Times New Roman" w:hAnsi="Times New Roman"/>
          <w:sz w:val="24"/>
          <w:szCs w:val="24"/>
        </w:rPr>
        <w:footnoteReference w:id="12"/>
      </w:r>
      <w:r>
        <w:rPr>
          <w:rFonts w:ascii="Times New Roman" w:hAnsi="Times New Roman"/>
          <w:sz w:val="24"/>
          <w:szCs w:val="24"/>
        </w:rPr>
        <w:t xml:space="preserve"> şöyledir</w:t>
      </w:r>
      <w:ins w:id="1570" w:author="EMRAH COLAK" w:date="2015-07-30T11:23:00Z">
        <w:r w:rsidR="00F77D4B">
          <w:rPr>
            <w:rFonts w:ascii="Times New Roman" w:hAnsi="Times New Roman"/>
            <w:sz w:val="24"/>
            <w:szCs w:val="24"/>
          </w:rPr>
          <w:t>.</w:t>
        </w:r>
      </w:ins>
      <w:del w:id="1571" w:author="EMRAH COLAK" w:date="2015-07-30T11:23:00Z">
        <w:r w:rsidDel="00F77D4B">
          <w:rPr>
            <w:rFonts w:ascii="Times New Roman" w:hAnsi="Times New Roman"/>
            <w:sz w:val="24"/>
            <w:szCs w:val="24"/>
          </w:rPr>
          <w:delText>:</w:delText>
        </w:r>
      </w:del>
      <w:r>
        <w:rPr>
          <w:rFonts w:ascii="Times New Roman" w:hAnsi="Times New Roman"/>
          <w:sz w:val="24"/>
          <w:szCs w:val="24"/>
        </w:rPr>
        <w:t xml:space="preserve"> </w:t>
      </w:r>
      <w:r w:rsidRPr="004C3A16">
        <w:rPr>
          <w:rFonts w:ascii="Times New Roman" w:hAnsi="Times New Roman"/>
          <w:sz w:val="24"/>
          <w:szCs w:val="24"/>
        </w:rPr>
        <w:t>Mevcut durumda her iki bilgi işlem merkezi de ekonomik ömrünü doldurmuş durumdadır. Üç kurumun birleşmesinden sonra</w:t>
      </w:r>
      <w:r>
        <w:rPr>
          <w:rFonts w:ascii="Times New Roman" w:hAnsi="Times New Roman"/>
          <w:sz w:val="24"/>
          <w:szCs w:val="24"/>
        </w:rPr>
        <w:t xml:space="preserve"> üç çeşit sistem odası </w:t>
      </w:r>
      <w:r w:rsidRPr="004C3A16">
        <w:rPr>
          <w:rFonts w:ascii="Times New Roman" w:hAnsi="Times New Roman"/>
          <w:sz w:val="24"/>
          <w:szCs w:val="24"/>
        </w:rPr>
        <w:t>bir araya getirilmiş ve donanım ve</w:t>
      </w:r>
      <w:r>
        <w:rPr>
          <w:rFonts w:ascii="Times New Roman" w:hAnsi="Times New Roman"/>
          <w:sz w:val="24"/>
          <w:szCs w:val="24"/>
        </w:rPr>
        <w:t xml:space="preserve"> yazılım olarak çok çeşit barındıran bir veri merkezi oluşmuştur. </w:t>
      </w:r>
      <w:r w:rsidRPr="004C3A16">
        <w:rPr>
          <w:rFonts w:ascii="Times New Roman" w:hAnsi="Times New Roman"/>
          <w:sz w:val="24"/>
          <w:szCs w:val="24"/>
        </w:rPr>
        <w:t xml:space="preserve">Bu veri merkezlerinde altyapı sorunları mevcuttur, kurumların </w:t>
      </w:r>
      <w:r>
        <w:rPr>
          <w:rFonts w:ascii="Times New Roman" w:hAnsi="Times New Roman"/>
          <w:sz w:val="24"/>
          <w:szCs w:val="24"/>
        </w:rPr>
        <w:t>birleşmesi ile mevcut kapasite</w:t>
      </w:r>
      <w:r w:rsidRPr="004C3A16">
        <w:rPr>
          <w:rFonts w:ascii="Times New Roman" w:hAnsi="Times New Roman"/>
          <w:sz w:val="24"/>
          <w:szCs w:val="24"/>
        </w:rPr>
        <w:t>nin çok üzerinde</w:t>
      </w:r>
      <w:r>
        <w:rPr>
          <w:rFonts w:ascii="Times New Roman" w:hAnsi="Times New Roman"/>
          <w:sz w:val="24"/>
          <w:szCs w:val="24"/>
        </w:rPr>
        <w:t xml:space="preserve"> </w:t>
      </w:r>
      <w:r w:rsidRPr="004C3A16">
        <w:rPr>
          <w:rFonts w:ascii="Times New Roman" w:hAnsi="Times New Roman"/>
          <w:sz w:val="24"/>
          <w:szCs w:val="24"/>
        </w:rPr>
        <w:t>cihaz burada yerleşik</w:t>
      </w:r>
      <w:r>
        <w:rPr>
          <w:rFonts w:ascii="Times New Roman" w:hAnsi="Times New Roman"/>
          <w:sz w:val="24"/>
          <w:szCs w:val="24"/>
        </w:rPr>
        <w:t xml:space="preserve"> olarak </w:t>
      </w:r>
      <w:r w:rsidRPr="004C3A16">
        <w:rPr>
          <w:rFonts w:ascii="Times New Roman" w:hAnsi="Times New Roman"/>
          <w:sz w:val="24"/>
          <w:szCs w:val="24"/>
        </w:rPr>
        <w:t xml:space="preserve">çalışmaktadır. Fiziksel olarak yerleşimleri günümüz teknolojileri </w:t>
      </w:r>
      <w:r>
        <w:rPr>
          <w:rFonts w:ascii="Times New Roman" w:hAnsi="Times New Roman"/>
          <w:sz w:val="24"/>
          <w:szCs w:val="24"/>
        </w:rPr>
        <w:t xml:space="preserve">için uygun bir yapıda değildir. </w:t>
      </w:r>
      <w:r w:rsidRPr="004C3A16">
        <w:rPr>
          <w:rFonts w:ascii="Times New Roman" w:hAnsi="Times New Roman"/>
          <w:sz w:val="24"/>
          <w:szCs w:val="24"/>
        </w:rPr>
        <w:t>Fiziki güvenlik ve çevre şartları açısından sınırları zorla</w:t>
      </w:r>
      <w:r>
        <w:rPr>
          <w:rFonts w:ascii="Times New Roman" w:hAnsi="Times New Roman"/>
          <w:sz w:val="24"/>
          <w:szCs w:val="24"/>
        </w:rPr>
        <w:t>r bir durumda çalışmaktadırlar. M</w:t>
      </w:r>
      <w:r w:rsidRPr="009003A2">
        <w:rPr>
          <w:rFonts w:ascii="Times New Roman" w:hAnsi="Times New Roman"/>
          <w:sz w:val="24"/>
          <w:szCs w:val="24"/>
        </w:rPr>
        <w:t xml:space="preserve">evcut veri merkezlerindeki yedekleme politikası, yedekleme yöntemleri, yedekten geri dönüş işlemleri, sanallaştırma teknikleri, sanallaştırma politikası gibi </w:t>
      </w:r>
      <w:r>
        <w:rPr>
          <w:rFonts w:ascii="Times New Roman" w:hAnsi="Times New Roman"/>
          <w:sz w:val="24"/>
          <w:szCs w:val="24"/>
        </w:rPr>
        <w:t xml:space="preserve">hususların </w:t>
      </w:r>
      <w:r w:rsidRPr="009003A2">
        <w:rPr>
          <w:rFonts w:ascii="Times New Roman" w:hAnsi="Times New Roman"/>
          <w:sz w:val="24"/>
          <w:szCs w:val="24"/>
        </w:rPr>
        <w:t>göz önünde tutularak elden geçirilerek</w:t>
      </w:r>
      <w:r>
        <w:rPr>
          <w:rFonts w:ascii="Times New Roman" w:hAnsi="Times New Roman"/>
          <w:sz w:val="24"/>
          <w:szCs w:val="24"/>
        </w:rPr>
        <w:t xml:space="preserve"> sorgulanmasında fayda vardır. Aşağıda Şekil </w:t>
      </w:r>
      <w:del w:id="1572" w:author="EMRAH COLAK" w:date="2015-07-30T08:58:00Z">
        <w:r w:rsidDel="00FF1D6E">
          <w:rPr>
            <w:rFonts w:ascii="Times New Roman" w:hAnsi="Times New Roman"/>
            <w:sz w:val="24"/>
            <w:szCs w:val="24"/>
          </w:rPr>
          <w:delText>1-</w:delText>
        </w:r>
      </w:del>
      <w:ins w:id="1573" w:author="EMRAH COLAK" w:date="2015-07-30T09:41:00Z">
        <w:r w:rsidR="001E27F1">
          <w:rPr>
            <w:rFonts w:ascii="Times New Roman" w:hAnsi="Times New Roman"/>
            <w:sz w:val="24"/>
            <w:szCs w:val="24"/>
          </w:rPr>
          <w:t>4</w:t>
        </w:r>
      </w:ins>
      <w:del w:id="1574" w:author="EMRAH COLAK" w:date="2015-07-30T09:41:00Z">
        <w:r w:rsidDel="001E27F1">
          <w:rPr>
            <w:rFonts w:ascii="Times New Roman" w:hAnsi="Times New Roman"/>
            <w:sz w:val="24"/>
            <w:szCs w:val="24"/>
          </w:rPr>
          <w:delText>3</w:delText>
        </w:r>
      </w:del>
      <w:r>
        <w:rPr>
          <w:rFonts w:ascii="Times New Roman" w:hAnsi="Times New Roman"/>
          <w:sz w:val="24"/>
          <w:szCs w:val="24"/>
        </w:rPr>
        <w:t>’</w:t>
      </w:r>
      <w:ins w:id="1575" w:author="EMRAH COLAK" w:date="2015-07-30T08:58:00Z">
        <w:r w:rsidR="00FF1D6E">
          <w:rPr>
            <w:rFonts w:ascii="Times New Roman" w:hAnsi="Times New Roman"/>
            <w:sz w:val="24"/>
            <w:szCs w:val="24"/>
          </w:rPr>
          <w:t>t</w:t>
        </w:r>
      </w:ins>
      <w:del w:id="1576" w:author="EMRAH COLAK" w:date="2015-07-30T08:58:00Z">
        <w:r w:rsidDel="00FF1D6E">
          <w:rPr>
            <w:rFonts w:ascii="Times New Roman" w:hAnsi="Times New Roman"/>
            <w:sz w:val="24"/>
            <w:szCs w:val="24"/>
          </w:rPr>
          <w:delText>d</w:delText>
        </w:r>
      </w:del>
      <w:r>
        <w:rPr>
          <w:rFonts w:ascii="Times New Roman" w:hAnsi="Times New Roman"/>
          <w:sz w:val="24"/>
          <w:szCs w:val="24"/>
        </w:rPr>
        <w:t>e mevcut veri merkezlerinin topolojisi verilmiştir.</w:t>
      </w:r>
    </w:p>
    <w:p w14:paraId="2BBF6D29" w14:textId="77777777" w:rsidR="002E6CAC" w:rsidRPr="00027768" w:rsidRDefault="002E6CAC">
      <w:pPr>
        <w:spacing w:after="0" w:line="360" w:lineRule="auto"/>
        <w:ind w:firstLine="709"/>
        <w:jc w:val="both"/>
        <w:rPr>
          <w:rFonts w:ascii="Times New Roman" w:hAnsi="Times New Roman"/>
          <w:sz w:val="24"/>
          <w:szCs w:val="24"/>
        </w:rPr>
        <w:pPrChange w:id="1577" w:author="EMRAH COLAK" w:date="2015-07-30T10:37:00Z">
          <w:pPr>
            <w:spacing w:before="240" w:after="240" w:line="360" w:lineRule="auto"/>
            <w:ind w:firstLine="709"/>
            <w:jc w:val="both"/>
          </w:pPr>
        </w:pPrChange>
      </w:pPr>
    </w:p>
    <w:p w14:paraId="644A87EB" w14:textId="51ED76CD" w:rsidR="00363308" w:rsidDel="002E6CAC" w:rsidRDefault="002E6CAC">
      <w:pPr>
        <w:pStyle w:val="ResimYazs"/>
        <w:spacing w:after="0"/>
        <w:jc w:val="center"/>
        <w:rPr>
          <w:del w:id="1578" w:author="EMRE MUTLU" w:date="2015-07-31T10:47:00Z"/>
        </w:rPr>
        <w:pPrChange w:id="1579" w:author="EMRAH COLAK" w:date="2015-07-30T10:37:00Z">
          <w:pPr>
            <w:pStyle w:val="ResimYazs"/>
            <w:jc w:val="center"/>
          </w:pPr>
        </w:pPrChange>
      </w:pPr>
      <w:bookmarkStart w:id="1580" w:name="_Toc406185871"/>
      <w:r>
        <w:rPr>
          <w:iCs w:val="0"/>
          <w:noProof/>
          <w:lang w:eastAsia="tr-TR"/>
        </w:rPr>
        <w:drawing>
          <wp:anchor distT="91440" distB="91821" distL="205740" distR="203962" simplePos="0" relativeHeight="251660800" behindDoc="1" locked="0" layoutInCell="1" allowOverlap="1" wp14:anchorId="03AB7D24" wp14:editId="1DF36FA4">
            <wp:simplePos x="0" y="0"/>
            <wp:positionH relativeFrom="margin">
              <wp:align>right</wp:align>
            </wp:positionH>
            <wp:positionV relativeFrom="paragraph">
              <wp:posOffset>379095</wp:posOffset>
            </wp:positionV>
            <wp:extent cx="5025390" cy="3218180"/>
            <wp:effectExtent l="95250" t="95250" r="99060" b="96520"/>
            <wp:wrapTight wrapText="bothSides">
              <wp:wrapPolygon edited="0">
                <wp:start x="-409" y="-639"/>
                <wp:lineTo x="-409" y="22120"/>
                <wp:lineTo x="21944" y="22120"/>
                <wp:lineTo x="21944" y="-639"/>
                <wp:lineTo x="-409" y="-639"/>
              </wp:wrapPolygon>
            </wp:wrapTight>
            <wp:docPr id="21" name="Picture 3" descr="C:\Users\alparslan\YandexDisk\Ekran görüntüleri\KIZILAY MAMA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lparslan\YandexDisk\Ekran görüntüleri\KIZILAY MAMAK.jpg"/>
                    <pic:cNvPicPr>
                      <a:picLocks noChangeAspect="1" noChangeArrowheads="1"/>
                    </pic:cNvPicPr>
                  </pic:nvPicPr>
                  <pic:blipFill>
                    <a:blip r:embed="rId15">
                      <a:extLst/>
                    </a:blip>
                    <a:srcRect/>
                    <a:stretch>
                      <a:fillRect/>
                    </a:stretch>
                  </pic:blipFill>
                  <pic:spPr bwMode="auto">
                    <a:xfrm>
                      <a:off x="0" y="0"/>
                      <a:ext cx="5025390" cy="3218180"/>
                    </a:xfrm>
                    <a:prstGeom prst="rect">
                      <a:avLst/>
                    </a:prstGeom>
                    <a:ln w="88900" cap="sq" cmpd="thickThin">
                      <a:solidFill>
                        <a:schemeClr val="bg2">
                          <a:lumMod val="50000"/>
                        </a:schemeClr>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1A4D25A7" w14:textId="5F0EB2C7" w:rsidR="00695276" w:rsidRDefault="00695276">
      <w:pPr>
        <w:pStyle w:val="ResimYazs"/>
        <w:spacing w:after="0"/>
        <w:pPrChange w:id="1581" w:author="EMRAH COLAK" w:date="2015-07-30T15:32:00Z">
          <w:pPr>
            <w:pStyle w:val="ResimYazs"/>
            <w:jc w:val="center"/>
          </w:pPr>
        </w:pPrChange>
      </w:pPr>
      <w:bookmarkStart w:id="1582" w:name="şekil104"/>
      <w:r>
        <w:t xml:space="preserve">Şekil </w:t>
      </w:r>
      <w:del w:id="1583" w:author="EMRAH COLAK" w:date="2015-07-29T16:52:00Z">
        <w:r w:rsidDel="00EF2EE6">
          <w:delText>1</w:delText>
        </w:r>
        <w:r w:rsidDel="00EF2EE6">
          <w:noBreakHyphen/>
        </w:r>
      </w:del>
      <w:r w:rsidR="00363308">
        <w:t>4</w:t>
      </w:r>
      <w:ins w:id="1584" w:author="EMRAH COLAK" w:date="2015-07-29T16:52:00Z">
        <w:r w:rsidR="00EF2EE6">
          <w:t>:</w:t>
        </w:r>
      </w:ins>
      <w:r>
        <w:t xml:space="preserve"> </w:t>
      </w:r>
      <w:r w:rsidRPr="007B7FFC">
        <w:t>Mamak ve Kızılay Veri Merkezleri Topolojis</w:t>
      </w:r>
      <w:bookmarkEnd w:id="1582"/>
      <w:r w:rsidRPr="007B7FFC">
        <w:t>i</w:t>
      </w:r>
      <w:bookmarkEnd w:id="1580"/>
    </w:p>
    <w:p w14:paraId="44FDA995" w14:textId="77777777" w:rsidR="00C46B98" w:rsidRPr="00291445" w:rsidRDefault="00C46B98" w:rsidP="00C46B98">
      <w:pPr>
        <w:spacing w:after="0" w:line="360" w:lineRule="auto"/>
        <w:jc w:val="both"/>
        <w:rPr>
          <w:ins w:id="1585" w:author="EMRAH COLAK" w:date="2015-07-30T16:47:00Z"/>
          <w:rFonts w:ascii="Times New Roman" w:eastAsia="Arial" w:hAnsi="Times New Roman"/>
          <w:lang w:val="en-US"/>
        </w:rPr>
      </w:pPr>
      <w:ins w:id="1586" w:author="EMRAH COLAK" w:date="2015-07-30T16:47:00Z">
        <w:r w:rsidRPr="00291445">
          <w:rPr>
            <w:rFonts w:ascii="Times New Roman" w:hAnsi="Times New Roman"/>
          </w:rPr>
          <w:t xml:space="preserve">Kaynak: </w:t>
        </w:r>
        <w:r>
          <w:rPr>
            <w:rFonts w:ascii="Times New Roman" w:hAnsi="Times New Roman"/>
          </w:rPr>
          <w:t>SGK Network Birimi</w:t>
        </w:r>
      </w:ins>
    </w:p>
    <w:p w14:paraId="1CAA44FF" w14:textId="77777777" w:rsidR="00363308" w:rsidRPr="00363308" w:rsidRDefault="00363308">
      <w:pPr>
        <w:spacing w:after="0" w:line="360" w:lineRule="auto"/>
        <w:pPrChange w:id="1587" w:author="EMRAH COLAK" w:date="2015-07-30T15:32:00Z">
          <w:pPr/>
        </w:pPrChange>
      </w:pPr>
    </w:p>
    <w:p w14:paraId="4B25AF7F" w14:textId="77777777" w:rsidR="00695276" w:rsidRPr="008414A4" w:rsidRDefault="00695276">
      <w:pPr>
        <w:pStyle w:val="Balk2"/>
      </w:pPr>
      <w:bookmarkStart w:id="1588" w:name="_Toc425946756"/>
      <w:r>
        <w:lastRenderedPageBreak/>
        <w:t>Kurumda Başlıca Yürütülen Bilgi Sistemleri P</w:t>
      </w:r>
      <w:r w:rsidRPr="003466BE">
        <w:t>rojeleri</w:t>
      </w:r>
      <w:bookmarkEnd w:id="1588"/>
    </w:p>
    <w:p w14:paraId="7FCA7233" w14:textId="4691FD1B" w:rsidR="008025B2" w:rsidRPr="008414A4" w:rsidRDefault="00695276">
      <w:pPr>
        <w:spacing w:after="0" w:line="360" w:lineRule="auto"/>
        <w:ind w:firstLine="709"/>
        <w:jc w:val="both"/>
        <w:rPr>
          <w:rFonts w:ascii="Times New Roman" w:hAnsi="Times New Roman"/>
          <w:sz w:val="24"/>
          <w:szCs w:val="24"/>
        </w:rPr>
        <w:pPrChange w:id="1589" w:author="EMRAH COLAK" w:date="2015-07-30T15:32:00Z">
          <w:pPr>
            <w:spacing w:after="240" w:line="360" w:lineRule="auto"/>
            <w:ind w:firstLine="709"/>
            <w:jc w:val="both"/>
          </w:pPr>
        </w:pPrChange>
      </w:pPr>
      <w:r>
        <w:rPr>
          <w:rFonts w:ascii="Times New Roman" w:hAnsi="Times New Roman"/>
          <w:sz w:val="24"/>
          <w:szCs w:val="24"/>
        </w:rPr>
        <w:t>Aşağıda listelenen projelerin ve hizmetlerin tamamına yakını sanallaştırma platformu üzerinde çalışmaktadır. Sanallaştırmanın Kurum bilişim altyapısındaki öneminin vurgulanması için bu kısımda bu projeler ve hizmetler listelenmiştir</w:t>
      </w:r>
      <w:ins w:id="1590" w:author="EMRE MUTLU" w:date="2015-07-31T10:41:00Z">
        <w:r w:rsidR="000F4347">
          <w:rPr>
            <w:rFonts w:ascii="Times New Roman" w:hAnsi="Times New Roman"/>
            <w:sz w:val="24"/>
            <w:szCs w:val="24"/>
          </w:rPr>
          <w:t>.</w:t>
        </w:r>
      </w:ins>
      <w:del w:id="1591" w:author="EMRE MUTLU" w:date="2015-07-31T10:41:00Z">
        <w:r w:rsidDel="000F4347">
          <w:rPr>
            <w:rFonts w:ascii="Times New Roman" w:hAnsi="Times New Roman"/>
            <w:sz w:val="24"/>
            <w:szCs w:val="24"/>
          </w:rPr>
          <w:delText>:</w:delText>
        </w:r>
      </w:del>
      <w:r>
        <w:rPr>
          <w:rStyle w:val="DipnotBavurusu"/>
          <w:rFonts w:ascii="Times New Roman" w:hAnsi="Times New Roman"/>
          <w:sz w:val="24"/>
          <w:szCs w:val="24"/>
        </w:rPr>
        <w:footnoteReference w:id="13"/>
      </w:r>
    </w:p>
    <w:p w14:paraId="148C1148" w14:textId="69A7D670" w:rsidR="00695276" w:rsidRPr="00A409E8" w:rsidRDefault="00695276">
      <w:pPr>
        <w:pStyle w:val="ListeParagraf"/>
        <w:numPr>
          <w:ilvl w:val="0"/>
          <w:numId w:val="17"/>
        </w:numPr>
        <w:spacing w:after="0" w:line="360" w:lineRule="auto"/>
        <w:ind w:left="1066" w:hanging="357"/>
        <w:contextualSpacing w:val="0"/>
        <w:jc w:val="both"/>
        <w:rPr>
          <w:rFonts w:ascii="Times New Roman" w:hAnsi="Times New Roman"/>
          <w:sz w:val="24"/>
          <w:szCs w:val="24"/>
        </w:rPr>
      </w:pPr>
      <w:r w:rsidRPr="00A409E8">
        <w:rPr>
          <w:rFonts w:ascii="Times New Roman" w:hAnsi="Times New Roman"/>
          <w:sz w:val="24"/>
          <w:szCs w:val="24"/>
        </w:rPr>
        <w:t>Sosyal Sigortacılık Uygulamalarına Ait Projeler</w:t>
      </w:r>
      <w:ins w:id="1603" w:author="EMRE MUTLU" w:date="2015-07-31T10:41:00Z">
        <w:r w:rsidR="000F4347">
          <w:rPr>
            <w:rFonts w:ascii="Times New Roman" w:hAnsi="Times New Roman"/>
            <w:sz w:val="24"/>
            <w:szCs w:val="24"/>
          </w:rPr>
          <w:t>:</w:t>
        </w:r>
      </w:ins>
    </w:p>
    <w:p w14:paraId="5C7FA94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04"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Sağlık Provizyon Aktivasyon Sistemi (SPAS),</w:t>
      </w:r>
    </w:p>
    <w:p w14:paraId="288E1CDA"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0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E-Ödenek (Online İş Göremezlik Raporu),</w:t>
      </w:r>
    </w:p>
    <w:p w14:paraId="6EF5AE09"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0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Hizmet Takip Projesi (HİTAP),</w:t>
      </w:r>
    </w:p>
    <w:p w14:paraId="62227D1D"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0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Yurtdışı Hesaplaşma Projesi,</w:t>
      </w:r>
    </w:p>
    <w:p w14:paraId="6026A676"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0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GSS İşlemleri (Yeşil kart),</w:t>
      </w:r>
    </w:p>
    <w:p w14:paraId="45CCF06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0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Yurtdışı Ödeme İşlemleri,</w:t>
      </w:r>
    </w:p>
    <w:p w14:paraId="622FA311"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1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Güvence Projesi,</w:t>
      </w:r>
    </w:p>
    <w:p w14:paraId="588FA27C"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11"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E-Haciz Projesi,</w:t>
      </w:r>
    </w:p>
    <w:p w14:paraId="19594AB0"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1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E-Bildirge,</w:t>
      </w:r>
    </w:p>
    <w:p w14:paraId="1192FB09"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1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E-Borcu Yoktur,</w:t>
      </w:r>
    </w:p>
    <w:p w14:paraId="4EB54B7B"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14"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 xml:space="preserve">Sosyal Güvenlik Entegrasyon Projesi (SGEP), </w:t>
      </w:r>
    </w:p>
    <w:p w14:paraId="1C1D84E7"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1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 xml:space="preserve">E-imza Destekli Elektronik Belge ve Arşiv Yönetim Sistemi, </w:t>
      </w:r>
    </w:p>
    <w:p w14:paraId="338055E1"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1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Büyük Veri (Big Data),</w:t>
      </w:r>
    </w:p>
    <w:p w14:paraId="5D6B68E9"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1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 xml:space="preserve">E-Devlet kapısı üzerinden sunulan başlıca hizmetler, </w:t>
      </w:r>
    </w:p>
    <w:p w14:paraId="7CA49A1E" w14:textId="77777777" w:rsidR="00695276" w:rsidRDefault="00695276">
      <w:pPr>
        <w:pStyle w:val="ListeParagraf"/>
        <w:numPr>
          <w:ilvl w:val="0"/>
          <w:numId w:val="5"/>
        </w:numPr>
        <w:spacing w:after="0" w:line="360" w:lineRule="auto"/>
        <w:ind w:left="709" w:hanging="357"/>
        <w:contextualSpacing w:val="0"/>
        <w:jc w:val="both"/>
        <w:rPr>
          <w:ins w:id="1618" w:author="EMRAH COLAK" w:date="2015-07-31T12:03:00Z"/>
          <w:rFonts w:ascii="Times New Roman" w:hAnsi="Times New Roman"/>
          <w:sz w:val="24"/>
        </w:rPr>
        <w:pPrChange w:id="1619" w:author="EMRAH COLAK" w:date="2015-07-30T10:37:00Z">
          <w:pPr>
            <w:pStyle w:val="ListeParagraf"/>
            <w:numPr>
              <w:numId w:val="5"/>
            </w:numPr>
            <w:spacing w:after="240" w:line="360" w:lineRule="auto"/>
            <w:ind w:left="709" w:hanging="357"/>
            <w:contextualSpacing w:val="0"/>
            <w:jc w:val="both"/>
          </w:pPr>
        </w:pPrChange>
      </w:pPr>
      <w:r>
        <w:rPr>
          <w:rFonts w:ascii="Times New Roman" w:hAnsi="Times New Roman"/>
          <w:sz w:val="24"/>
        </w:rPr>
        <w:t>Kayıt D</w:t>
      </w:r>
      <w:r w:rsidRPr="00D60AD8">
        <w:rPr>
          <w:rFonts w:ascii="Times New Roman" w:hAnsi="Times New Roman"/>
          <w:sz w:val="24"/>
        </w:rPr>
        <w:t>ışı İstihdamla Mücadele Bilgi Sistemi (KADİMBİS)</w:t>
      </w:r>
    </w:p>
    <w:p w14:paraId="60015389" w14:textId="77777777" w:rsidR="00B01F84" w:rsidRDefault="00B01F84">
      <w:pPr>
        <w:pStyle w:val="ListeParagraf"/>
        <w:spacing w:after="0" w:line="360" w:lineRule="auto"/>
        <w:ind w:left="709"/>
        <w:contextualSpacing w:val="0"/>
        <w:jc w:val="both"/>
        <w:rPr>
          <w:ins w:id="1620" w:author="EMRE MUTLU" w:date="2015-07-31T10:41:00Z"/>
          <w:rFonts w:ascii="Times New Roman" w:hAnsi="Times New Roman"/>
          <w:sz w:val="24"/>
        </w:rPr>
        <w:pPrChange w:id="1621" w:author="EMRAH COLAK" w:date="2015-07-31T12:03:00Z">
          <w:pPr>
            <w:pStyle w:val="ListeParagraf"/>
            <w:numPr>
              <w:numId w:val="5"/>
            </w:numPr>
            <w:spacing w:after="240" w:line="360" w:lineRule="auto"/>
            <w:ind w:left="709" w:hanging="357"/>
            <w:contextualSpacing w:val="0"/>
            <w:jc w:val="both"/>
          </w:pPr>
        </w:pPrChange>
      </w:pPr>
    </w:p>
    <w:p w14:paraId="4647A93C" w14:textId="331FA4C8" w:rsidR="000F4347" w:rsidRPr="00F63994" w:rsidDel="00B01F84" w:rsidRDefault="000F4347">
      <w:pPr>
        <w:pStyle w:val="ListeParagraf"/>
        <w:spacing w:after="0" w:line="360" w:lineRule="auto"/>
        <w:ind w:left="709"/>
        <w:contextualSpacing w:val="0"/>
        <w:jc w:val="both"/>
        <w:rPr>
          <w:del w:id="1622" w:author="EMRAH COLAK" w:date="2015-07-31T12:03:00Z"/>
          <w:rFonts w:ascii="Times New Roman" w:hAnsi="Times New Roman"/>
          <w:sz w:val="24"/>
        </w:rPr>
        <w:pPrChange w:id="1623" w:author="EMRE MUTLU" w:date="2015-07-31T10:41:00Z">
          <w:pPr>
            <w:pStyle w:val="ListeParagraf"/>
            <w:numPr>
              <w:numId w:val="5"/>
            </w:numPr>
            <w:spacing w:after="240" w:line="360" w:lineRule="auto"/>
            <w:ind w:left="709" w:hanging="357"/>
            <w:contextualSpacing w:val="0"/>
            <w:jc w:val="both"/>
          </w:pPr>
        </w:pPrChange>
      </w:pPr>
    </w:p>
    <w:p w14:paraId="51B96B2E" w14:textId="6285EAEA" w:rsidR="00695276" w:rsidRPr="00A409E8" w:rsidRDefault="00695276">
      <w:pPr>
        <w:pStyle w:val="ListeParagraf"/>
        <w:numPr>
          <w:ilvl w:val="0"/>
          <w:numId w:val="17"/>
        </w:numPr>
        <w:spacing w:after="0" w:line="360" w:lineRule="auto"/>
        <w:ind w:left="1066" w:hanging="357"/>
        <w:contextualSpacing w:val="0"/>
        <w:jc w:val="both"/>
        <w:rPr>
          <w:rFonts w:ascii="Times New Roman" w:hAnsi="Times New Roman"/>
          <w:sz w:val="24"/>
          <w:szCs w:val="24"/>
        </w:rPr>
        <w:pPrChange w:id="1624" w:author="EMRAH COLAK" w:date="2015-07-30T10:37:00Z">
          <w:pPr>
            <w:pStyle w:val="ListeParagraf"/>
            <w:numPr>
              <w:numId w:val="17"/>
            </w:numPr>
            <w:spacing w:before="240" w:after="0" w:line="360" w:lineRule="auto"/>
            <w:ind w:left="1066" w:hanging="357"/>
            <w:contextualSpacing w:val="0"/>
            <w:jc w:val="both"/>
          </w:pPr>
        </w:pPrChange>
      </w:pPr>
      <w:r w:rsidRPr="00A409E8">
        <w:rPr>
          <w:rFonts w:ascii="Times New Roman" w:hAnsi="Times New Roman"/>
          <w:sz w:val="24"/>
          <w:szCs w:val="24"/>
        </w:rPr>
        <w:t>Sağlık Uygulamalarına Ait Projeler</w:t>
      </w:r>
      <w:ins w:id="1625" w:author="EMRE MUTLU" w:date="2015-07-31T10:41:00Z">
        <w:r w:rsidR="000F4347">
          <w:rPr>
            <w:rFonts w:ascii="Times New Roman" w:hAnsi="Times New Roman"/>
            <w:sz w:val="24"/>
            <w:szCs w:val="24"/>
          </w:rPr>
          <w:t>:</w:t>
        </w:r>
      </w:ins>
    </w:p>
    <w:p w14:paraId="5151AE55"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2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Hastane Uygulaması,</w:t>
      </w:r>
    </w:p>
    <w:p w14:paraId="4599DEED"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2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Eczane Uygulaması,</w:t>
      </w:r>
    </w:p>
    <w:p w14:paraId="3B0A0117"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2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Eczane-Doktor Uygulaması,</w:t>
      </w:r>
    </w:p>
    <w:p w14:paraId="09D8A4C7"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2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Optik Uygulaması,</w:t>
      </w:r>
    </w:p>
    <w:p w14:paraId="57361C77"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MEDULA Şahıs Ödemeleri Uygulaması,</w:t>
      </w:r>
    </w:p>
    <w:p w14:paraId="51EEE795"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1"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Vatandaş Bilgilendirme Web Sayfası (Özel SHS),</w:t>
      </w:r>
    </w:p>
    <w:p w14:paraId="55371D9D"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Hekim Bilgilendirme Web Servisi,</w:t>
      </w:r>
    </w:p>
    <w:p w14:paraId="3E77EBBF"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Biyometrik Yöntemlerle Kimlik Doğrulama Sistemi Projesi,</w:t>
      </w:r>
    </w:p>
    <w:p w14:paraId="199BE4D1"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4"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Elektronik Reçete Uygulaması,</w:t>
      </w:r>
    </w:p>
    <w:p w14:paraId="0CA5E505"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lastRenderedPageBreak/>
        <w:t>E-Sevk Uygulaması,</w:t>
      </w:r>
    </w:p>
    <w:p w14:paraId="534FA20B"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Ismarlama Ortez Protez Uygulaması,</w:t>
      </w:r>
    </w:p>
    <w:p w14:paraId="310866CD"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E-Fatura Uygulaması,</w:t>
      </w:r>
    </w:p>
    <w:p w14:paraId="2A5C820B"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E-Maluliyet Projesi,</w:t>
      </w:r>
    </w:p>
    <w:p w14:paraId="39F5A2FC"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3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Yurt Dışı Tedavi Giderleri Projesi,</w:t>
      </w:r>
    </w:p>
    <w:p w14:paraId="1F7A5FDC"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4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Mobil Uygulamalar,</w:t>
      </w:r>
    </w:p>
    <w:p w14:paraId="34BC4B3F"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41"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Risk Odaklı Denetim,</w:t>
      </w:r>
    </w:p>
    <w:p w14:paraId="369F7EF0" w14:textId="77777777" w:rsidR="00695276" w:rsidRDefault="00695276">
      <w:pPr>
        <w:pStyle w:val="ListeParagraf"/>
        <w:numPr>
          <w:ilvl w:val="0"/>
          <w:numId w:val="5"/>
        </w:numPr>
        <w:spacing w:after="0" w:line="360" w:lineRule="auto"/>
        <w:ind w:left="709" w:hanging="357"/>
        <w:contextualSpacing w:val="0"/>
        <w:jc w:val="both"/>
        <w:rPr>
          <w:ins w:id="1642" w:author="EMRE MUTLU" w:date="2015-07-31T10:41:00Z"/>
          <w:rFonts w:ascii="Times New Roman" w:hAnsi="Times New Roman"/>
          <w:sz w:val="24"/>
        </w:rPr>
        <w:pPrChange w:id="1643" w:author="EMRAH COLAK" w:date="2015-07-30T10:37:00Z">
          <w:pPr>
            <w:pStyle w:val="ListeParagraf"/>
            <w:numPr>
              <w:numId w:val="5"/>
            </w:numPr>
            <w:spacing w:after="240" w:line="360" w:lineRule="auto"/>
            <w:ind w:left="709" w:hanging="357"/>
            <w:contextualSpacing w:val="0"/>
            <w:jc w:val="both"/>
          </w:pPr>
        </w:pPrChange>
      </w:pPr>
      <w:r w:rsidRPr="00D60AD8">
        <w:rPr>
          <w:rFonts w:ascii="Times New Roman" w:hAnsi="Times New Roman"/>
          <w:sz w:val="24"/>
        </w:rPr>
        <w:t>E-Görüntüleme Hizmetleri Uygulaması (MR-BT).</w:t>
      </w:r>
    </w:p>
    <w:p w14:paraId="46343A8A" w14:textId="77777777" w:rsidR="000F4347" w:rsidRPr="00D60AD8" w:rsidRDefault="000F4347">
      <w:pPr>
        <w:pStyle w:val="ListeParagraf"/>
        <w:spacing w:after="0" w:line="360" w:lineRule="auto"/>
        <w:ind w:left="709"/>
        <w:contextualSpacing w:val="0"/>
        <w:jc w:val="both"/>
        <w:rPr>
          <w:rFonts w:ascii="Times New Roman" w:hAnsi="Times New Roman"/>
          <w:sz w:val="24"/>
        </w:rPr>
        <w:pPrChange w:id="1644" w:author="EMRE MUTLU" w:date="2015-07-31T10:41:00Z">
          <w:pPr>
            <w:pStyle w:val="ListeParagraf"/>
            <w:numPr>
              <w:numId w:val="5"/>
            </w:numPr>
            <w:spacing w:after="240" w:line="360" w:lineRule="auto"/>
            <w:ind w:left="709" w:hanging="357"/>
            <w:contextualSpacing w:val="0"/>
            <w:jc w:val="both"/>
          </w:pPr>
        </w:pPrChange>
      </w:pPr>
    </w:p>
    <w:p w14:paraId="1FD588DE" w14:textId="5CB68E82" w:rsidR="00695276" w:rsidRPr="00A409E8" w:rsidRDefault="00695276">
      <w:pPr>
        <w:pStyle w:val="ListeParagraf"/>
        <w:numPr>
          <w:ilvl w:val="0"/>
          <w:numId w:val="17"/>
        </w:numPr>
        <w:spacing w:after="0" w:line="360" w:lineRule="auto"/>
        <w:ind w:left="1066" w:hanging="357"/>
        <w:contextualSpacing w:val="0"/>
        <w:jc w:val="both"/>
        <w:rPr>
          <w:rFonts w:ascii="Times New Roman" w:hAnsi="Times New Roman"/>
          <w:sz w:val="24"/>
          <w:szCs w:val="24"/>
        </w:rPr>
        <w:pPrChange w:id="1645" w:author="EMRAH COLAK" w:date="2015-07-30T10:37:00Z">
          <w:pPr>
            <w:pStyle w:val="ListeParagraf"/>
            <w:numPr>
              <w:numId w:val="17"/>
            </w:numPr>
            <w:spacing w:before="240" w:after="0" w:line="360" w:lineRule="auto"/>
            <w:ind w:left="1066" w:hanging="357"/>
            <w:contextualSpacing w:val="0"/>
            <w:jc w:val="both"/>
          </w:pPr>
        </w:pPrChange>
      </w:pPr>
      <w:r w:rsidRPr="00A409E8">
        <w:rPr>
          <w:rFonts w:ascii="Times New Roman" w:hAnsi="Times New Roman"/>
          <w:sz w:val="24"/>
          <w:szCs w:val="24"/>
        </w:rPr>
        <w:t>Bilgi Teknolojileri Altyapı Projeleri</w:t>
      </w:r>
      <w:ins w:id="1646" w:author="EMRE MUTLU" w:date="2015-07-31T10:41:00Z">
        <w:r w:rsidR="000F4347">
          <w:rPr>
            <w:rFonts w:ascii="Times New Roman" w:hAnsi="Times New Roman"/>
            <w:sz w:val="24"/>
            <w:szCs w:val="24"/>
          </w:rPr>
          <w:t>:</w:t>
        </w:r>
      </w:ins>
    </w:p>
    <w:p w14:paraId="5DF071A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4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Batıkent Veri Merkezi Kurulması Projesi,</w:t>
      </w:r>
    </w:p>
    <w:p w14:paraId="6C451F0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4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İnteraktif Eğitim ve Video Konferans Projesi,</w:t>
      </w:r>
    </w:p>
    <w:p w14:paraId="32C4706A"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4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İletişim Hizmeti Alımı (MPLS) Projesi,</w:t>
      </w:r>
    </w:p>
    <w:p w14:paraId="35196BC0"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5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Network Yönetim Yazılımı Alım Projesi,</w:t>
      </w:r>
    </w:p>
    <w:p w14:paraId="2B47650A"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51"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Güvenlik Altyapısının Güncelleştirilmesi Projesi,</w:t>
      </w:r>
    </w:p>
    <w:p w14:paraId="6CFC04A0"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5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Aktif Network Cihazlarının İyileştirilmesi Projesi,</w:t>
      </w:r>
    </w:p>
    <w:p w14:paraId="1B4A5FB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5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Yedekleme Projesi,</w:t>
      </w:r>
    </w:p>
    <w:p w14:paraId="0F46D769" w14:textId="77777777" w:rsidR="00695276" w:rsidRDefault="00695276">
      <w:pPr>
        <w:pStyle w:val="ListeParagraf"/>
        <w:numPr>
          <w:ilvl w:val="0"/>
          <w:numId w:val="5"/>
        </w:numPr>
        <w:spacing w:after="0" w:line="360" w:lineRule="auto"/>
        <w:ind w:left="709" w:hanging="357"/>
        <w:contextualSpacing w:val="0"/>
        <w:jc w:val="both"/>
        <w:rPr>
          <w:ins w:id="1654" w:author="EMRE MUTLU" w:date="2015-07-31T10:42:00Z"/>
          <w:rFonts w:ascii="Times New Roman" w:hAnsi="Times New Roman"/>
          <w:sz w:val="24"/>
        </w:rPr>
        <w:pPrChange w:id="1655" w:author="EMRAH COLAK" w:date="2015-07-30T10:37:00Z">
          <w:pPr>
            <w:pStyle w:val="ListeParagraf"/>
            <w:numPr>
              <w:numId w:val="5"/>
            </w:numPr>
            <w:spacing w:before="100" w:beforeAutospacing="1" w:after="240" w:line="360" w:lineRule="auto"/>
            <w:ind w:left="709" w:hanging="357"/>
            <w:contextualSpacing w:val="0"/>
            <w:jc w:val="both"/>
          </w:pPr>
        </w:pPrChange>
      </w:pPr>
      <w:r w:rsidRPr="00D60AD8">
        <w:rPr>
          <w:rFonts w:ascii="Times New Roman" w:hAnsi="Times New Roman"/>
          <w:sz w:val="24"/>
        </w:rPr>
        <w:t xml:space="preserve">Bulut Bilişim ve Sanallaştırma Projesi. </w:t>
      </w:r>
    </w:p>
    <w:p w14:paraId="66DA7A86" w14:textId="77777777" w:rsidR="000F4347" w:rsidRPr="00D60AD8" w:rsidRDefault="000F4347">
      <w:pPr>
        <w:pStyle w:val="ListeParagraf"/>
        <w:spacing w:after="0" w:line="360" w:lineRule="auto"/>
        <w:ind w:left="709"/>
        <w:contextualSpacing w:val="0"/>
        <w:jc w:val="both"/>
        <w:rPr>
          <w:rFonts w:ascii="Times New Roman" w:hAnsi="Times New Roman"/>
          <w:sz w:val="24"/>
        </w:rPr>
        <w:pPrChange w:id="1656" w:author="EMRE MUTLU" w:date="2015-07-31T10:42:00Z">
          <w:pPr>
            <w:pStyle w:val="ListeParagraf"/>
            <w:numPr>
              <w:numId w:val="5"/>
            </w:numPr>
            <w:spacing w:before="100" w:beforeAutospacing="1" w:after="240" w:line="360" w:lineRule="auto"/>
            <w:ind w:left="709" w:hanging="357"/>
            <w:contextualSpacing w:val="0"/>
            <w:jc w:val="both"/>
          </w:pPr>
        </w:pPrChange>
      </w:pPr>
    </w:p>
    <w:p w14:paraId="2BC28826" w14:textId="669B5FD6" w:rsidR="00695276" w:rsidRPr="00A409E8" w:rsidRDefault="00695276">
      <w:pPr>
        <w:pStyle w:val="ListeParagraf"/>
        <w:numPr>
          <w:ilvl w:val="0"/>
          <w:numId w:val="17"/>
        </w:numPr>
        <w:spacing w:after="0" w:line="360" w:lineRule="auto"/>
        <w:ind w:left="1066" w:hanging="357"/>
        <w:contextualSpacing w:val="0"/>
        <w:jc w:val="both"/>
        <w:rPr>
          <w:rFonts w:ascii="Times New Roman" w:hAnsi="Times New Roman"/>
          <w:sz w:val="24"/>
          <w:szCs w:val="24"/>
        </w:rPr>
        <w:pPrChange w:id="1657" w:author="EMRAH COLAK" w:date="2015-07-30T10:37:00Z">
          <w:pPr>
            <w:pStyle w:val="ListeParagraf"/>
            <w:numPr>
              <w:numId w:val="17"/>
            </w:numPr>
            <w:spacing w:before="240" w:after="0" w:line="360" w:lineRule="auto"/>
            <w:ind w:left="1066" w:hanging="357"/>
            <w:contextualSpacing w:val="0"/>
            <w:jc w:val="both"/>
          </w:pPr>
        </w:pPrChange>
      </w:pPr>
      <w:r w:rsidRPr="00A409E8">
        <w:rPr>
          <w:rFonts w:ascii="Times New Roman" w:hAnsi="Times New Roman"/>
          <w:sz w:val="24"/>
          <w:szCs w:val="24"/>
        </w:rPr>
        <w:t>Sosyal Güvenlik Kurumu Dijital Medya Projeleri</w:t>
      </w:r>
      <w:ins w:id="1658" w:author="EMRE MUTLU" w:date="2015-07-31T10:42:00Z">
        <w:r w:rsidR="000F4347">
          <w:rPr>
            <w:rFonts w:ascii="Times New Roman" w:hAnsi="Times New Roman"/>
            <w:sz w:val="24"/>
            <w:szCs w:val="24"/>
          </w:rPr>
          <w:t>:</w:t>
        </w:r>
      </w:ins>
    </w:p>
    <w:p w14:paraId="60EDEBB3"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5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Akademi,</w:t>
      </w:r>
    </w:p>
    <w:p w14:paraId="22782053"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Kurumsal Bilgilendirme Ekranları,</w:t>
      </w:r>
    </w:p>
    <w:p w14:paraId="757CD203"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1"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Web TV,</w:t>
      </w:r>
    </w:p>
    <w:p w14:paraId="5091B054"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sgkcocuk.gov.tr İnternet Sitesi,</w:t>
      </w:r>
    </w:p>
    <w:p w14:paraId="00266E72"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3"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Sosyal Medya Uygulamaları(Facebook, Twitter, YouTube vb.),</w:t>
      </w:r>
    </w:p>
    <w:p w14:paraId="5D67BC6A"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4"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Mobil Uygulamalar</w:t>
      </w:r>
    </w:p>
    <w:p w14:paraId="6FB426C4"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5"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Vatandaş Odaklı Diğer Hizmetler</w:t>
      </w:r>
    </w:p>
    <w:p w14:paraId="6D4029E2"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6"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ALO 170 Çalışma ve Sosyal Güvenlik İletişim Merkezi,</w:t>
      </w:r>
    </w:p>
    <w:p w14:paraId="5193A688"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7"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SMS Bilgilendirme Sistemi,</w:t>
      </w:r>
    </w:p>
    <w:p w14:paraId="28688ABF"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8"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GPS Projesi,</w:t>
      </w:r>
    </w:p>
    <w:p w14:paraId="4D9F84F9"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69"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İnsansız Sosyal Güvenlik Merkezleri,</w:t>
      </w:r>
    </w:p>
    <w:p w14:paraId="7BBD1826" w14:textId="77777777" w:rsidR="00695276" w:rsidRPr="00D60AD8" w:rsidRDefault="00695276">
      <w:pPr>
        <w:pStyle w:val="ListeParagraf"/>
        <w:numPr>
          <w:ilvl w:val="0"/>
          <w:numId w:val="5"/>
        </w:numPr>
        <w:spacing w:after="0" w:line="360" w:lineRule="auto"/>
        <w:ind w:left="709"/>
        <w:jc w:val="both"/>
        <w:rPr>
          <w:rFonts w:ascii="Times New Roman" w:hAnsi="Times New Roman"/>
          <w:sz w:val="24"/>
        </w:rPr>
        <w:pPrChange w:id="1670"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t>SGK Portal,</w:t>
      </w:r>
    </w:p>
    <w:p w14:paraId="205465E3" w14:textId="6DE5FB4A" w:rsidR="00790430" w:rsidRDefault="00695276">
      <w:pPr>
        <w:pStyle w:val="ListeParagraf"/>
        <w:numPr>
          <w:ilvl w:val="0"/>
          <w:numId w:val="5"/>
        </w:numPr>
        <w:spacing w:after="0" w:line="360" w:lineRule="auto"/>
        <w:ind w:left="709"/>
        <w:jc w:val="both"/>
        <w:rPr>
          <w:ins w:id="1671" w:author="EMRE MUTLU" w:date="2015-07-31T10:42:00Z"/>
          <w:rFonts w:ascii="Times New Roman" w:hAnsi="Times New Roman"/>
          <w:sz w:val="24"/>
        </w:rPr>
        <w:pPrChange w:id="1672" w:author="EMRAH COLAK" w:date="2015-07-30T10:37:00Z">
          <w:pPr>
            <w:pStyle w:val="ListeParagraf"/>
            <w:numPr>
              <w:numId w:val="5"/>
            </w:numPr>
            <w:spacing w:before="240" w:after="240" w:line="360" w:lineRule="auto"/>
            <w:ind w:left="709" w:hanging="360"/>
            <w:jc w:val="both"/>
          </w:pPr>
        </w:pPrChange>
      </w:pPr>
      <w:r w:rsidRPr="00D60AD8">
        <w:rPr>
          <w:rFonts w:ascii="Times New Roman" w:hAnsi="Times New Roman"/>
          <w:sz w:val="24"/>
        </w:rPr>
        <w:lastRenderedPageBreak/>
        <w:t>Sosyal Güvenlik Merkezleri</w:t>
      </w:r>
      <w:ins w:id="1673" w:author="EMRAH COLAK" w:date="2015-07-29T13:18:00Z">
        <w:r w:rsidR="00237C42">
          <w:rPr>
            <w:rFonts w:ascii="Times New Roman" w:hAnsi="Times New Roman"/>
            <w:sz w:val="24"/>
          </w:rPr>
          <w:t>.</w:t>
        </w:r>
      </w:ins>
    </w:p>
    <w:p w14:paraId="4F904C99" w14:textId="77777777" w:rsidR="000F4347" w:rsidRDefault="000F4347">
      <w:pPr>
        <w:pStyle w:val="ListeParagraf"/>
        <w:spacing w:after="0" w:line="360" w:lineRule="auto"/>
        <w:ind w:left="709"/>
        <w:jc w:val="both"/>
        <w:rPr>
          <w:rFonts w:ascii="Times New Roman" w:hAnsi="Times New Roman"/>
          <w:sz w:val="24"/>
        </w:rPr>
        <w:pPrChange w:id="1674" w:author="EMRE MUTLU" w:date="2015-07-31T10:42:00Z">
          <w:pPr>
            <w:pStyle w:val="ListeParagraf"/>
            <w:numPr>
              <w:numId w:val="5"/>
            </w:numPr>
            <w:spacing w:before="240" w:after="240" w:line="360" w:lineRule="auto"/>
            <w:ind w:left="709" w:hanging="360"/>
            <w:jc w:val="both"/>
          </w:pPr>
        </w:pPrChange>
      </w:pPr>
    </w:p>
    <w:p w14:paraId="60D58782" w14:textId="71B889ED" w:rsidR="00A6785B" w:rsidDel="000F4347" w:rsidRDefault="00A6785B" w:rsidP="00934DC7">
      <w:pPr>
        <w:spacing w:before="240" w:after="240" w:line="360" w:lineRule="auto"/>
        <w:jc w:val="both"/>
        <w:rPr>
          <w:del w:id="1675" w:author="EMRE MUTLU" w:date="2015-07-31T10:42:00Z"/>
          <w:rFonts w:ascii="Times New Roman" w:hAnsi="Times New Roman"/>
          <w:sz w:val="24"/>
        </w:rPr>
      </w:pPr>
    </w:p>
    <w:p w14:paraId="7ABC8274" w14:textId="5E8676E5" w:rsidR="00A6785B" w:rsidDel="001072E5" w:rsidRDefault="00A6785B">
      <w:pPr>
        <w:pStyle w:val="Balk2"/>
        <w:rPr>
          <w:del w:id="1676" w:author="EMRAH COLAK" w:date="2015-07-30T10:37:00Z"/>
        </w:rPr>
        <w:pPrChange w:id="1677" w:author="EMRAH COLAK" w:date="2015-07-30T15:31:00Z">
          <w:pPr>
            <w:spacing w:before="240" w:after="240" w:line="360" w:lineRule="auto"/>
            <w:jc w:val="both"/>
          </w:pPr>
        </w:pPrChange>
      </w:pPr>
    </w:p>
    <w:p w14:paraId="2CE5A27D" w14:textId="678C1504" w:rsidR="00A6785B" w:rsidDel="001072E5" w:rsidRDefault="00A6785B">
      <w:pPr>
        <w:pStyle w:val="Balk2"/>
        <w:rPr>
          <w:del w:id="1678" w:author="EMRAH COLAK" w:date="2015-07-30T10:37:00Z"/>
        </w:rPr>
        <w:pPrChange w:id="1679" w:author="EMRAH COLAK" w:date="2015-07-30T15:31:00Z">
          <w:pPr>
            <w:spacing w:before="240" w:after="240" w:line="360" w:lineRule="auto"/>
            <w:jc w:val="both"/>
          </w:pPr>
        </w:pPrChange>
      </w:pPr>
    </w:p>
    <w:p w14:paraId="0097631D" w14:textId="040F34E4" w:rsidR="00A6785B" w:rsidDel="001072E5" w:rsidRDefault="00A6785B">
      <w:pPr>
        <w:pStyle w:val="Balk2"/>
        <w:rPr>
          <w:del w:id="1680" w:author="EMRAH COLAK" w:date="2015-07-30T10:37:00Z"/>
        </w:rPr>
        <w:pPrChange w:id="1681" w:author="EMRAH COLAK" w:date="2015-07-30T15:31:00Z">
          <w:pPr>
            <w:spacing w:before="240" w:after="240" w:line="360" w:lineRule="auto"/>
            <w:jc w:val="both"/>
          </w:pPr>
        </w:pPrChange>
      </w:pPr>
    </w:p>
    <w:p w14:paraId="4AC210DF" w14:textId="115EFFB7" w:rsidR="00A6785B" w:rsidDel="00EF2EE6" w:rsidRDefault="00A6785B">
      <w:pPr>
        <w:pStyle w:val="Balk2"/>
        <w:rPr>
          <w:del w:id="1682" w:author="EMRAH COLAK" w:date="2015-07-29T16:52:00Z"/>
        </w:rPr>
        <w:pPrChange w:id="1683" w:author="EMRAH COLAK" w:date="2015-07-30T15:31:00Z">
          <w:pPr>
            <w:spacing w:before="240" w:after="240" w:line="360" w:lineRule="auto"/>
            <w:jc w:val="both"/>
          </w:pPr>
        </w:pPrChange>
      </w:pPr>
    </w:p>
    <w:p w14:paraId="120E23D7" w14:textId="0484B6E6" w:rsidR="00A6785B" w:rsidDel="00EF2EE6" w:rsidRDefault="00A6785B">
      <w:pPr>
        <w:pStyle w:val="Balk2"/>
        <w:rPr>
          <w:del w:id="1684" w:author="EMRAH COLAK" w:date="2015-07-29T16:52:00Z"/>
        </w:rPr>
        <w:pPrChange w:id="1685" w:author="EMRAH COLAK" w:date="2015-07-30T15:31:00Z">
          <w:pPr>
            <w:spacing w:before="240" w:after="240" w:line="360" w:lineRule="auto"/>
            <w:jc w:val="both"/>
          </w:pPr>
        </w:pPrChange>
      </w:pPr>
    </w:p>
    <w:p w14:paraId="4381B277" w14:textId="7269377F" w:rsidR="00A6785B" w:rsidDel="00EF2EE6" w:rsidRDefault="00A6785B">
      <w:pPr>
        <w:pStyle w:val="Balk2"/>
        <w:rPr>
          <w:del w:id="1686" w:author="EMRAH COLAK" w:date="2015-07-29T16:52:00Z"/>
        </w:rPr>
        <w:pPrChange w:id="1687" w:author="EMRAH COLAK" w:date="2015-07-30T15:31:00Z">
          <w:pPr>
            <w:spacing w:before="240" w:after="240" w:line="360" w:lineRule="auto"/>
            <w:jc w:val="both"/>
          </w:pPr>
        </w:pPrChange>
      </w:pPr>
    </w:p>
    <w:p w14:paraId="61A86462" w14:textId="4982E7D7" w:rsidR="00A6785B" w:rsidDel="00EF2EE6" w:rsidRDefault="00A6785B">
      <w:pPr>
        <w:pStyle w:val="Balk2"/>
        <w:rPr>
          <w:del w:id="1688" w:author="EMRAH COLAK" w:date="2015-07-29T16:52:00Z"/>
        </w:rPr>
        <w:pPrChange w:id="1689" w:author="EMRAH COLAK" w:date="2015-07-30T15:31:00Z">
          <w:pPr>
            <w:spacing w:before="240" w:after="240" w:line="360" w:lineRule="auto"/>
            <w:jc w:val="both"/>
          </w:pPr>
        </w:pPrChange>
      </w:pPr>
    </w:p>
    <w:p w14:paraId="141FE5B0" w14:textId="3E0501BE" w:rsidR="005F6454" w:rsidRPr="00A6785B" w:rsidDel="00EF2EE6" w:rsidRDefault="005F6454">
      <w:pPr>
        <w:pStyle w:val="Balk2"/>
        <w:rPr>
          <w:del w:id="1690" w:author="EMRAH COLAK" w:date="2015-07-29T16:52:00Z"/>
        </w:rPr>
        <w:pPrChange w:id="1691" w:author="EMRAH COLAK" w:date="2015-07-30T15:31:00Z">
          <w:pPr>
            <w:spacing w:before="240" w:after="240" w:line="360" w:lineRule="auto"/>
            <w:jc w:val="both"/>
          </w:pPr>
        </w:pPrChange>
      </w:pPr>
    </w:p>
    <w:p w14:paraId="26BB3B80" w14:textId="562446D5" w:rsidR="00790430" w:rsidDel="00934DC7" w:rsidRDefault="00A63209">
      <w:pPr>
        <w:pStyle w:val="Balk2"/>
        <w:rPr>
          <w:del w:id="1692" w:author="EMRAH COLAK" w:date="2015-07-30T11:04:00Z"/>
        </w:rPr>
      </w:pPr>
      <w:bookmarkStart w:id="1693" w:name="_Toc425946757"/>
      <w:r w:rsidRPr="00A63209">
        <w:t xml:space="preserve">Sanallaştırma </w:t>
      </w:r>
      <w:del w:id="1694" w:author="EMRAH COLAK" w:date="2015-07-30T11:23:00Z">
        <w:r w:rsidRPr="00A63209" w:rsidDel="00F77D4B">
          <w:delText>Nedir</w:delText>
        </w:r>
      </w:del>
      <w:ins w:id="1695" w:author="EMRAH COLAK" w:date="2015-07-30T11:23:00Z">
        <w:del w:id="1696" w:author="EMRE MUTLU" w:date="2015-07-31T11:00:00Z">
          <w:r w:rsidR="00F77D4B" w:rsidDel="00602AB1">
            <w:delText>Tanımı</w:delText>
          </w:r>
        </w:del>
      </w:ins>
      <w:del w:id="1697" w:author="EMRE MUTLU" w:date="2015-07-31T11:00:00Z">
        <w:r w:rsidRPr="00A63209" w:rsidDel="00602AB1">
          <w:delText>: Tarihçe ve Kavramlar</w:delText>
        </w:r>
      </w:del>
      <w:bookmarkEnd w:id="1693"/>
      <w:ins w:id="1698" w:author="EMRE MUTLU" w:date="2015-07-31T11:00:00Z">
        <w:r w:rsidR="00602AB1">
          <w:t>Teknolojileri</w:t>
        </w:r>
      </w:ins>
    </w:p>
    <w:p w14:paraId="77E65791" w14:textId="77777777" w:rsidR="00A63209" w:rsidRPr="00EC00C6" w:rsidRDefault="00A63209">
      <w:pPr>
        <w:pStyle w:val="Balk2"/>
        <w:pPrChange w:id="1699" w:author="EMRAH COLAK" w:date="2015-07-30T15:31:00Z">
          <w:pPr/>
        </w:pPrChange>
      </w:pPr>
    </w:p>
    <w:p w14:paraId="5ABA4D1C" w14:textId="3AA649E2" w:rsidR="004B2919" w:rsidRPr="00F95BB9" w:rsidRDefault="004B2919">
      <w:pPr>
        <w:pStyle w:val="ResimYazs"/>
        <w:spacing w:after="0"/>
        <w:pPrChange w:id="1700" w:author="EMRAH COLAK" w:date="2015-07-30T10:38:00Z">
          <w:pPr>
            <w:pStyle w:val="ResimYazs"/>
            <w:jc w:val="center"/>
          </w:pPr>
        </w:pPrChange>
      </w:pPr>
      <w:bookmarkStart w:id="1701" w:name="şekil105"/>
      <w:r>
        <w:t xml:space="preserve">Şekil </w:t>
      </w:r>
      <w:del w:id="1702" w:author="EMRAH COLAK" w:date="2015-07-29T16:52:00Z">
        <w:r w:rsidDel="00EF2EE6">
          <w:delText>1</w:delText>
        </w:r>
        <w:r w:rsidDel="00EF2EE6">
          <w:noBreakHyphen/>
        </w:r>
      </w:del>
      <w:r w:rsidR="001D651A">
        <w:t>5</w:t>
      </w:r>
      <w:ins w:id="1703" w:author="EMRAH COLAK" w:date="2015-07-29T16:52:00Z">
        <w:r w:rsidR="00EF2EE6">
          <w:t>:</w:t>
        </w:r>
      </w:ins>
      <w:r>
        <w:t xml:space="preserve"> Sanallaştırma</w:t>
      </w:r>
    </w:p>
    <w:bookmarkEnd w:id="1701"/>
    <w:p w14:paraId="382D19B1" w14:textId="77777777" w:rsidR="004B2919" w:rsidRDefault="000F7C00">
      <w:pPr>
        <w:spacing w:after="0" w:line="360" w:lineRule="auto"/>
        <w:ind w:hanging="142"/>
        <w:jc w:val="both"/>
        <w:rPr>
          <w:rFonts w:ascii="Times New Roman" w:eastAsia="Arial" w:hAnsi="Times New Roman"/>
          <w:sz w:val="24"/>
          <w:szCs w:val="24"/>
          <w:lang w:val="en-US"/>
        </w:rPr>
        <w:pPrChange w:id="1704" w:author="EMRAH COLAK" w:date="2015-07-30T10:38:00Z">
          <w:pPr>
            <w:spacing w:after="0" w:line="360" w:lineRule="auto"/>
            <w:ind w:right="849" w:hanging="142"/>
            <w:jc w:val="both"/>
          </w:pPr>
        </w:pPrChange>
      </w:pPr>
      <w:r>
        <w:rPr>
          <w:rFonts w:ascii="Times New Roman" w:eastAsia="Arial" w:hAnsi="Times New Roman"/>
          <w:noProof/>
          <w:sz w:val="24"/>
          <w:szCs w:val="24"/>
          <w:lang w:eastAsia="tr-TR"/>
        </w:rPr>
        <w:drawing>
          <wp:inline distT="0" distB="0" distL="0" distR="0" wp14:anchorId="62BF78E6" wp14:editId="668E008B">
            <wp:extent cx="4325620" cy="2600325"/>
            <wp:effectExtent l="0" t="0" r="0" b="9525"/>
            <wp:docPr id="3" name="Resim 3" descr="vmw-virtualizatio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virtualizatio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5620" cy="2600325"/>
                    </a:xfrm>
                    <a:prstGeom prst="rect">
                      <a:avLst/>
                    </a:prstGeom>
                    <a:noFill/>
                    <a:ln>
                      <a:noFill/>
                    </a:ln>
                  </pic:spPr>
                </pic:pic>
              </a:graphicData>
            </a:graphic>
          </wp:inline>
        </w:drawing>
      </w:r>
    </w:p>
    <w:p w14:paraId="353F7212" w14:textId="77777777" w:rsidR="004B2919" w:rsidRPr="00291445" w:rsidRDefault="00F95BB9">
      <w:pPr>
        <w:spacing w:after="0" w:line="360" w:lineRule="auto"/>
        <w:jc w:val="both"/>
        <w:rPr>
          <w:rFonts w:ascii="Times New Roman" w:eastAsia="Arial" w:hAnsi="Times New Roman"/>
          <w:lang w:val="en-US"/>
        </w:rPr>
        <w:pPrChange w:id="1705" w:author="EMRAH COLAK" w:date="2015-07-30T10:38:00Z">
          <w:pPr>
            <w:spacing w:after="0" w:line="360" w:lineRule="auto"/>
            <w:ind w:firstLine="708"/>
            <w:jc w:val="both"/>
          </w:pPr>
        </w:pPrChange>
      </w:pPr>
      <w:del w:id="1706" w:author="EMRAH COLAK" w:date="2015-07-29T14:18:00Z">
        <w:r w:rsidDel="0083570F">
          <w:rPr>
            <w:rFonts w:ascii="Times New Roman" w:eastAsia="Arial" w:hAnsi="Times New Roman"/>
            <w:sz w:val="24"/>
            <w:szCs w:val="24"/>
            <w:lang w:val="en-US"/>
          </w:rPr>
          <w:tab/>
        </w:r>
        <w:r w:rsidDel="0083570F">
          <w:rPr>
            <w:rFonts w:ascii="Times New Roman" w:eastAsia="Arial" w:hAnsi="Times New Roman"/>
            <w:sz w:val="24"/>
            <w:szCs w:val="24"/>
            <w:lang w:val="en-US"/>
          </w:rPr>
          <w:tab/>
        </w:r>
      </w:del>
      <w:r w:rsidRPr="00291445">
        <w:rPr>
          <w:rFonts w:ascii="Times New Roman" w:hAnsi="Times New Roman"/>
        </w:rPr>
        <w:t>Kaynak: Virtualization Basics: Vmware.com</w:t>
      </w:r>
    </w:p>
    <w:p w14:paraId="5E07DD0D" w14:textId="77777777" w:rsidR="004B2919" w:rsidRDefault="004B2919">
      <w:pPr>
        <w:spacing w:after="0" w:line="360" w:lineRule="auto"/>
        <w:ind w:firstLine="708"/>
        <w:jc w:val="both"/>
        <w:rPr>
          <w:rFonts w:ascii="Times New Roman" w:eastAsia="Arial" w:hAnsi="Times New Roman"/>
          <w:sz w:val="24"/>
          <w:szCs w:val="24"/>
          <w:lang w:val="en-US"/>
        </w:rPr>
      </w:pPr>
    </w:p>
    <w:p w14:paraId="0C345455" w14:textId="2575C174" w:rsidR="001072E5" w:rsidRPr="00A63209" w:rsidRDefault="00A63209" w:rsidP="00685147">
      <w:pPr>
        <w:spacing w:after="0" w:line="360" w:lineRule="auto"/>
        <w:ind w:firstLine="708"/>
        <w:jc w:val="both"/>
        <w:rPr>
          <w:rFonts w:ascii="Times New Roman" w:eastAsia="Arial" w:hAnsi="Times New Roman"/>
          <w:sz w:val="24"/>
          <w:szCs w:val="24"/>
          <w:lang w:val="en-US"/>
        </w:rPr>
        <w:pPrChange w:id="1707" w:author="EMRAH COLAK" w:date="2015-07-31T14:30:00Z">
          <w:pPr>
            <w:spacing w:after="0" w:line="360" w:lineRule="auto"/>
            <w:ind w:firstLine="708"/>
            <w:jc w:val="both"/>
          </w:pPr>
        </w:pPrChange>
      </w:pPr>
      <w:r w:rsidRPr="00A63209">
        <w:rPr>
          <w:rFonts w:ascii="Times New Roman" w:eastAsia="Arial" w:hAnsi="Times New Roman"/>
          <w:sz w:val="24"/>
          <w:szCs w:val="24"/>
          <w:lang w:val="en-US"/>
        </w:rPr>
        <w:t xml:space="preserve">Literatürde sanallaştırmaya ilişkin </w:t>
      </w:r>
      <w:del w:id="1708" w:author="EMRAH COLAK" w:date="2015-07-31T12:39:00Z">
        <w:r w:rsidRPr="00A63209" w:rsidDel="00066285">
          <w:rPr>
            <w:rFonts w:ascii="Times New Roman" w:eastAsia="Arial" w:hAnsi="Times New Roman"/>
            <w:sz w:val="24"/>
            <w:szCs w:val="24"/>
            <w:lang w:val="en-US"/>
          </w:rPr>
          <w:delText>farklı tanımların yer aldığı görülmektedir. Burada dikkat edilmesi gereken bir nokta,</w:delText>
        </w:r>
      </w:del>
      <w:ins w:id="1709" w:author="EMRAH COLAK" w:date="2015-07-31T12:39:00Z">
        <w:r w:rsidR="00066285">
          <w:rPr>
            <w:rFonts w:ascii="Times New Roman" w:eastAsia="Arial" w:hAnsi="Times New Roman"/>
            <w:sz w:val="24"/>
            <w:szCs w:val="24"/>
            <w:lang w:val="en-US"/>
          </w:rPr>
          <w:t>çeşitli tanımlar bulunmaktadır. Ancak</w:t>
        </w:r>
      </w:ins>
      <w:r w:rsidRPr="00A63209">
        <w:rPr>
          <w:rFonts w:ascii="Times New Roman" w:eastAsia="Arial" w:hAnsi="Times New Roman"/>
          <w:sz w:val="24"/>
          <w:szCs w:val="24"/>
          <w:lang w:val="en-US"/>
        </w:rPr>
        <w:t xml:space="preserve"> kaynakların azımsanmayacak bir bölümün</w:t>
      </w:r>
      <w:ins w:id="1710" w:author="EMRAH COLAK" w:date="2015-07-31T12:40:00Z">
        <w:r w:rsidR="00066285">
          <w:rPr>
            <w:rFonts w:ascii="Times New Roman" w:eastAsia="Arial" w:hAnsi="Times New Roman"/>
            <w:sz w:val="24"/>
            <w:szCs w:val="24"/>
            <w:lang w:val="en-US"/>
          </w:rPr>
          <w:t>de</w:t>
        </w:r>
      </w:ins>
      <w:del w:id="1711" w:author="EMRAH COLAK" w:date="2015-07-31T12:40:00Z">
        <w:r w:rsidRPr="00A63209" w:rsidDel="00066285">
          <w:rPr>
            <w:rFonts w:ascii="Times New Roman" w:eastAsia="Arial" w:hAnsi="Times New Roman"/>
            <w:sz w:val="24"/>
            <w:szCs w:val="24"/>
            <w:lang w:val="en-US"/>
          </w:rPr>
          <w:delText>ün</w:delText>
        </w:r>
      </w:del>
      <w:r w:rsidRPr="00A63209">
        <w:rPr>
          <w:rFonts w:ascii="Times New Roman" w:eastAsia="Arial" w:hAnsi="Times New Roman"/>
          <w:sz w:val="24"/>
          <w:szCs w:val="24"/>
          <w:lang w:val="en-US"/>
        </w:rPr>
        <w:t>, sanallaştırmanın tanımı olarak, sunucu sanallaştırması</w:t>
      </w:r>
      <w:ins w:id="1712" w:author="EMRAH COLAK" w:date="2015-07-31T12:40:00Z">
        <w:r w:rsidR="00066285">
          <w:rPr>
            <w:rFonts w:ascii="Times New Roman" w:eastAsia="Arial" w:hAnsi="Times New Roman"/>
            <w:sz w:val="24"/>
            <w:szCs w:val="24"/>
            <w:lang w:val="en-US"/>
          </w:rPr>
          <w:t>nın tanımı yapılmaktadır</w:t>
        </w:r>
      </w:ins>
      <w:del w:id="1713" w:author="EMRAH COLAK" w:date="2015-07-31T12:40:00Z">
        <w:r w:rsidRPr="00A63209" w:rsidDel="00066285">
          <w:rPr>
            <w:rFonts w:ascii="Times New Roman" w:eastAsia="Arial" w:hAnsi="Times New Roman"/>
            <w:sz w:val="24"/>
            <w:szCs w:val="24"/>
            <w:lang w:val="en-US"/>
          </w:rPr>
          <w:delText>na özel tanımın kullandığının görülmesidir</w:delText>
        </w:r>
      </w:del>
      <w:r w:rsidRPr="00A63209">
        <w:rPr>
          <w:rFonts w:ascii="Times New Roman" w:eastAsia="Arial" w:hAnsi="Times New Roman"/>
          <w:sz w:val="24"/>
          <w:szCs w:val="24"/>
          <w:lang w:val="en-US"/>
        </w:rPr>
        <w:t>. Sunucu sanallaştırması, en popüler ve en önemli sanallaştırma tiplerinden biri olmakla beraber; sanallaştırma teriminin genelini temsil etmesi mümkün değildir. Bu nedenle, burada verilen sanallaştırma tanımlarının, genel anlamda sanallaştırmayı temsil etmesine özen gösterilmektedir.</w:t>
      </w:r>
      <w:ins w:id="1714" w:author="EMRAH COLAK" w:date="2015-07-31T14:30:00Z">
        <w:r w:rsidR="00685147">
          <w:rPr>
            <w:rFonts w:ascii="Times New Roman" w:eastAsia="Arial" w:hAnsi="Times New Roman"/>
            <w:sz w:val="24"/>
            <w:szCs w:val="24"/>
            <w:lang w:val="en-US"/>
          </w:rPr>
          <w:t xml:space="preserve"> </w:t>
        </w:r>
      </w:ins>
      <w:ins w:id="1715" w:author="EMRAH COLAK" w:date="2015-07-31T12:40:00Z">
        <w:r w:rsidR="00066285">
          <w:rPr>
            <w:rFonts w:ascii="Times New Roman" w:eastAsia="Arial" w:hAnsi="Times New Roman"/>
            <w:sz w:val="24"/>
            <w:szCs w:val="24"/>
            <w:lang w:val="en-US"/>
          </w:rPr>
          <w:t>Sanallaştırmayı kısaca eldeki kaynakların ortak bir yerde barındırılıp yazılım sayesinde isteğe göre dağıtılması olarak tanımlayabiliriz.</w:t>
        </w:r>
      </w:ins>
    </w:p>
    <w:p w14:paraId="2961CCFE" w14:textId="4B3B5CD4" w:rsidR="00A63209" w:rsidRDefault="00A63209">
      <w:pPr>
        <w:spacing w:after="0" w:line="360" w:lineRule="auto"/>
        <w:ind w:firstLine="708"/>
        <w:jc w:val="both"/>
        <w:rPr>
          <w:ins w:id="1716" w:author="EMRAH COLAK" w:date="2015-07-30T10:38:00Z"/>
          <w:rFonts w:ascii="Times New Roman" w:eastAsia="Arial" w:hAnsi="Times New Roman"/>
          <w:sz w:val="24"/>
          <w:szCs w:val="24"/>
          <w:lang w:val="en-US"/>
        </w:rPr>
      </w:pPr>
      <w:r w:rsidRPr="00A63209">
        <w:rPr>
          <w:rFonts w:ascii="Times New Roman" w:eastAsia="Arial" w:hAnsi="Times New Roman"/>
          <w:sz w:val="24"/>
          <w:szCs w:val="24"/>
          <w:lang w:val="en-US"/>
        </w:rPr>
        <w:t>Örneğin, Vikipedi, sanallaştırma için "bilişim kaynaklarının soyutlanm</w:t>
      </w:r>
      <w:r w:rsidR="00117299">
        <w:rPr>
          <w:rFonts w:ascii="Times New Roman" w:eastAsia="Arial" w:hAnsi="Times New Roman"/>
          <w:sz w:val="24"/>
          <w:szCs w:val="24"/>
          <w:lang w:val="en-US"/>
        </w:rPr>
        <w:t>ası" tanımını kullanmaktadır</w:t>
      </w:r>
      <w:r w:rsidR="00117299">
        <w:rPr>
          <w:rStyle w:val="DipnotBavurusu"/>
          <w:rFonts w:ascii="Times New Roman" w:eastAsia="Arial" w:hAnsi="Times New Roman"/>
          <w:sz w:val="24"/>
          <w:szCs w:val="24"/>
          <w:lang w:val="en-US"/>
        </w:rPr>
        <w:footnoteReference w:id="14"/>
      </w:r>
      <w:r w:rsidRPr="00A63209">
        <w:rPr>
          <w:rFonts w:ascii="Times New Roman" w:eastAsia="Arial" w:hAnsi="Times New Roman"/>
          <w:sz w:val="24"/>
          <w:szCs w:val="24"/>
          <w:lang w:val="en-US"/>
        </w:rPr>
        <w:t>.</w:t>
      </w:r>
      <w:ins w:id="1750" w:author="EMRAH COLAK" w:date="2015-07-29T12:53:00Z">
        <w:r w:rsidR="00226358">
          <w:rPr>
            <w:rFonts w:ascii="Times New Roman" w:eastAsia="Arial" w:hAnsi="Times New Roman"/>
            <w:sz w:val="24"/>
            <w:szCs w:val="24"/>
            <w:lang w:val="en-US"/>
          </w:rPr>
          <w:t xml:space="preserve"> Ayrıca</w:t>
        </w:r>
      </w:ins>
      <w:r w:rsidRPr="00A63209">
        <w:rPr>
          <w:rFonts w:ascii="Times New Roman" w:eastAsia="Arial" w:hAnsi="Times New Roman"/>
          <w:sz w:val="24"/>
          <w:szCs w:val="24"/>
          <w:lang w:val="en-US"/>
        </w:rPr>
        <w:t xml:space="preserve"> </w:t>
      </w:r>
      <w:del w:id="1751" w:author="EMRAH COLAK" w:date="2015-07-29T12:53:00Z">
        <w:r w:rsidRPr="00A63209" w:rsidDel="00226358">
          <w:rPr>
            <w:rFonts w:ascii="Times New Roman" w:eastAsia="Arial" w:hAnsi="Times New Roman"/>
            <w:sz w:val="24"/>
            <w:szCs w:val="24"/>
            <w:lang w:val="en-US"/>
          </w:rPr>
          <w:delText>About</w:delText>
        </w:r>
      </w:del>
      <w:ins w:id="1752" w:author="EMRAH COLAK" w:date="2015-07-29T12:53:00Z">
        <w:r w:rsidR="00226358">
          <w:rPr>
            <w:rFonts w:ascii="Times New Roman" w:eastAsia="Arial" w:hAnsi="Times New Roman"/>
            <w:sz w:val="24"/>
            <w:szCs w:val="24"/>
            <w:lang w:val="en-US"/>
          </w:rPr>
          <w:t>a</w:t>
        </w:r>
        <w:r w:rsidR="00226358" w:rsidRPr="00A63209">
          <w:rPr>
            <w:rFonts w:ascii="Times New Roman" w:eastAsia="Arial" w:hAnsi="Times New Roman"/>
            <w:sz w:val="24"/>
            <w:szCs w:val="24"/>
            <w:lang w:val="en-US"/>
          </w:rPr>
          <w:t>bout</w:t>
        </w:r>
      </w:ins>
      <w:r w:rsidRPr="00A63209">
        <w:rPr>
          <w:rFonts w:ascii="Times New Roman" w:eastAsia="Arial" w:hAnsi="Times New Roman"/>
          <w:sz w:val="24"/>
          <w:szCs w:val="24"/>
          <w:lang w:val="en-US"/>
        </w:rPr>
        <w:t>.com sitesinde ise "başka sistemlerin, uygulamaların veya kullanıcıların bilişim kaynaklarına erişimini basitleştirmek amacı ile o kaynakların fiziksel özelliklerinin saklanması tekn</w:t>
      </w:r>
      <w:r w:rsidR="005D40A8">
        <w:rPr>
          <w:rFonts w:ascii="Times New Roman" w:eastAsia="Arial" w:hAnsi="Times New Roman"/>
          <w:sz w:val="24"/>
          <w:szCs w:val="24"/>
          <w:lang w:val="en-US"/>
        </w:rPr>
        <w:t>iği" olarak tanımlanmaktadır</w:t>
      </w:r>
      <w:r w:rsidR="005D40A8">
        <w:rPr>
          <w:rStyle w:val="DipnotBavurusu"/>
          <w:rFonts w:ascii="Times New Roman" w:eastAsia="Arial" w:hAnsi="Times New Roman"/>
          <w:sz w:val="24"/>
          <w:szCs w:val="24"/>
          <w:lang w:val="en-US"/>
        </w:rPr>
        <w:footnoteReference w:id="15"/>
      </w:r>
      <w:r w:rsidRPr="00A63209">
        <w:rPr>
          <w:rFonts w:ascii="Times New Roman" w:eastAsia="Arial" w:hAnsi="Times New Roman"/>
          <w:sz w:val="24"/>
          <w:szCs w:val="24"/>
          <w:lang w:val="en-US"/>
        </w:rPr>
        <w:t>. ZDNET'in bu konudaki yaklaşımı oldukça basittir</w:t>
      </w:r>
      <w:ins w:id="1784" w:author="EMRAH COLAK" w:date="2015-07-30T11:24:00Z">
        <w:r w:rsidR="00F77D4B">
          <w:rPr>
            <w:rFonts w:ascii="Times New Roman" w:eastAsia="Arial" w:hAnsi="Times New Roman"/>
            <w:sz w:val="24"/>
            <w:szCs w:val="24"/>
            <w:lang w:val="en-US"/>
          </w:rPr>
          <w:t>,</w:t>
        </w:r>
      </w:ins>
      <w:del w:id="1785" w:author="EMRAH COLAK" w:date="2015-07-30T11:24:00Z">
        <w:r w:rsidRPr="00A63209" w:rsidDel="00F77D4B">
          <w:rPr>
            <w:rFonts w:ascii="Times New Roman" w:eastAsia="Arial" w:hAnsi="Times New Roman"/>
            <w:sz w:val="24"/>
            <w:szCs w:val="24"/>
            <w:lang w:val="en-US"/>
          </w:rPr>
          <w:delText>:</w:delText>
        </w:r>
      </w:del>
      <w:r w:rsidRPr="00A63209">
        <w:rPr>
          <w:rFonts w:ascii="Times New Roman" w:eastAsia="Arial" w:hAnsi="Times New Roman"/>
          <w:sz w:val="24"/>
          <w:szCs w:val="24"/>
          <w:lang w:val="en-US"/>
        </w:rPr>
        <w:t xml:space="preserve"> "Sanallaştırma, bilgisayarın iş </w:t>
      </w:r>
      <w:r w:rsidRPr="00A63209">
        <w:rPr>
          <w:rFonts w:ascii="Times New Roman" w:eastAsia="Arial" w:hAnsi="Times New Roman"/>
          <w:sz w:val="24"/>
          <w:szCs w:val="24"/>
          <w:lang w:val="en-US"/>
        </w:rPr>
        <w:lastRenderedPageBreak/>
        <w:t>yapabilme yeteneğini iyileştirmek için ku</w:t>
      </w:r>
      <w:r w:rsidR="005D40A8">
        <w:rPr>
          <w:rFonts w:ascii="Times New Roman" w:eastAsia="Arial" w:hAnsi="Times New Roman"/>
          <w:sz w:val="24"/>
          <w:szCs w:val="24"/>
          <w:lang w:val="en-US"/>
        </w:rPr>
        <w:t>llanılan bir genel terimdir"</w:t>
      </w:r>
      <w:r w:rsidR="005D40A8">
        <w:rPr>
          <w:rStyle w:val="DipnotBavurusu"/>
          <w:rFonts w:ascii="Times New Roman" w:eastAsia="Arial" w:hAnsi="Times New Roman"/>
          <w:sz w:val="24"/>
          <w:szCs w:val="24"/>
          <w:lang w:val="en-US"/>
        </w:rPr>
        <w:footnoteReference w:id="16"/>
      </w:r>
      <w:r w:rsidRPr="00A63209">
        <w:rPr>
          <w:rFonts w:ascii="Times New Roman" w:eastAsia="Arial" w:hAnsi="Times New Roman"/>
          <w:sz w:val="24"/>
          <w:szCs w:val="24"/>
          <w:lang w:val="en-US"/>
        </w:rPr>
        <w:t>. Webopedia'</w:t>
      </w:r>
      <w:ins w:id="1811" w:author="EMRAH COLAK" w:date="2015-07-31T14:28:00Z">
        <w:r w:rsidR="00685147">
          <w:rPr>
            <w:rFonts w:ascii="Times New Roman" w:eastAsia="Arial" w:hAnsi="Times New Roman"/>
            <w:sz w:val="24"/>
            <w:szCs w:val="24"/>
            <w:lang w:val="en-US"/>
          </w:rPr>
          <w:t>d</w:t>
        </w:r>
      </w:ins>
      <w:r w:rsidRPr="00A63209">
        <w:rPr>
          <w:rFonts w:ascii="Times New Roman" w:eastAsia="Arial" w:hAnsi="Times New Roman"/>
          <w:sz w:val="24"/>
          <w:szCs w:val="24"/>
          <w:lang w:val="en-US"/>
        </w:rPr>
        <w:t>a ise "bir cihaz veya kaynağın sanal versiyonunun yaratılm</w:t>
      </w:r>
      <w:r w:rsidR="005D40A8">
        <w:rPr>
          <w:rFonts w:ascii="Times New Roman" w:eastAsia="Arial" w:hAnsi="Times New Roman"/>
          <w:sz w:val="24"/>
          <w:szCs w:val="24"/>
          <w:lang w:val="en-US"/>
        </w:rPr>
        <w:t>ası" tanımı kullanılmaktadır</w:t>
      </w:r>
      <w:r w:rsidR="005D40A8">
        <w:rPr>
          <w:rStyle w:val="DipnotBavurusu"/>
          <w:rFonts w:ascii="Times New Roman" w:eastAsia="Arial" w:hAnsi="Times New Roman"/>
          <w:sz w:val="24"/>
          <w:szCs w:val="24"/>
          <w:lang w:val="en-US"/>
        </w:rPr>
        <w:footnoteReference w:id="17"/>
      </w:r>
      <w:r w:rsidRPr="00A63209">
        <w:rPr>
          <w:rFonts w:ascii="Times New Roman" w:eastAsia="Arial" w:hAnsi="Times New Roman"/>
          <w:sz w:val="24"/>
          <w:szCs w:val="24"/>
          <w:lang w:val="en-US"/>
        </w:rPr>
        <w:t>.</w:t>
      </w:r>
    </w:p>
    <w:p w14:paraId="4E93ED50" w14:textId="77777777" w:rsidR="001072E5" w:rsidRPr="00A63209" w:rsidRDefault="001072E5">
      <w:pPr>
        <w:spacing w:after="0" w:line="360" w:lineRule="auto"/>
        <w:ind w:firstLine="708"/>
        <w:jc w:val="both"/>
        <w:rPr>
          <w:rFonts w:ascii="Times New Roman" w:eastAsia="Arial" w:hAnsi="Times New Roman"/>
          <w:sz w:val="24"/>
          <w:szCs w:val="24"/>
          <w:lang w:val="en-US"/>
        </w:rPr>
      </w:pPr>
    </w:p>
    <w:p w14:paraId="2801EF09" w14:textId="1F0E9FE7" w:rsidR="00A63209" w:rsidDel="002E6CAC" w:rsidRDefault="00A63209">
      <w:pPr>
        <w:spacing w:after="0" w:line="360" w:lineRule="auto"/>
        <w:ind w:firstLine="708"/>
        <w:jc w:val="both"/>
        <w:rPr>
          <w:ins w:id="1842" w:author="EMRAH COLAK" w:date="2015-07-30T10:38:00Z"/>
          <w:del w:id="1843" w:author="EMRE MUTLU" w:date="2015-07-31T10:51:00Z"/>
          <w:rFonts w:ascii="Times New Roman" w:eastAsia="Arial" w:hAnsi="Times New Roman"/>
          <w:sz w:val="24"/>
          <w:szCs w:val="24"/>
          <w:lang w:val="en-US"/>
        </w:rPr>
      </w:pPr>
      <w:r w:rsidRPr="00A63209">
        <w:rPr>
          <w:rFonts w:ascii="Times New Roman" w:eastAsia="Arial" w:hAnsi="Times New Roman"/>
          <w:sz w:val="24"/>
          <w:szCs w:val="24"/>
          <w:lang w:val="en-US"/>
        </w:rPr>
        <w:t>Toparla</w:t>
      </w:r>
      <w:ins w:id="1844" w:author="EMRAH COLAK" w:date="2015-07-30T09:19:00Z">
        <w:r w:rsidR="00AC4D57">
          <w:rPr>
            <w:rFonts w:ascii="Times New Roman" w:eastAsia="Arial" w:hAnsi="Times New Roman"/>
            <w:sz w:val="24"/>
            <w:szCs w:val="24"/>
            <w:lang w:val="en-US"/>
          </w:rPr>
          <w:t>n</w:t>
        </w:r>
      </w:ins>
      <w:del w:id="1845" w:author="EMRAH COLAK" w:date="2015-07-30T09:19:00Z">
        <w:r w:rsidRPr="00A63209" w:rsidDel="00AC4D57">
          <w:rPr>
            <w:rFonts w:ascii="Times New Roman" w:eastAsia="Arial" w:hAnsi="Times New Roman"/>
            <w:sz w:val="24"/>
            <w:szCs w:val="24"/>
            <w:lang w:val="en-US"/>
          </w:rPr>
          <w:delText>y</w:delText>
        </w:r>
      </w:del>
      <w:r w:rsidRPr="00A63209">
        <w:rPr>
          <w:rFonts w:ascii="Times New Roman" w:eastAsia="Arial" w:hAnsi="Times New Roman"/>
          <w:sz w:val="24"/>
          <w:szCs w:val="24"/>
          <w:lang w:val="en-US"/>
        </w:rPr>
        <w:t>acak olursa</w:t>
      </w:r>
      <w:del w:id="1846" w:author="EMRAH COLAK" w:date="2015-07-30T09:19:00Z">
        <w:r w:rsidRPr="00A63209" w:rsidDel="00AC4D57">
          <w:rPr>
            <w:rFonts w:ascii="Times New Roman" w:eastAsia="Arial" w:hAnsi="Times New Roman"/>
            <w:sz w:val="24"/>
            <w:szCs w:val="24"/>
            <w:lang w:val="en-US"/>
          </w:rPr>
          <w:delText>k</w:delText>
        </w:r>
      </w:del>
      <w:r w:rsidRPr="00A63209">
        <w:rPr>
          <w:rFonts w:ascii="Times New Roman" w:eastAsia="Arial" w:hAnsi="Times New Roman"/>
          <w:sz w:val="24"/>
          <w:szCs w:val="24"/>
          <w:lang w:val="en-US"/>
        </w:rPr>
        <w:t>, sanallaştırma, bilişim kaynaklarının (işlemci, depolama, ağ, bellek, platform, sunucu, masaüstü, uygulama vb.) soyutlanarak, yani gerçekte var olan kaynağın değil de</w:t>
      </w:r>
      <w:del w:id="1847" w:author="EMRE MUTLU" w:date="2015-07-31T10:51:00Z">
        <w:r w:rsidRPr="00A63209" w:rsidDel="002E6CAC">
          <w:rPr>
            <w:rFonts w:ascii="Times New Roman" w:eastAsia="Arial" w:hAnsi="Times New Roman"/>
            <w:sz w:val="24"/>
            <w:szCs w:val="24"/>
            <w:lang w:val="en-US"/>
          </w:rPr>
          <w:delText>,</w:delText>
        </w:r>
      </w:del>
      <w:r w:rsidRPr="00A63209">
        <w:rPr>
          <w:rFonts w:ascii="Times New Roman" w:eastAsia="Arial" w:hAnsi="Times New Roman"/>
          <w:sz w:val="24"/>
          <w:szCs w:val="24"/>
          <w:lang w:val="en-US"/>
        </w:rPr>
        <w:t xml:space="preserve"> gerçek kaynağa dayandırılarak tanımlanmış olan soyut halinin, ilgili bilişim kaynağının kullanıcılarına sunulması olarak basitçe tanımlanabilir. Böylece, gerçek kaynak ile kullanıcısı arasındaki bağ gevşetilebilmekte ve var olan gerçek kaynak, göreceli olarak daha az kapasiteli çok sayıda sanal kaynak olarak kullandırılabilmektedir.</w:t>
      </w:r>
    </w:p>
    <w:p w14:paraId="1C03E4E4" w14:textId="0F1912AC" w:rsidR="001072E5" w:rsidRPr="00A63209" w:rsidDel="002E6CAC" w:rsidRDefault="001072E5">
      <w:pPr>
        <w:spacing w:after="0" w:line="360" w:lineRule="auto"/>
        <w:ind w:firstLine="708"/>
        <w:jc w:val="both"/>
        <w:rPr>
          <w:del w:id="1848" w:author="EMRE MUTLU" w:date="2015-07-31T10:51:00Z"/>
          <w:rFonts w:ascii="Times New Roman" w:eastAsia="Arial" w:hAnsi="Times New Roman"/>
          <w:sz w:val="24"/>
          <w:szCs w:val="24"/>
          <w:lang w:val="en-US"/>
        </w:rPr>
      </w:pPr>
    </w:p>
    <w:p w14:paraId="78FD54E8" w14:textId="77777777" w:rsidR="002E6CAC" w:rsidRDefault="002E6CAC">
      <w:pPr>
        <w:spacing w:after="0" w:line="360" w:lineRule="auto"/>
        <w:ind w:firstLine="708"/>
        <w:jc w:val="both"/>
        <w:rPr>
          <w:ins w:id="1849" w:author="EMRAH COLAK" w:date="2015-07-31T14:30:00Z"/>
          <w:rFonts w:ascii="Times New Roman" w:eastAsia="Arial" w:hAnsi="Times New Roman"/>
          <w:sz w:val="24"/>
          <w:szCs w:val="24"/>
          <w:lang w:val="en-US"/>
        </w:rPr>
      </w:pPr>
      <w:ins w:id="1850" w:author="EMRE MUTLU" w:date="2015-07-31T10:51:00Z">
        <w:r>
          <w:rPr>
            <w:rFonts w:ascii="Times New Roman" w:eastAsia="Arial" w:hAnsi="Times New Roman"/>
            <w:sz w:val="24"/>
            <w:szCs w:val="24"/>
            <w:lang w:val="en-US"/>
          </w:rPr>
          <w:t xml:space="preserve"> </w:t>
        </w:r>
      </w:ins>
    </w:p>
    <w:p w14:paraId="318B4DAB" w14:textId="77777777" w:rsidR="00685147" w:rsidRDefault="00685147">
      <w:pPr>
        <w:spacing w:after="0" w:line="360" w:lineRule="auto"/>
        <w:ind w:firstLine="708"/>
        <w:jc w:val="both"/>
        <w:rPr>
          <w:ins w:id="1851" w:author="EMRE MUTLU" w:date="2015-07-31T10:52:00Z"/>
          <w:rFonts w:ascii="Times New Roman" w:eastAsia="Arial" w:hAnsi="Times New Roman"/>
          <w:sz w:val="24"/>
          <w:szCs w:val="24"/>
          <w:lang w:val="en-US"/>
        </w:rPr>
      </w:pPr>
    </w:p>
    <w:p w14:paraId="6D3C0009" w14:textId="4306DF9B" w:rsidR="00A63209" w:rsidDel="002E6CAC" w:rsidRDefault="00A63209">
      <w:pPr>
        <w:spacing w:after="0" w:line="360" w:lineRule="auto"/>
        <w:ind w:firstLine="708"/>
        <w:jc w:val="both"/>
        <w:rPr>
          <w:ins w:id="1852" w:author="EMRAH COLAK" w:date="2015-07-30T10:38:00Z"/>
          <w:del w:id="1853" w:author="EMRE MUTLU" w:date="2015-07-31T10:52:00Z"/>
          <w:rFonts w:ascii="Times New Roman" w:eastAsia="Arial" w:hAnsi="Times New Roman"/>
          <w:sz w:val="24"/>
          <w:szCs w:val="24"/>
          <w:lang w:val="en-US"/>
        </w:rPr>
      </w:pPr>
      <w:r w:rsidRPr="00A63209">
        <w:rPr>
          <w:rFonts w:ascii="Times New Roman" w:eastAsia="Arial" w:hAnsi="Times New Roman"/>
          <w:sz w:val="24"/>
          <w:szCs w:val="24"/>
          <w:lang w:val="en-US"/>
        </w:rPr>
        <w:t>Örneklemek gerekirse, bir işletim sistemi için ses aygıtları girdi ve çıktı aygıtları olarak iki türlüdür. Bu aygıtlar ana kart üzerindeki sistem veri yoluna bağlanırlar. İşletim sistemi için bir mikrofon girişi,</w:t>
      </w:r>
      <w:ins w:id="1854" w:author="EMRE MUTLU" w:date="2015-07-31T10:52:00Z">
        <w:r w:rsidR="002E6CAC">
          <w:rPr>
            <w:rFonts w:ascii="Times New Roman" w:eastAsia="Arial" w:hAnsi="Times New Roman"/>
            <w:sz w:val="24"/>
            <w:szCs w:val="24"/>
            <w:lang w:val="en-US"/>
          </w:rPr>
          <w:t xml:space="preserve"> </w:t>
        </w:r>
      </w:ins>
      <w:del w:id="1855" w:author="EMRE MUTLU" w:date="2015-07-31T10:52:00Z">
        <w:r w:rsidRPr="00A63209" w:rsidDel="002E6CAC">
          <w:rPr>
            <w:rFonts w:ascii="Times New Roman" w:eastAsia="Arial" w:hAnsi="Times New Roman"/>
            <w:sz w:val="24"/>
            <w:szCs w:val="24"/>
            <w:lang w:val="en-US"/>
          </w:rPr>
          <w:delText xml:space="preserve"> </w:delText>
        </w:r>
      </w:del>
      <w:r w:rsidRPr="00A63209">
        <w:rPr>
          <w:rFonts w:ascii="Times New Roman" w:eastAsia="Arial" w:hAnsi="Times New Roman"/>
          <w:sz w:val="24"/>
          <w:szCs w:val="24"/>
          <w:lang w:val="en-US"/>
        </w:rPr>
        <w:t>aslında sistem veri yoluna belli formatta veri yollayan herhangi bir aygıttır.</w:t>
      </w:r>
    </w:p>
    <w:p w14:paraId="5C70B599" w14:textId="79BD1C51" w:rsidR="001072E5" w:rsidRPr="00A63209" w:rsidDel="002E6CAC" w:rsidRDefault="001072E5">
      <w:pPr>
        <w:spacing w:after="0" w:line="360" w:lineRule="auto"/>
        <w:ind w:firstLine="708"/>
        <w:jc w:val="both"/>
        <w:rPr>
          <w:del w:id="1856" w:author="EMRE MUTLU" w:date="2015-07-31T10:52:00Z"/>
          <w:rFonts w:ascii="Times New Roman" w:eastAsia="Arial" w:hAnsi="Times New Roman"/>
          <w:sz w:val="24"/>
          <w:szCs w:val="24"/>
          <w:lang w:val="en-US"/>
        </w:rPr>
      </w:pPr>
    </w:p>
    <w:p w14:paraId="31DA5C52" w14:textId="2BA0FBF5" w:rsidR="00A63209" w:rsidDel="002E6CAC" w:rsidRDefault="002E6CAC">
      <w:pPr>
        <w:spacing w:after="0" w:line="360" w:lineRule="auto"/>
        <w:ind w:firstLine="708"/>
        <w:jc w:val="both"/>
        <w:rPr>
          <w:ins w:id="1857" w:author="EMRAH COLAK" w:date="2015-07-30T10:38:00Z"/>
          <w:del w:id="1858" w:author="EMRE MUTLU" w:date="2015-07-31T10:53:00Z"/>
          <w:rFonts w:ascii="Times New Roman" w:eastAsia="Arial" w:hAnsi="Times New Roman"/>
          <w:sz w:val="24"/>
          <w:szCs w:val="24"/>
          <w:lang w:val="en-US"/>
        </w:rPr>
      </w:pPr>
      <w:ins w:id="1859" w:author="EMRE MUTLU" w:date="2015-07-31T10:52:00Z">
        <w:r>
          <w:rPr>
            <w:rFonts w:ascii="Times New Roman" w:eastAsia="Arial" w:hAnsi="Times New Roman"/>
            <w:sz w:val="24"/>
            <w:szCs w:val="24"/>
            <w:lang w:val="en-US"/>
          </w:rPr>
          <w:t xml:space="preserve"> </w:t>
        </w:r>
      </w:ins>
      <w:r w:rsidR="00A63209" w:rsidRPr="00A63209">
        <w:rPr>
          <w:rFonts w:ascii="Times New Roman" w:eastAsia="Arial" w:hAnsi="Times New Roman"/>
          <w:sz w:val="24"/>
          <w:szCs w:val="24"/>
          <w:lang w:val="en-US"/>
        </w:rPr>
        <w:t>Bir aygıt sürücüsü yazarak, aslında fiziki olarak mikrofon girişi olmayan bir bilgisayarın,</w:t>
      </w:r>
      <w:del w:id="1860" w:author="EMRAH COLAK" w:date="2015-07-29T13:19:00Z">
        <w:r w:rsidR="00A63209" w:rsidRPr="00A63209" w:rsidDel="00684B6A">
          <w:rPr>
            <w:rFonts w:ascii="Times New Roman" w:eastAsia="Arial" w:hAnsi="Times New Roman"/>
            <w:sz w:val="24"/>
            <w:szCs w:val="24"/>
            <w:lang w:val="en-US"/>
          </w:rPr>
          <w:delText xml:space="preserve">   </w:delText>
        </w:r>
      </w:del>
      <w:ins w:id="1861" w:author="EMRAH COLAK" w:date="2015-07-29T13:19:00Z">
        <w:r w:rsidR="00684B6A">
          <w:rPr>
            <w:rFonts w:ascii="Times New Roman" w:eastAsia="Arial" w:hAnsi="Times New Roman"/>
            <w:sz w:val="24"/>
            <w:szCs w:val="24"/>
            <w:lang w:val="en-US"/>
          </w:rPr>
          <w:t xml:space="preserve"> </w:t>
        </w:r>
      </w:ins>
      <w:r w:rsidR="002775F1" w:rsidRPr="00A63209">
        <w:rPr>
          <w:rFonts w:ascii="Times New Roman" w:eastAsia="Arial" w:hAnsi="Times New Roman"/>
          <w:sz w:val="24"/>
          <w:szCs w:val="24"/>
          <w:lang w:val="en-US"/>
        </w:rPr>
        <w:t>uzaktaki bir</w:t>
      </w:r>
      <w:r w:rsidR="00A63209" w:rsidRPr="00A63209">
        <w:rPr>
          <w:rFonts w:ascii="Times New Roman" w:eastAsia="Arial" w:hAnsi="Times New Roman"/>
          <w:sz w:val="24"/>
          <w:szCs w:val="24"/>
          <w:lang w:val="en-US"/>
        </w:rPr>
        <w:t xml:space="preserve"> </w:t>
      </w:r>
      <w:del w:id="1862" w:author="EMRE MUTLU" w:date="2015-07-31T10:52:00Z">
        <w:r w:rsidR="00A63209" w:rsidRPr="00A63209" w:rsidDel="002E6CAC">
          <w:rPr>
            <w:rFonts w:ascii="Times New Roman" w:eastAsia="Arial" w:hAnsi="Times New Roman"/>
            <w:sz w:val="24"/>
            <w:szCs w:val="24"/>
            <w:lang w:val="en-US"/>
          </w:rPr>
          <w:delText xml:space="preserve">  </w:delText>
        </w:r>
      </w:del>
      <w:r w:rsidR="00A6785B" w:rsidRPr="00A63209">
        <w:rPr>
          <w:rFonts w:ascii="Times New Roman" w:eastAsia="Arial" w:hAnsi="Times New Roman"/>
          <w:sz w:val="24"/>
          <w:szCs w:val="24"/>
          <w:lang w:val="en-US"/>
        </w:rPr>
        <w:t>bilgisayarın mikrofon girişindeki veriyi ağ</w:t>
      </w:r>
      <w:r w:rsidR="00A6785B">
        <w:rPr>
          <w:rFonts w:ascii="Times New Roman" w:eastAsia="Arial" w:hAnsi="Times New Roman"/>
          <w:sz w:val="24"/>
          <w:szCs w:val="24"/>
          <w:lang w:val="en-US"/>
        </w:rPr>
        <w:t xml:space="preserve"> </w:t>
      </w:r>
      <w:r w:rsidR="00A63209" w:rsidRPr="00A63209">
        <w:rPr>
          <w:rFonts w:ascii="Times New Roman" w:eastAsia="Arial" w:hAnsi="Times New Roman"/>
          <w:sz w:val="24"/>
          <w:szCs w:val="24"/>
          <w:lang w:val="en-US"/>
        </w:rPr>
        <w:t>üzerinden</w:t>
      </w:r>
      <w:r w:rsidR="005D40A8">
        <w:rPr>
          <w:rFonts w:ascii="Times New Roman" w:eastAsia="Arial" w:hAnsi="Times New Roman"/>
          <w:sz w:val="24"/>
          <w:szCs w:val="24"/>
          <w:lang w:val="en-US"/>
        </w:rPr>
        <w:t xml:space="preserve"> </w:t>
      </w:r>
      <w:r w:rsidR="00A63209" w:rsidRPr="00A63209">
        <w:rPr>
          <w:rFonts w:ascii="Times New Roman" w:eastAsia="Arial" w:hAnsi="Times New Roman"/>
          <w:sz w:val="24"/>
          <w:szCs w:val="24"/>
          <w:lang w:val="en-US"/>
        </w:rPr>
        <w:t>almasını ve bunu sanki gerçek bir aygıttan gelen veriymiş gibi işlenmesi sağlanabilir. Böylece sürücü yolu ile sanal bir aygıt üretilebilir</w:t>
      </w:r>
      <w:ins w:id="1863" w:author="EMRE MUTLU" w:date="2015-07-31T10:53:00Z">
        <w:r>
          <w:rPr>
            <w:rFonts w:ascii="Times New Roman" w:eastAsia="Arial" w:hAnsi="Times New Roman"/>
            <w:sz w:val="24"/>
            <w:szCs w:val="24"/>
            <w:lang w:val="en-US"/>
          </w:rPr>
          <w:t xml:space="preserve"> be </w:t>
        </w:r>
      </w:ins>
      <w:del w:id="1864" w:author="EMRE MUTLU" w:date="2015-07-31T10:53:00Z">
        <w:r w:rsidR="00A63209" w:rsidRPr="00A63209" w:rsidDel="002E6CAC">
          <w:rPr>
            <w:rFonts w:ascii="Times New Roman" w:eastAsia="Arial" w:hAnsi="Times New Roman"/>
            <w:sz w:val="24"/>
            <w:szCs w:val="24"/>
            <w:lang w:val="en-US"/>
          </w:rPr>
          <w:delText>. B</w:delText>
        </w:r>
      </w:del>
      <w:ins w:id="1865" w:author="EMRE MUTLU" w:date="2015-07-31T10:53:00Z">
        <w:r>
          <w:rPr>
            <w:rFonts w:ascii="Times New Roman" w:eastAsia="Arial" w:hAnsi="Times New Roman"/>
            <w:sz w:val="24"/>
            <w:szCs w:val="24"/>
            <w:lang w:val="en-US"/>
          </w:rPr>
          <w:t>b</w:t>
        </w:r>
      </w:ins>
      <w:r w:rsidR="00A63209" w:rsidRPr="00A63209">
        <w:rPr>
          <w:rFonts w:ascii="Times New Roman" w:eastAsia="Arial" w:hAnsi="Times New Roman"/>
          <w:sz w:val="24"/>
          <w:szCs w:val="24"/>
          <w:lang w:val="en-US"/>
        </w:rPr>
        <w:t>u işlem kimi zaman çok kolaylıkla yapılabilmektedir.</w:t>
      </w:r>
      <w:ins w:id="1866" w:author="EMRE MUTLU" w:date="2015-07-31T10:53:00Z">
        <w:r>
          <w:rPr>
            <w:rFonts w:ascii="Times New Roman" w:eastAsia="Arial" w:hAnsi="Times New Roman"/>
            <w:sz w:val="24"/>
            <w:szCs w:val="24"/>
            <w:lang w:val="en-US"/>
          </w:rPr>
          <w:t xml:space="preserve"> </w:t>
        </w:r>
      </w:ins>
    </w:p>
    <w:p w14:paraId="6AF3A651" w14:textId="59EEBEA5" w:rsidR="001072E5" w:rsidRPr="00A63209" w:rsidDel="002E6CAC" w:rsidRDefault="001072E5">
      <w:pPr>
        <w:spacing w:after="0" w:line="360" w:lineRule="auto"/>
        <w:ind w:firstLine="708"/>
        <w:jc w:val="both"/>
        <w:rPr>
          <w:del w:id="1867" w:author="EMRE MUTLU" w:date="2015-07-31T10:53:00Z"/>
          <w:rFonts w:ascii="Times New Roman" w:eastAsia="Arial" w:hAnsi="Times New Roman"/>
          <w:sz w:val="24"/>
          <w:szCs w:val="24"/>
          <w:lang w:val="en-US"/>
        </w:rPr>
      </w:pPr>
    </w:p>
    <w:p w14:paraId="211483CB" w14:textId="77777777" w:rsidR="00A63209" w:rsidRDefault="00A63209">
      <w:pPr>
        <w:spacing w:after="0" w:line="360" w:lineRule="auto"/>
        <w:ind w:firstLine="708"/>
        <w:jc w:val="both"/>
        <w:rPr>
          <w:ins w:id="1868" w:author="EMRAH COLAK" w:date="2015-07-30T10:38:00Z"/>
          <w:rFonts w:ascii="Times New Roman" w:eastAsia="Arial" w:hAnsi="Times New Roman"/>
          <w:sz w:val="24"/>
          <w:szCs w:val="24"/>
          <w:lang w:val="en-US"/>
        </w:rPr>
      </w:pPr>
      <w:r w:rsidRPr="00A63209">
        <w:rPr>
          <w:rFonts w:ascii="Times New Roman" w:eastAsia="Arial" w:hAnsi="Times New Roman"/>
          <w:sz w:val="24"/>
          <w:szCs w:val="24"/>
          <w:lang w:val="en-US"/>
        </w:rPr>
        <w:t xml:space="preserve">Bu örnek genelleştirildiğinde, işletim sistemi için gerekli olan </w:t>
      </w:r>
      <w:r w:rsidR="002775F1" w:rsidRPr="00A63209">
        <w:rPr>
          <w:rFonts w:ascii="Times New Roman" w:eastAsia="Arial" w:hAnsi="Times New Roman"/>
          <w:sz w:val="24"/>
          <w:szCs w:val="24"/>
          <w:lang w:val="en-US"/>
        </w:rPr>
        <w:t>hemen her</w:t>
      </w:r>
      <w:r w:rsidRPr="00A63209">
        <w:rPr>
          <w:rFonts w:ascii="Times New Roman" w:eastAsia="Arial" w:hAnsi="Times New Roman"/>
          <w:sz w:val="24"/>
          <w:szCs w:val="24"/>
          <w:lang w:val="en-US"/>
        </w:rPr>
        <w:t xml:space="preserve"> çevre birimi, sanal aygıt sürücüleri yolu ile sanallaştırılabilir.</w:t>
      </w:r>
    </w:p>
    <w:p w14:paraId="2040554F" w14:textId="77777777" w:rsidR="001072E5" w:rsidRPr="00A63209" w:rsidRDefault="001072E5">
      <w:pPr>
        <w:spacing w:after="0" w:line="360" w:lineRule="auto"/>
        <w:ind w:firstLine="708"/>
        <w:jc w:val="both"/>
        <w:rPr>
          <w:rFonts w:ascii="Times New Roman" w:eastAsia="Arial" w:hAnsi="Times New Roman"/>
          <w:sz w:val="24"/>
          <w:szCs w:val="24"/>
          <w:lang w:val="en-US"/>
        </w:rPr>
      </w:pPr>
    </w:p>
    <w:p w14:paraId="2B10B998" w14:textId="4A5E790C" w:rsidR="00A63209" w:rsidRDefault="00A63209">
      <w:pPr>
        <w:spacing w:after="0" w:line="360" w:lineRule="auto"/>
        <w:ind w:firstLine="708"/>
        <w:jc w:val="both"/>
        <w:rPr>
          <w:rFonts w:ascii="Times New Roman" w:eastAsia="Arial" w:hAnsi="Times New Roman"/>
          <w:sz w:val="24"/>
          <w:szCs w:val="24"/>
          <w:lang w:val="en-US"/>
        </w:rPr>
      </w:pPr>
      <w:r w:rsidRPr="00A63209">
        <w:rPr>
          <w:rFonts w:ascii="Times New Roman" w:eastAsia="Arial" w:hAnsi="Times New Roman"/>
          <w:sz w:val="24"/>
          <w:szCs w:val="24"/>
          <w:lang w:val="en-US"/>
        </w:rPr>
        <w:t xml:space="preserve">Sanallaştırma ne şekilde yapılacak olursa olsun, sanal kaynağı oluşturan ve bunu gerçek fiziki kaynaklar ile eşleyen bir bileşen mutlaka </w:t>
      </w:r>
      <w:del w:id="1869" w:author="EMRAH COLAK" w:date="2015-07-30T09:12:00Z">
        <w:r w:rsidRPr="00A63209" w:rsidDel="00106230">
          <w:rPr>
            <w:rFonts w:ascii="Times New Roman" w:eastAsia="Arial" w:hAnsi="Times New Roman"/>
            <w:sz w:val="24"/>
            <w:szCs w:val="24"/>
            <w:lang w:val="en-US"/>
          </w:rPr>
          <w:delText>bulunacaktır</w:delText>
        </w:r>
      </w:del>
      <w:ins w:id="1870" w:author="EMRAH COLAK" w:date="2015-07-30T09:12:00Z">
        <w:r w:rsidR="00106230" w:rsidRPr="00A63209">
          <w:rPr>
            <w:rFonts w:ascii="Times New Roman" w:eastAsia="Arial" w:hAnsi="Times New Roman"/>
            <w:sz w:val="24"/>
            <w:szCs w:val="24"/>
            <w:lang w:val="en-US"/>
          </w:rPr>
          <w:t>bulun</w:t>
        </w:r>
        <w:r w:rsidR="00106230">
          <w:rPr>
            <w:rFonts w:ascii="Times New Roman" w:eastAsia="Arial" w:hAnsi="Times New Roman"/>
            <w:sz w:val="24"/>
            <w:szCs w:val="24"/>
            <w:lang w:val="en-US"/>
          </w:rPr>
          <w:t>malıd</w:t>
        </w:r>
        <w:r w:rsidR="00106230" w:rsidRPr="00A63209">
          <w:rPr>
            <w:rFonts w:ascii="Times New Roman" w:eastAsia="Arial" w:hAnsi="Times New Roman"/>
            <w:sz w:val="24"/>
            <w:szCs w:val="24"/>
            <w:lang w:val="en-US"/>
          </w:rPr>
          <w:t>ır</w:t>
        </w:r>
      </w:ins>
      <w:r w:rsidRPr="00A63209">
        <w:rPr>
          <w:rFonts w:ascii="Times New Roman" w:eastAsia="Arial" w:hAnsi="Times New Roman"/>
          <w:sz w:val="24"/>
          <w:szCs w:val="24"/>
          <w:lang w:val="en-US"/>
        </w:rPr>
        <w:t xml:space="preserve">. Bu bileşen, sunduğu sanal kaynağa bağlı olarak değişiklikler gösterse de, temelde bir işletim sisteminin sorumluluk alanına giren bazı denetimlerin sorumluluğunu da üstlenecektir. Bu nedenle; sanallaştırma alt yapısı yazılımlarının geliştirilmesi işi, işletim sisteminin alt katmanlarının geliştirilmesi işi ile önemli paralellik göstermektedir. Çeşitli </w:t>
      </w:r>
      <w:r w:rsidRPr="00A63209">
        <w:rPr>
          <w:rFonts w:ascii="Times New Roman" w:eastAsia="Arial" w:hAnsi="Times New Roman"/>
          <w:sz w:val="24"/>
          <w:szCs w:val="24"/>
          <w:lang w:val="en-US"/>
        </w:rPr>
        <w:lastRenderedPageBreak/>
        <w:t>sanallaştırma araçlarının işletim sistemleri ile bütünleşik gelmesi veya işletim sistemlerinden kod almış olması da bundan dolayıdır.</w:t>
      </w:r>
    </w:p>
    <w:p w14:paraId="3BACD48F" w14:textId="3C8EC4A9" w:rsidR="00882CDA" w:rsidDel="001072E5" w:rsidRDefault="00882CDA" w:rsidP="00685147">
      <w:pPr>
        <w:pStyle w:val="Balk3"/>
        <w:rPr>
          <w:del w:id="1871" w:author="EMRAH COLAK" w:date="2015-07-30T10:39:00Z"/>
          <w:rFonts w:eastAsia="Arial"/>
          <w:lang w:val="en-US"/>
        </w:rPr>
        <w:pPrChange w:id="1872" w:author="EMRAH COLAK" w:date="2015-07-31T14:33:00Z">
          <w:pPr>
            <w:spacing w:after="0" w:line="360" w:lineRule="auto"/>
            <w:ind w:firstLine="708"/>
            <w:jc w:val="both"/>
          </w:pPr>
        </w:pPrChange>
      </w:pPr>
    </w:p>
    <w:p w14:paraId="706351B4" w14:textId="511BD0A2" w:rsidR="005F6454" w:rsidDel="00B01F84" w:rsidRDefault="005F6454" w:rsidP="00685147">
      <w:pPr>
        <w:pStyle w:val="Balk3"/>
        <w:rPr>
          <w:del w:id="1873" w:author="EMRAH COLAK" w:date="2015-07-31T12:03:00Z"/>
          <w:rFonts w:eastAsia="Arial"/>
          <w:lang w:val="en-US"/>
        </w:rPr>
        <w:pPrChange w:id="1874" w:author="EMRAH COLAK" w:date="2015-07-31T14:33:00Z">
          <w:pPr>
            <w:spacing w:after="0" w:line="360" w:lineRule="auto"/>
            <w:ind w:firstLine="708"/>
            <w:jc w:val="both"/>
          </w:pPr>
        </w:pPrChange>
      </w:pPr>
    </w:p>
    <w:p w14:paraId="2D426BD7" w14:textId="378C042C" w:rsidR="00EE5BC3" w:rsidRDefault="00CC7722" w:rsidP="00685147">
      <w:pPr>
        <w:pStyle w:val="Balk3"/>
        <w:pPrChange w:id="1875" w:author="EMRAH COLAK" w:date="2015-07-31T14:33:00Z">
          <w:pPr>
            <w:pStyle w:val="Balk3"/>
          </w:pPr>
        </w:pPrChange>
      </w:pPr>
      <w:bookmarkStart w:id="1876" w:name="_Toc425946758"/>
      <w:ins w:id="1877" w:author="EMRE MUTLU" w:date="2015-07-31T11:02:00Z">
        <w:r>
          <w:t xml:space="preserve">Sanalllaştırma </w:t>
        </w:r>
      </w:ins>
      <w:commentRangeStart w:id="1878"/>
      <w:r w:rsidR="00050FA6">
        <w:t>Tarihçe</w:t>
      </w:r>
      <w:commentRangeEnd w:id="1878"/>
      <w:r w:rsidR="00AB2FA8">
        <w:rPr>
          <w:rStyle w:val="AklamaBavurusu"/>
          <w:rFonts w:ascii="Calibri" w:eastAsia="Calibri" w:hAnsi="Calibri"/>
          <w:b w:val="0"/>
        </w:rPr>
        <w:commentReference w:id="1878"/>
      </w:r>
      <w:bookmarkEnd w:id="1876"/>
      <w:ins w:id="1879" w:author="EMRE MUTLU" w:date="2015-07-31T11:02:00Z">
        <w:r>
          <w:t>si</w:t>
        </w:r>
      </w:ins>
    </w:p>
    <w:p w14:paraId="682FDDE9" w14:textId="33A205E3" w:rsidR="00882CDA" w:rsidRPr="00291445" w:rsidRDefault="00882CDA">
      <w:pPr>
        <w:pStyle w:val="ResimYazs"/>
        <w:spacing w:after="0"/>
        <w:rPr>
          <w:szCs w:val="22"/>
        </w:rPr>
        <w:pPrChange w:id="1880" w:author="EMRAH COLAK" w:date="2015-07-30T10:39:00Z">
          <w:pPr>
            <w:pStyle w:val="ResimYazs"/>
            <w:jc w:val="center"/>
          </w:pPr>
        </w:pPrChange>
      </w:pPr>
      <w:bookmarkStart w:id="1881" w:name="şekil106"/>
      <w:r w:rsidRPr="00291445">
        <w:rPr>
          <w:szCs w:val="22"/>
        </w:rPr>
        <w:t xml:space="preserve">Şekil </w:t>
      </w:r>
      <w:del w:id="1882" w:author="EMRAH COLAK" w:date="2015-07-29T16:52:00Z">
        <w:r w:rsidRPr="00291445" w:rsidDel="00EF2EE6">
          <w:rPr>
            <w:szCs w:val="22"/>
          </w:rPr>
          <w:delText>1</w:delText>
        </w:r>
        <w:r w:rsidRPr="00291445" w:rsidDel="00EF2EE6">
          <w:rPr>
            <w:szCs w:val="22"/>
          </w:rPr>
          <w:noBreakHyphen/>
        </w:r>
      </w:del>
      <w:r w:rsidR="001D651A">
        <w:rPr>
          <w:szCs w:val="22"/>
        </w:rPr>
        <w:t>6</w:t>
      </w:r>
      <w:ins w:id="1883" w:author="EMRAH COLAK" w:date="2015-07-29T16:52:00Z">
        <w:r w:rsidR="00EF2EE6">
          <w:rPr>
            <w:szCs w:val="22"/>
          </w:rPr>
          <w:t>:</w:t>
        </w:r>
      </w:ins>
      <w:r w:rsidRPr="00291445">
        <w:rPr>
          <w:szCs w:val="22"/>
        </w:rPr>
        <w:t xml:space="preserve"> Sanallaştırma Tarihçesi</w:t>
      </w:r>
    </w:p>
    <w:bookmarkEnd w:id="1881"/>
    <w:p w14:paraId="0F612670" w14:textId="77777777" w:rsidR="00882CDA" w:rsidDel="0083570F" w:rsidRDefault="000F7C00">
      <w:pPr>
        <w:spacing w:after="0" w:line="360" w:lineRule="auto"/>
        <w:jc w:val="both"/>
        <w:rPr>
          <w:del w:id="1884" w:author="EMRAH COLAK" w:date="2015-07-29T14:18:00Z"/>
          <w:rFonts w:ascii="Times New Roman" w:hAnsi="Times New Roman"/>
          <w:sz w:val="24"/>
          <w:szCs w:val="24"/>
        </w:rPr>
      </w:pPr>
      <w:r>
        <w:rPr>
          <w:rFonts w:ascii="Times New Roman" w:hAnsi="Times New Roman"/>
          <w:noProof/>
          <w:sz w:val="24"/>
          <w:szCs w:val="24"/>
          <w:lang w:eastAsia="tr-TR"/>
        </w:rPr>
        <w:drawing>
          <wp:inline distT="0" distB="0" distL="0" distR="0" wp14:anchorId="70B7D166" wp14:editId="56E92E63">
            <wp:extent cx="4462272" cy="3075169"/>
            <wp:effectExtent l="0" t="0" r="0" b="0"/>
            <wp:docPr id="4" name="Resim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034" cy="3088788"/>
                    </a:xfrm>
                    <a:prstGeom prst="rect">
                      <a:avLst/>
                    </a:prstGeom>
                    <a:noFill/>
                    <a:ln>
                      <a:noFill/>
                    </a:ln>
                  </pic:spPr>
                </pic:pic>
              </a:graphicData>
            </a:graphic>
          </wp:inline>
        </w:drawing>
      </w:r>
    </w:p>
    <w:p w14:paraId="5F1F5CA6" w14:textId="77777777" w:rsidR="0083570F" w:rsidRDefault="00882CDA">
      <w:pPr>
        <w:spacing w:after="0" w:line="360" w:lineRule="auto"/>
        <w:jc w:val="both"/>
        <w:rPr>
          <w:ins w:id="1885" w:author="EMRAH COLAK" w:date="2015-07-29T14:21:00Z"/>
          <w:rFonts w:ascii="Times New Roman" w:hAnsi="Times New Roman"/>
          <w:sz w:val="24"/>
          <w:szCs w:val="24"/>
        </w:rPr>
        <w:pPrChange w:id="1886" w:author="EMRAH COLAK" w:date="2015-07-30T10:39:00Z">
          <w:pPr>
            <w:spacing w:after="0" w:line="360" w:lineRule="auto"/>
            <w:ind w:firstLine="708"/>
            <w:jc w:val="both"/>
          </w:pPr>
        </w:pPrChange>
      </w:pPr>
      <w:del w:id="1887" w:author="EMRAH COLAK" w:date="2015-07-29T14:18:00Z">
        <w:r w:rsidDel="0083570F">
          <w:rPr>
            <w:rFonts w:ascii="Times New Roman" w:hAnsi="Times New Roman"/>
            <w:sz w:val="24"/>
            <w:szCs w:val="24"/>
          </w:rPr>
          <w:tab/>
        </w:r>
        <w:r w:rsidR="00945BA6" w:rsidDel="0083570F">
          <w:rPr>
            <w:rFonts w:ascii="Times New Roman" w:hAnsi="Times New Roman"/>
            <w:sz w:val="24"/>
            <w:szCs w:val="24"/>
          </w:rPr>
          <w:tab/>
        </w:r>
        <w:r w:rsidR="005F6454" w:rsidDel="0083570F">
          <w:rPr>
            <w:rFonts w:ascii="Times New Roman" w:hAnsi="Times New Roman"/>
            <w:sz w:val="24"/>
            <w:szCs w:val="24"/>
          </w:rPr>
          <w:delText xml:space="preserve">     </w:delText>
        </w:r>
      </w:del>
      <w:r w:rsidR="005F6454">
        <w:rPr>
          <w:rFonts w:ascii="Times New Roman" w:hAnsi="Times New Roman"/>
          <w:sz w:val="24"/>
          <w:szCs w:val="24"/>
        </w:rPr>
        <w:t xml:space="preserve">  </w:t>
      </w:r>
    </w:p>
    <w:p w14:paraId="1D0C54A8" w14:textId="51322611" w:rsidR="00882CDA" w:rsidRDefault="00882CDA">
      <w:pPr>
        <w:spacing w:after="0" w:line="360" w:lineRule="auto"/>
        <w:jc w:val="both"/>
        <w:rPr>
          <w:ins w:id="1888" w:author="EMRAH COLAK" w:date="2015-07-30T10:39:00Z"/>
          <w:rFonts w:ascii="Times New Roman" w:hAnsi="Times New Roman"/>
        </w:rPr>
        <w:pPrChange w:id="1889" w:author="EMRAH COLAK" w:date="2015-07-30T10:39:00Z">
          <w:pPr>
            <w:spacing w:after="0" w:line="360" w:lineRule="auto"/>
            <w:ind w:firstLine="708"/>
            <w:jc w:val="both"/>
          </w:pPr>
        </w:pPrChange>
      </w:pPr>
      <w:r w:rsidRPr="005F6454">
        <w:rPr>
          <w:rFonts w:ascii="Times New Roman" w:hAnsi="Times New Roman"/>
        </w:rPr>
        <w:t xml:space="preserve">Kaynak: </w:t>
      </w:r>
      <w:r w:rsidR="00945BA6" w:rsidRPr="005F6454">
        <w:rPr>
          <w:rFonts w:ascii="Times New Roman" w:hAnsi="Times New Roman"/>
        </w:rPr>
        <w:t>http://blogs.vmware.com/vcloud</w:t>
      </w:r>
    </w:p>
    <w:p w14:paraId="4C1B6C9F" w14:textId="77777777" w:rsidR="001072E5" w:rsidRPr="005F6454" w:rsidRDefault="001072E5">
      <w:pPr>
        <w:spacing w:after="0" w:line="360" w:lineRule="auto"/>
        <w:jc w:val="both"/>
        <w:rPr>
          <w:rFonts w:ascii="Times New Roman" w:hAnsi="Times New Roman"/>
        </w:rPr>
        <w:pPrChange w:id="1890" w:author="EMRAH COLAK" w:date="2015-07-30T10:39:00Z">
          <w:pPr>
            <w:spacing w:after="0" w:line="360" w:lineRule="auto"/>
            <w:ind w:firstLine="708"/>
            <w:jc w:val="both"/>
          </w:pPr>
        </w:pPrChange>
      </w:pPr>
    </w:p>
    <w:p w14:paraId="7D186CD2" w14:textId="77777777" w:rsidR="00A63209" w:rsidRDefault="00A63209">
      <w:pPr>
        <w:spacing w:after="0" w:line="360" w:lineRule="auto"/>
        <w:ind w:firstLine="708"/>
        <w:jc w:val="both"/>
        <w:rPr>
          <w:ins w:id="1891" w:author="EMRAH COLAK" w:date="2015-07-30T10:39:00Z"/>
          <w:rFonts w:ascii="Times New Roman" w:hAnsi="Times New Roman"/>
          <w:sz w:val="24"/>
          <w:szCs w:val="24"/>
        </w:rPr>
      </w:pPr>
      <w:r w:rsidRPr="00A63209">
        <w:rPr>
          <w:rFonts w:ascii="Times New Roman" w:hAnsi="Times New Roman"/>
          <w:sz w:val="24"/>
          <w:szCs w:val="24"/>
        </w:rPr>
        <w:t>Sanallaştırma fikrini ortaya çıkaran ilk gelişmelerin, çoklu pro</w:t>
      </w:r>
      <w:r w:rsidR="002775F1">
        <w:rPr>
          <w:rFonts w:ascii="Times New Roman" w:hAnsi="Times New Roman"/>
          <w:sz w:val="24"/>
          <w:szCs w:val="24"/>
        </w:rPr>
        <w:t>gramlama ve zaman paylaşımı fik</w:t>
      </w:r>
      <w:r w:rsidRPr="00A63209">
        <w:rPr>
          <w:rFonts w:ascii="Times New Roman" w:hAnsi="Times New Roman"/>
          <w:sz w:val="24"/>
          <w:szCs w:val="24"/>
        </w:rPr>
        <w:t>i</w:t>
      </w:r>
      <w:r w:rsidR="002775F1">
        <w:rPr>
          <w:rFonts w:ascii="Times New Roman" w:hAnsi="Times New Roman"/>
          <w:sz w:val="24"/>
          <w:szCs w:val="24"/>
        </w:rPr>
        <w:t>r</w:t>
      </w:r>
      <w:r w:rsidRPr="00A63209">
        <w:rPr>
          <w:rFonts w:ascii="Times New Roman" w:hAnsi="Times New Roman"/>
          <w:sz w:val="24"/>
          <w:szCs w:val="24"/>
        </w:rPr>
        <w:t>lerinin Oxford Üniversitesinde ortaya atılması ile başladığı bilinmektedir. Bu fikirler ilk olarak Atlas projesi</w:t>
      </w:r>
      <w:r w:rsidR="00882CDA">
        <w:rPr>
          <w:rFonts w:ascii="Times New Roman" w:hAnsi="Times New Roman"/>
          <w:sz w:val="24"/>
          <w:szCs w:val="24"/>
        </w:rPr>
        <w:t xml:space="preserve"> ile hayata geçmiş oldu. Manchest</w:t>
      </w:r>
      <w:r w:rsidRPr="00A63209">
        <w:rPr>
          <w:rFonts w:ascii="Times New Roman" w:hAnsi="Times New Roman"/>
          <w:sz w:val="24"/>
          <w:szCs w:val="24"/>
        </w:rPr>
        <w:t>er Üniversitesi tarafından 1960'ların başlarında yürütülen bu proje ile ilk kez supervizör (bir tür sanal makine monitorü veya hipervizör) ve sanal bellek kavramları ile tanışılmış oldu.</w:t>
      </w:r>
    </w:p>
    <w:p w14:paraId="32462C01" w14:textId="77777777" w:rsidR="001072E5" w:rsidRPr="00A63209" w:rsidRDefault="001072E5">
      <w:pPr>
        <w:spacing w:after="0" w:line="360" w:lineRule="auto"/>
        <w:ind w:firstLine="708"/>
        <w:jc w:val="both"/>
        <w:rPr>
          <w:rFonts w:ascii="Times New Roman" w:hAnsi="Times New Roman"/>
          <w:sz w:val="24"/>
          <w:szCs w:val="24"/>
        </w:rPr>
      </w:pPr>
    </w:p>
    <w:p w14:paraId="2D13B28B" w14:textId="77777777" w:rsidR="005D40A8" w:rsidRDefault="00A63209">
      <w:pPr>
        <w:spacing w:after="0" w:line="360" w:lineRule="auto"/>
        <w:ind w:firstLine="708"/>
        <w:jc w:val="both"/>
        <w:rPr>
          <w:ins w:id="1892" w:author="EMRAH COLAK" w:date="2015-07-30T10:40:00Z"/>
          <w:rFonts w:ascii="Times New Roman" w:hAnsi="Times New Roman"/>
          <w:sz w:val="24"/>
          <w:szCs w:val="24"/>
        </w:rPr>
      </w:pPr>
      <w:r w:rsidRPr="00A63209">
        <w:rPr>
          <w:rFonts w:ascii="Times New Roman" w:hAnsi="Times New Roman"/>
          <w:sz w:val="24"/>
          <w:szCs w:val="24"/>
        </w:rPr>
        <w:t xml:space="preserve">Benzeri bir yaklaşım, IBM'in yine 1960’lı </w:t>
      </w:r>
      <w:r w:rsidR="002775F1" w:rsidRPr="00A63209">
        <w:rPr>
          <w:rFonts w:ascii="Times New Roman" w:hAnsi="Times New Roman"/>
          <w:sz w:val="24"/>
          <w:szCs w:val="24"/>
        </w:rPr>
        <w:t>yıllarda geliştirdiği</w:t>
      </w:r>
      <w:r w:rsidRPr="00A63209">
        <w:rPr>
          <w:rFonts w:ascii="Times New Roman" w:hAnsi="Times New Roman"/>
          <w:sz w:val="24"/>
          <w:szCs w:val="24"/>
        </w:rPr>
        <w:t xml:space="preserve"> M44/44X deney</w:t>
      </w:r>
      <w:r w:rsidR="005D40A8">
        <w:rPr>
          <w:rFonts w:ascii="Times New Roman" w:hAnsi="Times New Roman"/>
          <w:sz w:val="24"/>
          <w:szCs w:val="24"/>
        </w:rPr>
        <w:t>sel sistemlerinde de görüldü</w:t>
      </w:r>
      <w:r w:rsidR="005D40A8">
        <w:rPr>
          <w:rStyle w:val="DipnotBavurusu"/>
          <w:rFonts w:ascii="Times New Roman" w:hAnsi="Times New Roman"/>
          <w:sz w:val="24"/>
          <w:szCs w:val="24"/>
        </w:rPr>
        <w:footnoteReference w:id="18"/>
      </w:r>
      <w:r w:rsidRPr="00A63209">
        <w:rPr>
          <w:rFonts w:ascii="Times New Roman" w:hAnsi="Times New Roman"/>
          <w:sz w:val="24"/>
          <w:szCs w:val="24"/>
        </w:rPr>
        <w:t>. Bu çalışma sırasında ilk kez sanal makine kavramı konuşulmaya başlandı. CP/CMS‘i geliştirmeye başlamasının ard</w:t>
      </w:r>
      <w:r w:rsidR="005D40A8">
        <w:rPr>
          <w:rFonts w:ascii="Times New Roman" w:hAnsi="Times New Roman"/>
          <w:sz w:val="24"/>
          <w:szCs w:val="24"/>
        </w:rPr>
        <w:t>ından</w:t>
      </w:r>
      <w:r w:rsidR="005D40A8">
        <w:rPr>
          <w:rStyle w:val="DipnotBavurusu"/>
          <w:rFonts w:ascii="Times New Roman" w:hAnsi="Times New Roman"/>
          <w:sz w:val="24"/>
          <w:szCs w:val="24"/>
        </w:rPr>
        <w:footnoteReference w:id="19"/>
      </w:r>
      <w:r w:rsidR="005D40A8">
        <w:rPr>
          <w:rFonts w:ascii="Times New Roman" w:hAnsi="Times New Roman"/>
          <w:sz w:val="24"/>
          <w:szCs w:val="24"/>
        </w:rPr>
        <w:t>, m</w:t>
      </w:r>
      <w:r w:rsidRPr="00A63209">
        <w:rPr>
          <w:rFonts w:ascii="Times New Roman" w:hAnsi="Times New Roman"/>
          <w:sz w:val="24"/>
          <w:szCs w:val="24"/>
        </w:rPr>
        <w:t>antıksal bölünme ise, 1980’li yıllarda IBM ESA/390, Amdahl, Hitachi sistemleri ile sanalla</w:t>
      </w:r>
      <w:r w:rsidR="005D40A8">
        <w:rPr>
          <w:rFonts w:ascii="Times New Roman" w:hAnsi="Times New Roman"/>
          <w:sz w:val="24"/>
          <w:szCs w:val="24"/>
        </w:rPr>
        <w:t>ştırma tarihinde yerini aldı</w:t>
      </w:r>
      <w:r w:rsidR="005D40A8">
        <w:rPr>
          <w:rStyle w:val="DipnotBavurusu"/>
          <w:rFonts w:ascii="Times New Roman" w:hAnsi="Times New Roman"/>
          <w:sz w:val="24"/>
          <w:szCs w:val="24"/>
        </w:rPr>
        <w:footnoteReference w:id="20"/>
      </w:r>
      <w:r w:rsidR="00882CDA">
        <w:rPr>
          <w:rFonts w:ascii="Times New Roman" w:hAnsi="Times New Roman"/>
          <w:sz w:val="24"/>
          <w:szCs w:val="24"/>
        </w:rPr>
        <w:t>.</w:t>
      </w:r>
    </w:p>
    <w:p w14:paraId="4912FDC7" w14:textId="482F5A62" w:rsidR="001072E5" w:rsidDel="00685147" w:rsidRDefault="001072E5">
      <w:pPr>
        <w:spacing w:after="0" w:line="360" w:lineRule="auto"/>
        <w:ind w:firstLine="708"/>
        <w:jc w:val="both"/>
        <w:rPr>
          <w:del w:id="1962" w:author="EMRAH COLAK" w:date="2015-07-31T14:30:00Z"/>
          <w:rFonts w:ascii="Times New Roman" w:hAnsi="Times New Roman"/>
          <w:sz w:val="24"/>
          <w:szCs w:val="24"/>
        </w:rPr>
      </w:pPr>
    </w:p>
    <w:p w14:paraId="67B55AE1" w14:textId="77777777" w:rsidR="00A63209" w:rsidRDefault="00A63209">
      <w:pPr>
        <w:spacing w:after="0" w:line="360" w:lineRule="auto"/>
        <w:ind w:firstLine="708"/>
        <w:jc w:val="both"/>
        <w:rPr>
          <w:ins w:id="1963" w:author="EMRAH COLAK" w:date="2015-07-30T10:40:00Z"/>
          <w:rFonts w:ascii="Times New Roman" w:hAnsi="Times New Roman"/>
          <w:sz w:val="24"/>
          <w:szCs w:val="24"/>
        </w:rPr>
      </w:pPr>
      <w:r w:rsidRPr="00A63209">
        <w:rPr>
          <w:rFonts w:ascii="Times New Roman" w:hAnsi="Times New Roman"/>
          <w:sz w:val="24"/>
          <w:szCs w:val="24"/>
        </w:rPr>
        <w:t>IBM'in bu çabalarının yanında, aşağıda kısaca belirtilen üç proje de sanalla</w:t>
      </w:r>
      <w:r w:rsidR="008025B2">
        <w:rPr>
          <w:rFonts w:ascii="Times New Roman" w:hAnsi="Times New Roman"/>
          <w:sz w:val="24"/>
          <w:szCs w:val="24"/>
        </w:rPr>
        <w:t xml:space="preserve">ştırma tarihinde rol oynamıştır. </w:t>
      </w:r>
      <w:r w:rsidRPr="00A63209">
        <w:rPr>
          <w:rFonts w:ascii="Times New Roman" w:hAnsi="Times New Roman"/>
          <w:sz w:val="24"/>
          <w:szCs w:val="24"/>
        </w:rPr>
        <w:t xml:space="preserve">1960'ların sonunda, CDC 7600 süper </w:t>
      </w:r>
      <w:r w:rsidR="0022573E" w:rsidRPr="00A63209">
        <w:rPr>
          <w:rFonts w:ascii="Times New Roman" w:hAnsi="Times New Roman"/>
          <w:sz w:val="24"/>
          <w:szCs w:val="24"/>
        </w:rPr>
        <w:t>bilgisayarları için işletim sistemi olarak kullanılmak üzere Lawrence Livermore</w:t>
      </w:r>
      <w:r w:rsidRPr="00A63209">
        <w:rPr>
          <w:rFonts w:ascii="Times New Roman" w:hAnsi="Times New Roman"/>
          <w:sz w:val="24"/>
          <w:szCs w:val="24"/>
        </w:rPr>
        <w:t xml:space="preserve"> Laboratuarı tarafından geliştirilen L</w:t>
      </w:r>
      <w:r w:rsidR="008025B2">
        <w:rPr>
          <w:rFonts w:ascii="Times New Roman" w:hAnsi="Times New Roman"/>
          <w:sz w:val="24"/>
          <w:szCs w:val="24"/>
        </w:rPr>
        <w:t>ivermore Ana Bilgisayar Sistemi.</w:t>
      </w:r>
      <w:r w:rsidRPr="00A63209">
        <w:rPr>
          <w:rFonts w:ascii="Times New Roman" w:hAnsi="Times New Roman"/>
          <w:sz w:val="24"/>
          <w:szCs w:val="24"/>
        </w:rPr>
        <w:t xml:space="preserve"> Cray süper bilgisayarlarının eski türleri için 1970'lerin başlarında geliştirilen ve Amerika Birleşik Devletleri Enerji Bakanlığı tarafından nükleer araştırmalar için kullanılan Cray X-MP bilgisayarları üzerinde yer alan </w:t>
      </w:r>
      <w:r w:rsidR="005D40A8">
        <w:rPr>
          <w:rFonts w:ascii="Times New Roman" w:hAnsi="Times New Roman"/>
          <w:sz w:val="24"/>
          <w:szCs w:val="24"/>
        </w:rPr>
        <w:t>Cray Ana Bilgisayar Sistemi</w:t>
      </w:r>
      <w:r w:rsidR="005D40A8">
        <w:rPr>
          <w:rStyle w:val="DipnotBavurusu"/>
          <w:rFonts w:ascii="Times New Roman" w:hAnsi="Times New Roman"/>
          <w:sz w:val="24"/>
          <w:szCs w:val="24"/>
        </w:rPr>
        <w:footnoteReference w:id="21"/>
      </w:r>
      <w:r w:rsidR="008025B2">
        <w:rPr>
          <w:rFonts w:ascii="Times New Roman" w:hAnsi="Times New Roman"/>
          <w:sz w:val="24"/>
          <w:szCs w:val="24"/>
        </w:rPr>
        <w:t>.</w:t>
      </w:r>
      <w:r w:rsidRPr="00A63209">
        <w:rPr>
          <w:rFonts w:ascii="Times New Roman" w:hAnsi="Times New Roman"/>
          <w:sz w:val="24"/>
          <w:szCs w:val="24"/>
        </w:rPr>
        <w:t xml:space="preserve"> TCP/IP gibi yeni iletişim protokollerini desteklemek üzere Cray bilgisayarları için geliştirilen ancak kullanıcılar tarafından kabul görmeyen Yeni Livermore Ana Bilgisayar Sistemi</w:t>
      </w:r>
      <w:r w:rsidR="0022573E">
        <w:rPr>
          <w:rFonts w:ascii="Times New Roman" w:hAnsi="Times New Roman"/>
          <w:sz w:val="24"/>
          <w:szCs w:val="24"/>
        </w:rPr>
        <w:t xml:space="preserve"> </w:t>
      </w:r>
      <w:r w:rsidRPr="00A63209">
        <w:rPr>
          <w:rFonts w:ascii="Times New Roman" w:hAnsi="Times New Roman"/>
          <w:sz w:val="24"/>
          <w:szCs w:val="24"/>
        </w:rPr>
        <w:t>1980’li yılların sonunda, siste</w:t>
      </w:r>
      <w:r w:rsidR="008025B2">
        <w:rPr>
          <w:rFonts w:ascii="Times New Roman" w:hAnsi="Times New Roman"/>
          <w:sz w:val="24"/>
          <w:szCs w:val="24"/>
        </w:rPr>
        <w:t xml:space="preserve">mlerin ucuzlaması ile birlikte, </w:t>
      </w:r>
      <w:r w:rsidRPr="00A63209">
        <w:rPr>
          <w:rFonts w:ascii="Times New Roman" w:hAnsi="Times New Roman"/>
          <w:sz w:val="24"/>
          <w:szCs w:val="24"/>
        </w:rPr>
        <w:t>merkezi sistemlerden dağıtık yapılara ve istemci/sunucu mimarisine geçişler başladı. Böylelikle, hem sunucu hem de istemci bilgisayar sistemlerinin sayıları giderek arttı.</w:t>
      </w:r>
    </w:p>
    <w:p w14:paraId="789E85D8" w14:textId="77777777" w:rsidR="001072E5" w:rsidRPr="00A63209" w:rsidRDefault="001072E5">
      <w:pPr>
        <w:spacing w:after="0" w:line="360" w:lineRule="auto"/>
        <w:ind w:firstLine="708"/>
        <w:jc w:val="both"/>
        <w:rPr>
          <w:rFonts w:ascii="Times New Roman" w:hAnsi="Times New Roman"/>
          <w:sz w:val="24"/>
          <w:szCs w:val="24"/>
        </w:rPr>
      </w:pPr>
    </w:p>
    <w:p w14:paraId="336C6885" w14:textId="77777777" w:rsidR="00A63209" w:rsidRDefault="00A63209">
      <w:pPr>
        <w:spacing w:after="0" w:line="360" w:lineRule="auto"/>
        <w:ind w:firstLine="708"/>
        <w:jc w:val="both"/>
        <w:rPr>
          <w:ins w:id="1980" w:author="EMRAH COLAK" w:date="2015-07-30T10:40:00Z"/>
          <w:rFonts w:ascii="Times New Roman" w:hAnsi="Times New Roman"/>
          <w:sz w:val="24"/>
          <w:szCs w:val="24"/>
        </w:rPr>
      </w:pPr>
      <w:r w:rsidRPr="00A63209">
        <w:rPr>
          <w:rFonts w:ascii="Times New Roman" w:hAnsi="Times New Roman"/>
          <w:sz w:val="24"/>
          <w:szCs w:val="24"/>
        </w:rPr>
        <w:t>1995’lere gelindiğinde birçok çalışma, aslında dağıtık yapı ve uygulamaları yönetmenin, kaynakları etkin olarak kullanmanın çok da kolay ve ekonomik olmadığını gösterdi. Böylece tersine giden merkezileşme süreci başladı; ancak bu kez de her fonksiyon için (LDAP, Web, uygulama, dosya, vb.) ayrı bir sunucu kullanıldı. Esas olarak birer yazılım olan bu sunucuların tek tek yönetim kolaylığının sağlanması ve ayrıca bağımlılıklarının ayrıştırılması için farklı fiziki sistemlerde konumlandırılması yaygın bir uygulama halini aldı. Bu yaklaşım ise, atıl kapasitenin artmasına neden oldu. Bakım masraflarındaki artışa ek olarak, her bir sunucunun verimi düştü ve tipik boşta kalma oranı %85-90'lara kadar yükseldi.</w:t>
      </w:r>
    </w:p>
    <w:p w14:paraId="7481A567" w14:textId="77777777" w:rsidR="001072E5" w:rsidRPr="00A63209" w:rsidRDefault="001072E5">
      <w:pPr>
        <w:spacing w:after="0" w:line="360" w:lineRule="auto"/>
        <w:ind w:firstLine="708"/>
        <w:jc w:val="both"/>
        <w:rPr>
          <w:rFonts w:ascii="Times New Roman" w:hAnsi="Times New Roman"/>
          <w:sz w:val="24"/>
          <w:szCs w:val="24"/>
        </w:rPr>
      </w:pPr>
    </w:p>
    <w:p w14:paraId="60F276AE" w14:textId="07F2F437" w:rsidR="00A63209" w:rsidRDefault="00A63209">
      <w:pPr>
        <w:spacing w:after="0" w:line="360" w:lineRule="auto"/>
        <w:ind w:firstLine="708"/>
        <w:jc w:val="both"/>
        <w:rPr>
          <w:ins w:id="1981" w:author="EMRAH COLAK" w:date="2015-07-30T10:40:00Z"/>
          <w:rFonts w:ascii="Times New Roman" w:hAnsi="Times New Roman"/>
          <w:sz w:val="24"/>
          <w:szCs w:val="24"/>
        </w:rPr>
      </w:pPr>
      <w:r w:rsidRPr="00A63209">
        <w:rPr>
          <w:rFonts w:ascii="Times New Roman" w:hAnsi="Times New Roman"/>
          <w:sz w:val="24"/>
          <w:szCs w:val="24"/>
        </w:rPr>
        <w:t>1990’lı yılların sonunda ekonomik gelişmeler, maliyetlerin gözden geçirilmesini ve kaynakların daha verimli kullanılması ihtiyacını doğurdu ve sanallaştırma tekrar gündeme geldi. Bu kapsamda 1998’de sanallaştırma yazılımı od</w:t>
      </w:r>
      <w:r w:rsidR="005D40A8">
        <w:rPr>
          <w:rFonts w:ascii="Times New Roman" w:hAnsi="Times New Roman"/>
          <w:sz w:val="24"/>
          <w:szCs w:val="24"/>
        </w:rPr>
        <w:t>aklı VMware şirketi kuruldu</w:t>
      </w:r>
      <w:r w:rsidR="005D40A8">
        <w:rPr>
          <w:rStyle w:val="DipnotBavurusu"/>
          <w:rFonts w:ascii="Times New Roman" w:hAnsi="Times New Roman"/>
          <w:sz w:val="24"/>
          <w:szCs w:val="24"/>
        </w:rPr>
        <w:footnoteReference w:id="22"/>
      </w:r>
      <w:r w:rsidRPr="00A63209">
        <w:rPr>
          <w:rFonts w:ascii="Times New Roman" w:hAnsi="Times New Roman"/>
          <w:sz w:val="24"/>
          <w:szCs w:val="24"/>
        </w:rPr>
        <w:t xml:space="preserve"> ve ilk ürünü olan VMware Workstation 1999’da pazara sunuldu. Sunucu pazarına ise 2001 yılında VMware GSX Server ve VMware ESX Server ürünleri ile girdi. 2003‘de VMware Virtual Center ve VMotion and Virtual SMP teknolojileri geldi. Windows ve Linux ortamında çalışan VMware'</w:t>
      </w:r>
      <w:ins w:id="2000" w:author="EMRAH COLAK" w:date="2015-07-29T13:21:00Z">
        <w:r w:rsidR="00684B6A">
          <w:rPr>
            <w:rFonts w:ascii="Times New Roman" w:hAnsi="Times New Roman"/>
            <w:sz w:val="24"/>
            <w:szCs w:val="24"/>
          </w:rPr>
          <w:t>y</w:t>
        </w:r>
      </w:ins>
      <w:r w:rsidRPr="00A63209">
        <w:rPr>
          <w:rFonts w:ascii="Times New Roman" w:hAnsi="Times New Roman"/>
          <w:sz w:val="24"/>
          <w:szCs w:val="24"/>
        </w:rPr>
        <w:t>e, 2006’da Mac OS desteği de geldi.</w:t>
      </w:r>
    </w:p>
    <w:p w14:paraId="2CB35D06" w14:textId="77777777" w:rsidR="001072E5" w:rsidRPr="00A63209" w:rsidRDefault="001072E5">
      <w:pPr>
        <w:spacing w:after="0" w:line="360" w:lineRule="auto"/>
        <w:ind w:firstLine="708"/>
        <w:jc w:val="both"/>
        <w:rPr>
          <w:rFonts w:ascii="Times New Roman" w:hAnsi="Times New Roman"/>
          <w:sz w:val="24"/>
          <w:szCs w:val="24"/>
        </w:rPr>
      </w:pPr>
    </w:p>
    <w:p w14:paraId="50BFCC2C" w14:textId="77777777" w:rsidR="00A63209" w:rsidRDefault="00A63209">
      <w:pPr>
        <w:spacing w:after="0" w:line="360" w:lineRule="auto"/>
        <w:ind w:firstLine="708"/>
        <w:jc w:val="both"/>
        <w:rPr>
          <w:ins w:id="2001" w:author="EMRAH COLAK" w:date="2015-07-30T10:40:00Z"/>
          <w:rFonts w:ascii="Times New Roman" w:hAnsi="Times New Roman"/>
          <w:sz w:val="24"/>
          <w:szCs w:val="24"/>
        </w:rPr>
      </w:pPr>
      <w:r w:rsidRPr="00A63209">
        <w:rPr>
          <w:rFonts w:ascii="Times New Roman" w:hAnsi="Times New Roman"/>
          <w:sz w:val="24"/>
          <w:szCs w:val="24"/>
        </w:rPr>
        <w:lastRenderedPageBreak/>
        <w:t>Ayrıca, Intel ve AMD 2005-2006 yıllarında sanallaştırmayı destekleyecek ek</w:t>
      </w:r>
      <w:r w:rsidR="00235F2D">
        <w:rPr>
          <w:rFonts w:ascii="Times New Roman" w:hAnsi="Times New Roman"/>
          <w:sz w:val="24"/>
          <w:szCs w:val="24"/>
        </w:rPr>
        <w:t xml:space="preserve"> donanım sunmaya başladılar</w:t>
      </w:r>
      <w:r w:rsidR="00235F2D">
        <w:rPr>
          <w:rStyle w:val="DipnotBavurusu"/>
          <w:rFonts w:ascii="Times New Roman" w:hAnsi="Times New Roman"/>
          <w:sz w:val="24"/>
          <w:szCs w:val="24"/>
        </w:rPr>
        <w:footnoteReference w:id="23"/>
      </w:r>
      <w:r w:rsidRPr="00A63209">
        <w:rPr>
          <w:rFonts w:ascii="Times New Roman" w:hAnsi="Times New Roman"/>
          <w:sz w:val="24"/>
          <w:szCs w:val="24"/>
        </w:rPr>
        <w:t>. Yaygın kullanılan Intel IA-32 mimarisinin sanallaştırma konusundaki eksiklerinin tamamlanması, bu mimarideki uygulamaların sanallaştırılmasını da hızlandırdı. Aynı yıllarda, daha sonra tamamen açık kaynak olan Xen yazılımı, bir araştırma projesi olarak Cambridge Univer</w:t>
      </w:r>
      <w:r w:rsidR="00235F2D">
        <w:rPr>
          <w:rFonts w:ascii="Times New Roman" w:hAnsi="Times New Roman"/>
          <w:sz w:val="24"/>
          <w:szCs w:val="24"/>
        </w:rPr>
        <w:t>sitesi'nde geliştirildi</w:t>
      </w:r>
      <w:r w:rsidR="00235F2D">
        <w:rPr>
          <w:rStyle w:val="DipnotBavurusu"/>
          <w:rFonts w:ascii="Times New Roman" w:hAnsi="Times New Roman"/>
          <w:sz w:val="24"/>
          <w:szCs w:val="24"/>
        </w:rPr>
        <w:footnoteReference w:id="24"/>
      </w:r>
      <w:r w:rsidRPr="00A63209">
        <w:rPr>
          <w:rFonts w:ascii="Times New Roman" w:hAnsi="Times New Roman"/>
          <w:sz w:val="24"/>
          <w:szCs w:val="24"/>
        </w:rPr>
        <w:t>. Xen’in ilk ürünü 2003’de pazara sunuldu. 2007’de Citrix Systems, Xen’i satın aldı ve Xensource ürünleri olarak isimlendirdi. 2007’de bu sektörün öncülerinden Citrix, IBM, Intel, Hewlett-Packard, Novell, Red Hat, Sun Microsystems ve Oracle'ın katılımıyla Xen Proj</w:t>
      </w:r>
      <w:r w:rsidR="00882CDA">
        <w:rPr>
          <w:rFonts w:ascii="Times New Roman" w:hAnsi="Times New Roman"/>
          <w:sz w:val="24"/>
          <w:szCs w:val="24"/>
        </w:rPr>
        <w:t>esi Danışma Kurulunu oluşturdu.</w:t>
      </w:r>
    </w:p>
    <w:p w14:paraId="78048BB7" w14:textId="77777777" w:rsidR="001072E5" w:rsidRPr="00A63209" w:rsidRDefault="001072E5">
      <w:pPr>
        <w:spacing w:after="0" w:line="360" w:lineRule="auto"/>
        <w:ind w:firstLine="708"/>
        <w:jc w:val="both"/>
        <w:rPr>
          <w:rFonts w:ascii="Times New Roman" w:hAnsi="Times New Roman"/>
          <w:sz w:val="24"/>
          <w:szCs w:val="24"/>
        </w:rPr>
      </w:pPr>
    </w:p>
    <w:p w14:paraId="6908A174" w14:textId="77777777" w:rsidR="00A63209" w:rsidRDefault="00A63209">
      <w:pPr>
        <w:spacing w:after="0" w:line="360" w:lineRule="auto"/>
        <w:ind w:firstLine="708"/>
        <w:jc w:val="both"/>
        <w:rPr>
          <w:ins w:id="2061" w:author="EMRAH COLAK" w:date="2015-07-30T10:40:00Z"/>
          <w:rFonts w:ascii="Times New Roman" w:hAnsi="Times New Roman"/>
          <w:sz w:val="24"/>
          <w:szCs w:val="24"/>
        </w:rPr>
      </w:pPr>
      <w:r w:rsidRPr="00A63209">
        <w:rPr>
          <w:rFonts w:ascii="Times New Roman" w:hAnsi="Times New Roman"/>
          <w:sz w:val="24"/>
          <w:szCs w:val="24"/>
        </w:rPr>
        <w:t>IBM de, sanallaştırma çalışmalarını 2001 yıllarında POWER mimarisi (pSeries ve iSeries ) sistemlerine taşıdı. z/VM, VM işletim sisteminin en son sürümü olarak ortaya çıktı ve 2</w:t>
      </w:r>
      <w:r w:rsidR="00235F2D">
        <w:rPr>
          <w:rFonts w:ascii="Times New Roman" w:hAnsi="Times New Roman"/>
          <w:sz w:val="24"/>
          <w:szCs w:val="24"/>
        </w:rPr>
        <w:t>000 yılında duyuruldu. z/VM</w:t>
      </w:r>
      <w:r w:rsidR="00235F2D">
        <w:rPr>
          <w:rStyle w:val="DipnotBavurusu"/>
          <w:rFonts w:ascii="Times New Roman" w:hAnsi="Times New Roman"/>
          <w:sz w:val="24"/>
          <w:szCs w:val="24"/>
        </w:rPr>
        <w:footnoteReference w:id="25"/>
      </w:r>
      <w:r w:rsidRPr="00A63209">
        <w:rPr>
          <w:rFonts w:ascii="Times New Roman" w:hAnsi="Times New Roman"/>
          <w:sz w:val="24"/>
          <w:szCs w:val="24"/>
        </w:rPr>
        <w:t>, IBM System z donanımlarında çalışıp, çok sayıda Linux sanal makinesinin System z ortamında çalışmasını sağlamaktadır. IBM, 2008‘de Power/VM ve z/VM duyuruları ile geçmişte öne çıkarmadığı sanallaştırma konularına tekrar odaklandığını gösterdi.</w:t>
      </w:r>
    </w:p>
    <w:p w14:paraId="6170D1D5" w14:textId="77777777" w:rsidR="001072E5" w:rsidRPr="00A63209" w:rsidRDefault="001072E5">
      <w:pPr>
        <w:spacing w:after="0" w:line="360" w:lineRule="auto"/>
        <w:ind w:firstLine="708"/>
        <w:jc w:val="both"/>
        <w:rPr>
          <w:rFonts w:ascii="Times New Roman" w:hAnsi="Times New Roman"/>
          <w:sz w:val="24"/>
          <w:szCs w:val="24"/>
        </w:rPr>
      </w:pPr>
    </w:p>
    <w:p w14:paraId="402EB703" w14:textId="090C572E" w:rsidR="001072E5" w:rsidRPr="00A63209" w:rsidDel="00E81F30" w:rsidRDefault="00A63209">
      <w:pPr>
        <w:spacing w:after="0" w:line="360" w:lineRule="auto"/>
        <w:ind w:firstLine="708"/>
        <w:jc w:val="both"/>
        <w:rPr>
          <w:del w:id="2085" w:author="EMRAH COLAK" w:date="2015-07-30T10:40:00Z"/>
          <w:rFonts w:ascii="Times New Roman" w:hAnsi="Times New Roman"/>
          <w:sz w:val="24"/>
          <w:szCs w:val="24"/>
        </w:rPr>
      </w:pPr>
      <w:r w:rsidRPr="00A63209">
        <w:rPr>
          <w:rFonts w:ascii="Times New Roman" w:hAnsi="Times New Roman"/>
          <w:sz w:val="24"/>
          <w:szCs w:val="24"/>
        </w:rPr>
        <w:t xml:space="preserve">Sun, VMware, Microsoft ve IBM gibi birçok şirket, sanallaştırmaya yönelik ürünlerini piyasaya çıkarmış durumdadır. Bununla birlikte, Linux birliği tarafından benimsenen ve şu sıralar en popüler dağıtımlara dahil edilen Xen, bu firmaları zorlamaktadır. Özgür yazılımlar içindeki sanallaştırma alt yapıları, Xen başta olmak üzere, birbirleri ile çok aktif biçimde kod paylaşımı sağlayarak </w:t>
      </w:r>
      <w:r w:rsidR="002775F1" w:rsidRPr="00A63209">
        <w:rPr>
          <w:rFonts w:ascii="Times New Roman" w:hAnsi="Times New Roman"/>
          <w:sz w:val="24"/>
          <w:szCs w:val="24"/>
        </w:rPr>
        <w:t>hızlı gelişme</w:t>
      </w:r>
      <w:r w:rsidRPr="00A63209">
        <w:rPr>
          <w:rFonts w:ascii="Times New Roman" w:hAnsi="Times New Roman"/>
          <w:sz w:val="24"/>
          <w:szCs w:val="24"/>
        </w:rPr>
        <w:t xml:space="preserve"> sağlamış;</w:t>
      </w:r>
      <w:ins w:id="2086" w:author="EMRAH COLAK" w:date="2015-07-30T14:53:00Z">
        <w:r w:rsidR="000530F0">
          <w:rPr>
            <w:rFonts w:ascii="Times New Roman" w:hAnsi="Times New Roman"/>
            <w:sz w:val="24"/>
            <w:szCs w:val="24"/>
          </w:rPr>
          <w:t xml:space="preserve"> </w:t>
        </w:r>
      </w:ins>
      <w:r w:rsidRPr="00A63209">
        <w:rPr>
          <w:rFonts w:ascii="Times New Roman" w:hAnsi="Times New Roman"/>
          <w:sz w:val="24"/>
          <w:szCs w:val="24"/>
        </w:rPr>
        <w:t xml:space="preserve"> bu durumu takip eden Microsoft da dahil olmak üzere bir çok ticari yazılım şirketi, bu özgür yazılım projelerinden kod lisanslama yolu ile özellik transfer etmiştir.</w:t>
      </w:r>
    </w:p>
    <w:p w14:paraId="69BE0DE5" w14:textId="77777777" w:rsidR="00A63209" w:rsidRDefault="00A63209">
      <w:pPr>
        <w:spacing w:after="0" w:line="360" w:lineRule="auto"/>
        <w:ind w:firstLine="708"/>
        <w:jc w:val="both"/>
        <w:rPr>
          <w:ins w:id="2087" w:author="EMRAH COLAK" w:date="2015-07-31T14:16:00Z"/>
          <w:rFonts w:ascii="Times New Roman" w:hAnsi="Times New Roman"/>
          <w:sz w:val="24"/>
          <w:szCs w:val="24"/>
        </w:rPr>
      </w:pPr>
      <w:r w:rsidRPr="00A63209">
        <w:rPr>
          <w:rFonts w:ascii="Times New Roman" w:hAnsi="Times New Roman"/>
          <w:sz w:val="24"/>
          <w:szCs w:val="24"/>
        </w:rPr>
        <w:t>Sonuç olarak; eski fiki</w:t>
      </w:r>
      <w:r>
        <w:rPr>
          <w:rFonts w:ascii="Times New Roman" w:hAnsi="Times New Roman"/>
          <w:sz w:val="24"/>
          <w:szCs w:val="24"/>
        </w:rPr>
        <w:t>r, yeniden gündeme gelmiş oldu.</w:t>
      </w:r>
    </w:p>
    <w:p w14:paraId="79E3E1BF" w14:textId="77777777" w:rsidR="00074B95" w:rsidRDefault="00074B95">
      <w:pPr>
        <w:spacing w:after="0" w:line="360" w:lineRule="auto"/>
        <w:ind w:firstLine="708"/>
        <w:jc w:val="both"/>
        <w:rPr>
          <w:ins w:id="2088" w:author="EMRAH COLAK" w:date="2015-07-30T10:40:00Z"/>
          <w:rFonts w:ascii="Times New Roman" w:hAnsi="Times New Roman"/>
          <w:sz w:val="24"/>
          <w:szCs w:val="24"/>
        </w:rPr>
      </w:pPr>
    </w:p>
    <w:p w14:paraId="2FB5A0F3" w14:textId="0A60D825" w:rsidR="00E81F30" w:rsidRPr="00A63209" w:rsidDel="00E81F30" w:rsidRDefault="00E81F30">
      <w:pPr>
        <w:spacing w:after="0" w:line="360" w:lineRule="auto"/>
        <w:ind w:firstLine="708"/>
        <w:jc w:val="both"/>
        <w:rPr>
          <w:del w:id="2089" w:author="EMRAH COLAK" w:date="2015-07-30T10:40:00Z"/>
          <w:rFonts w:ascii="Times New Roman" w:hAnsi="Times New Roman"/>
          <w:sz w:val="24"/>
          <w:szCs w:val="24"/>
        </w:rPr>
      </w:pPr>
    </w:p>
    <w:p w14:paraId="3B27EDD9" w14:textId="77777777" w:rsidR="00A63209" w:rsidRDefault="00A63209">
      <w:pPr>
        <w:spacing w:after="0" w:line="360" w:lineRule="auto"/>
        <w:ind w:firstLine="708"/>
        <w:jc w:val="both"/>
        <w:rPr>
          <w:ins w:id="2090" w:author="EMRAH COLAK" w:date="2015-07-30T10:40:00Z"/>
          <w:rFonts w:ascii="Times New Roman" w:hAnsi="Times New Roman"/>
          <w:sz w:val="24"/>
          <w:szCs w:val="24"/>
        </w:rPr>
      </w:pPr>
      <w:r w:rsidRPr="00A63209">
        <w:rPr>
          <w:rFonts w:ascii="Times New Roman" w:hAnsi="Times New Roman"/>
          <w:sz w:val="24"/>
          <w:szCs w:val="24"/>
        </w:rPr>
        <w:t xml:space="preserve">Sanallaştırma, iki model (merkezi ve dağıtık) arasındaki düzeltilmiş çözüm olarak ortaya çıkmaktadır. Örneğin, sunucu sanallaştırması ile tüm bir bilgisayarı ve her bir uygulama için bilgisayarın gerekli olan yan donanımlarını satın almak yerine, her bir uygulamaya kendine ait sanal çalışma ortamı verilebilir. Bu ortamda girdi- </w:t>
      </w:r>
      <w:r w:rsidRPr="00A63209">
        <w:rPr>
          <w:rFonts w:ascii="Times New Roman" w:hAnsi="Times New Roman"/>
          <w:sz w:val="24"/>
          <w:szCs w:val="24"/>
        </w:rPr>
        <w:lastRenderedPageBreak/>
        <w:t>çıktı, işlem gücü ve bellek bulunmaktadır. Bunların tümü, kullanılan fiziksel donanımı paylaşırlar. Bu da, merkezi yapı üzerinde dağıtıklığın (güvenlik, sağlamlık vb.) yararlarını ortaya çıkarır. Böylece, sistem kaynakları etkin olarak kullanılabilir ve teknolojiye yapılan yatırımdan daha iyi sonuçlar elde edilebilir.</w:t>
      </w:r>
    </w:p>
    <w:p w14:paraId="7EA56B20" w14:textId="77777777" w:rsidR="00E81F30" w:rsidRPr="00A63209" w:rsidRDefault="00E81F30">
      <w:pPr>
        <w:spacing w:after="0" w:line="360" w:lineRule="auto"/>
        <w:ind w:firstLine="708"/>
        <w:jc w:val="both"/>
        <w:rPr>
          <w:rFonts w:ascii="Times New Roman" w:hAnsi="Times New Roman"/>
          <w:sz w:val="24"/>
          <w:szCs w:val="24"/>
        </w:rPr>
      </w:pPr>
    </w:p>
    <w:p w14:paraId="05DC67A4" w14:textId="77777777" w:rsidR="00A63209" w:rsidRDefault="00A63209">
      <w:pPr>
        <w:spacing w:after="0" w:line="360" w:lineRule="auto"/>
        <w:ind w:firstLine="708"/>
        <w:jc w:val="both"/>
        <w:rPr>
          <w:ins w:id="2091" w:author="EMRAH COLAK" w:date="2015-07-30T10:40:00Z"/>
          <w:rFonts w:ascii="Times New Roman" w:hAnsi="Times New Roman"/>
          <w:sz w:val="24"/>
          <w:szCs w:val="24"/>
        </w:rPr>
      </w:pPr>
      <w:r w:rsidRPr="00A63209">
        <w:rPr>
          <w:rFonts w:ascii="Times New Roman" w:hAnsi="Times New Roman"/>
          <w:sz w:val="24"/>
          <w:szCs w:val="24"/>
        </w:rPr>
        <w:t>Yukarıda da değinildiği üzere, özellikle 1990'larda yaşanan sistem sayılarındaki artış ile birlikte, sistem odalarının karmaşıklığı oldukça arttı. B</w:t>
      </w:r>
      <w:r w:rsidR="002775F1">
        <w:rPr>
          <w:rFonts w:ascii="Times New Roman" w:hAnsi="Times New Roman"/>
          <w:sz w:val="24"/>
          <w:szCs w:val="24"/>
        </w:rPr>
        <w:t>u durumu iyileştirmek amacı ile</w:t>
      </w:r>
      <w:r w:rsidRPr="00A63209">
        <w:rPr>
          <w:rFonts w:ascii="Times New Roman" w:hAnsi="Times New Roman"/>
          <w:sz w:val="24"/>
          <w:szCs w:val="24"/>
        </w:rPr>
        <w:t xml:space="preserve"> BİB'nin önemli bir kısmı sunucu konsolidasyonuna (pekiştirme) gitmeye başladı. Burada izlenen en etkin yöntemlerin başında sanallaştırmanın geldiği görülmektedir</w:t>
      </w:r>
      <w:r w:rsidR="00235F2D">
        <w:rPr>
          <w:rStyle w:val="DipnotBavurusu"/>
          <w:rFonts w:ascii="Times New Roman" w:hAnsi="Times New Roman"/>
          <w:sz w:val="24"/>
          <w:szCs w:val="24"/>
        </w:rPr>
        <w:footnoteReference w:id="26"/>
      </w:r>
      <w:r w:rsidRPr="00A63209">
        <w:rPr>
          <w:rFonts w:ascii="Times New Roman" w:hAnsi="Times New Roman"/>
          <w:sz w:val="24"/>
          <w:szCs w:val="24"/>
        </w:rPr>
        <w:t>.</w:t>
      </w:r>
    </w:p>
    <w:p w14:paraId="2B0B9D31" w14:textId="77777777" w:rsidR="00E81F30" w:rsidRPr="00A63209" w:rsidRDefault="00E81F30">
      <w:pPr>
        <w:spacing w:after="0" w:line="360" w:lineRule="auto"/>
        <w:ind w:firstLine="708"/>
        <w:jc w:val="both"/>
        <w:rPr>
          <w:rFonts w:ascii="Times New Roman" w:hAnsi="Times New Roman"/>
          <w:sz w:val="24"/>
          <w:szCs w:val="24"/>
        </w:rPr>
      </w:pPr>
    </w:p>
    <w:p w14:paraId="7380AED4" w14:textId="77777777" w:rsidR="00A63209" w:rsidRDefault="00A63209">
      <w:pPr>
        <w:spacing w:after="0" w:line="360" w:lineRule="auto"/>
        <w:ind w:firstLine="708"/>
        <w:jc w:val="both"/>
        <w:rPr>
          <w:ins w:id="2112" w:author="EMRAH COLAK" w:date="2015-07-30T10:40:00Z"/>
          <w:rFonts w:ascii="Times New Roman" w:hAnsi="Times New Roman"/>
          <w:sz w:val="24"/>
          <w:szCs w:val="24"/>
        </w:rPr>
      </w:pPr>
      <w:r w:rsidRPr="00A63209">
        <w:rPr>
          <w:rFonts w:ascii="Times New Roman" w:hAnsi="Times New Roman"/>
          <w:sz w:val="24"/>
          <w:szCs w:val="24"/>
        </w:rPr>
        <w:t>Sanallaştırılan kaynakların bir araya getirilmesi ile daha yüksek kapasiteli ve tek elden yönetilebilen sanal kaynak havuzları oluşturulabilmektedir. Örneğin, sanallaştırılmış fiziksel sunuculardan oluşan bir çiftlik, çok daha yüksek sayıda sanal sunucudan oluşan bir havuzu taşıyabilmektedir. Havuzların içinde bulunan sistemlerin yatayda kolaylıkla ölçeklendirilmesi ile dönemsel değişkenlik gösteren iş yüklerinin yönetilebilmesi sağlanabilmektedir. Benzeri biçimde, arıza yapan sistemlerin hızlıca geçmişteki bir noktadaki hali ile de</w:t>
      </w:r>
      <w:r w:rsidR="00235F2D">
        <w:rPr>
          <w:rFonts w:ascii="Times New Roman" w:hAnsi="Times New Roman"/>
          <w:sz w:val="24"/>
          <w:szCs w:val="24"/>
        </w:rPr>
        <w:t xml:space="preserve">vreye alınabilmesi </w:t>
      </w:r>
      <w:r w:rsidR="002775F1">
        <w:rPr>
          <w:rFonts w:ascii="Times New Roman" w:hAnsi="Times New Roman"/>
          <w:sz w:val="24"/>
          <w:szCs w:val="24"/>
        </w:rPr>
        <w:t>veya sistem b</w:t>
      </w:r>
      <w:r w:rsidR="002775F1" w:rsidRPr="00A63209">
        <w:rPr>
          <w:rFonts w:ascii="Times New Roman" w:hAnsi="Times New Roman"/>
          <w:sz w:val="24"/>
          <w:szCs w:val="24"/>
        </w:rPr>
        <w:t>akımı</w:t>
      </w:r>
      <w:r w:rsidRPr="00A63209">
        <w:rPr>
          <w:rFonts w:ascii="Times New Roman" w:hAnsi="Times New Roman"/>
          <w:sz w:val="24"/>
          <w:szCs w:val="24"/>
        </w:rPr>
        <w:t xml:space="preserve"> nedeni ile oluşan kapalı kalma sürelerinin kısaltılması gibi avantajlar görülebilmektedir.</w:t>
      </w:r>
    </w:p>
    <w:p w14:paraId="779A304C" w14:textId="77777777" w:rsidR="00E81F30" w:rsidRPr="00A63209" w:rsidRDefault="00E81F30">
      <w:pPr>
        <w:spacing w:after="0" w:line="360" w:lineRule="auto"/>
        <w:ind w:firstLine="708"/>
        <w:jc w:val="both"/>
        <w:rPr>
          <w:rFonts w:ascii="Times New Roman" w:hAnsi="Times New Roman"/>
          <w:sz w:val="24"/>
          <w:szCs w:val="24"/>
        </w:rPr>
      </w:pPr>
    </w:p>
    <w:p w14:paraId="2ABFFA52" w14:textId="77777777" w:rsidR="00A63209" w:rsidRDefault="00A63209">
      <w:pPr>
        <w:spacing w:after="0" w:line="360" w:lineRule="auto"/>
        <w:ind w:firstLine="708"/>
        <w:jc w:val="both"/>
        <w:rPr>
          <w:ins w:id="2113" w:author="EMRAH COLAK" w:date="2015-07-30T10:40:00Z"/>
          <w:rFonts w:ascii="Times New Roman" w:hAnsi="Times New Roman"/>
          <w:sz w:val="24"/>
          <w:szCs w:val="24"/>
        </w:rPr>
      </w:pPr>
      <w:r w:rsidRPr="00A63209">
        <w:rPr>
          <w:rFonts w:ascii="Times New Roman" w:hAnsi="Times New Roman"/>
          <w:sz w:val="24"/>
          <w:szCs w:val="24"/>
        </w:rPr>
        <w:t>Sanallaştırma aynı zamanda belli tür güvenlik önlemlerinin uygulanması için gereken yalıtım seviyelerini de getirmektedir. Ancak sanallaştırmanın kendisini oluşturan alt yapının da bir bilişim sistemi olduğu ve bu alt yapıya dönük bilgi güvenliği politikalarının oluşturulmasının gerekli olduğu göz ardı edilmemelidir.</w:t>
      </w:r>
    </w:p>
    <w:p w14:paraId="713BC918" w14:textId="77777777" w:rsidR="00E81F30" w:rsidRPr="00A63209" w:rsidRDefault="00E81F30">
      <w:pPr>
        <w:spacing w:after="0" w:line="360" w:lineRule="auto"/>
        <w:ind w:firstLine="708"/>
        <w:jc w:val="both"/>
        <w:rPr>
          <w:rFonts w:ascii="Times New Roman" w:hAnsi="Times New Roman"/>
          <w:sz w:val="24"/>
          <w:szCs w:val="24"/>
        </w:rPr>
      </w:pPr>
    </w:p>
    <w:p w14:paraId="21F2E6A5" w14:textId="093046D0" w:rsidR="00A63209" w:rsidRDefault="00A63209">
      <w:pPr>
        <w:spacing w:after="0" w:line="360" w:lineRule="auto"/>
        <w:ind w:firstLine="708"/>
        <w:jc w:val="both"/>
        <w:rPr>
          <w:ins w:id="2114" w:author="EMRAH COLAK" w:date="2015-07-30T10:40:00Z"/>
          <w:rFonts w:ascii="Times New Roman" w:hAnsi="Times New Roman"/>
          <w:sz w:val="24"/>
          <w:szCs w:val="24"/>
        </w:rPr>
      </w:pPr>
      <w:r w:rsidRPr="00A63209">
        <w:rPr>
          <w:rFonts w:ascii="Times New Roman" w:hAnsi="Times New Roman"/>
          <w:sz w:val="24"/>
          <w:szCs w:val="24"/>
        </w:rPr>
        <w:t>Ayrıca, özel veya tüzel kullanıcılara ait sanal sunucular, Sanal Veri Merkezi (VDC) ismi verilen hizmet merkezlerince ücreti karşılığında barındırılabilmektedir. Bu tip merkezlerden alın</w:t>
      </w:r>
      <w:ins w:id="2115" w:author="EMRAH COLAK" w:date="2015-07-30T09:13:00Z">
        <w:r w:rsidR="00106230">
          <w:rPr>
            <w:rFonts w:ascii="Times New Roman" w:hAnsi="Times New Roman"/>
            <w:sz w:val="24"/>
            <w:szCs w:val="24"/>
          </w:rPr>
          <w:t>ması muhtemel</w:t>
        </w:r>
      </w:ins>
      <w:del w:id="2116" w:author="EMRAH COLAK" w:date="2015-07-30T09:13:00Z">
        <w:r w:rsidRPr="00A63209" w:rsidDel="00106230">
          <w:rPr>
            <w:rFonts w:ascii="Times New Roman" w:hAnsi="Times New Roman"/>
            <w:sz w:val="24"/>
            <w:szCs w:val="24"/>
          </w:rPr>
          <w:delText>acak</w:delText>
        </w:r>
      </w:del>
      <w:r w:rsidRPr="00A63209">
        <w:rPr>
          <w:rFonts w:ascii="Times New Roman" w:hAnsi="Times New Roman"/>
          <w:sz w:val="24"/>
          <w:szCs w:val="24"/>
        </w:rPr>
        <w:t xml:space="preserve"> hizmeti kalitesi, yapılacak sözleşmeler kapsamında belirlenebilmektedir.</w:t>
      </w:r>
    </w:p>
    <w:p w14:paraId="1D9E96BB" w14:textId="77777777" w:rsidR="00E81F30" w:rsidRPr="00B01F84" w:rsidRDefault="00E81F30">
      <w:pPr>
        <w:spacing w:after="0" w:line="360" w:lineRule="auto"/>
        <w:ind w:firstLine="708"/>
        <w:jc w:val="both"/>
        <w:rPr>
          <w:rFonts w:ascii="Times New Roman" w:hAnsi="Times New Roman"/>
          <w:sz w:val="24"/>
          <w:szCs w:val="24"/>
        </w:rPr>
      </w:pPr>
    </w:p>
    <w:p w14:paraId="7E870D06" w14:textId="76882F6C" w:rsidR="00BB3646" w:rsidRPr="00B01F84" w:rsidRDefault="00B01F84">
      <w:pPr>
        <w:spacing w:after="0" w:line="360" w:lineRule="auto"/>
        <w:ind w:firstLine="709"/>
        <w:jc w:val="both"/>
        <w:rPr>
          <w:rFonts w:ascii="Times New Roman" w:hAnsi="Times New Roman"/>
          <w:sz w:val="24"/>
          <w:szCs w:val="24"/>
        </w:rPr>
        <w:pPrChange w:id="2117" w:author="EMRAH COLAK" w:date="2015-07-31T12:08:00Z">
          <w:pPr>
            <w:spacing w:after="0" w:line="360" w:lineRule="auto"/>
            <w:ind w:firstLine="708"/>
            <w:jc w:val="both"/>
          </w:pPr>
        </w:pPrChange>
      </w:pPr>
      <w:ins w:id="2118" w:author="EMRAH COLAK" w:date="2015-07-31T12:08:00Z">
        <w:r w:rsidRPr="00B01F84">
          <w:rPr>
            <w:rFonts w:ascii="Times New Roman" w:hAnsi="Times New Roman"/>
            <w:sz w:val="24"/>
            <w:szCs w:val="24"/>
            <w:rPrChange w:id="2119" w:author="EMRAH COLAK" w:date="2015-07-31T12:08:00Z">
              <w:rPr/>
            </w:rPrChange>
          </w:rPr>
          <w:t xml:space="preserve">Bulut bilişim BT dünyasına önümüzdeki süreçte ciddi anlamda damgasını vuracak. Bulut bilişim sayesinde işletmeler sürekli olarak yeni altyapıya yatırım </w:t>
        </w:r>
        <w:r w:rsidRPr="00B01F84">
          <w:rPr>
            <w:rFonts w:ascii="Times New Roman" w:hAnsi="Times New Roman"/>
            <w:sz w:val="24"/>
            <w:szCs w:val="24"/>
            <w:rPrChange w:id="2120" w:author="EMRAH COLAK" w:date="2015-07-31T12:08:00Z">
              <w:rPr/>
            </w:rPrChange>
          </w:rPr>
          <w:lastRenderedPageBreak/>
          <w:t xml:space="preserve">yapmak, yeni personeli eğitmek veya yeni yazılımların lisanslarını almak zorunda kalmadan bilişim kaynaklarına hızla erişim imkânına sahip olacaktır. Bulut bilişim işletmeler için yeni bir ekonomi, bütçeleri üzerinde daha iyi bir kontrol sunuyor ve büyük ve masraflı veri merkezlerinin sürdürülmesi ve çalıştırılması ihtiyacını ortadan kaldırıyor. Bulut ayrıca yeni şeyleri yeni yöntemlerle yapma gücünü sağlıyor. Örneğin bilginin olağanüstü büyüklükteki bir işlem gücüyle bir araya gelmesi, yeni işletme modellerine, yeni pazarlara ve yeni müşteri deneyimi kategorilerine kapı aralıyor. </w:t>
        </w:r>
      </w:ins>
      <w:del w:id="2121" w:author="EMRAH COLAK" w:date="2015-07-31T12:07:00Z">
        <w:r w:rsidR="00BB3646" w:rsidRPr="00B01F84" w:rsidDel="00B01F84">
          <w:rPr>
            <w:rFonts w:ascii="Times New Roman" w:hAnsi="Times New Roman"/>
            <w:sz w:val="24"/>
            <w:szCs w:val="24"/>
          </w:rPr>
          <w:delText xml:space="preserve">Dünya üzerinde, çok daha büyük çaplı sanal kaynak havuzları </w:delText>
        </w:r>
        <w:r w:rsidR="002775F1" w:rsidRPr="00B01F84" w:rsidDel="00B01F84">
          <w:rPr>
            <w:rFonts w:ascii="Times New Roman" w:hAnsi="Times New Roman"/>
            <w:sz w:val="24"/>
            <w:szCs w:val="24"/>
          </w:rPr>
          <w:delText>ve bu</w:delText>
        </w:r>
        <w:r w:rsidR="00BB3646" w:rsidRPr="00B01F84" w:rsidDel="00B01F84">
          <w:rPr>
            <w:rFonts w:ascii="Times New Roman" w:hAnsi="Times New Roman"/>
            <w:sz w:val="24"/>
            <w:szCs w:val="24"/>
          </w:rPr>
          <w:delText xml:space="preserve"> havuzlar üzerinde kurulan hizmet iş modelleri ile bulut bilişim yapılarına ulaşılmaya başlanıldığı da görülmektedir. Bu tip yapılarda, gereksinim duyulan her tür bilişim kaynağı bir servis olarak, bulut yapısından hizmet olarak alınabilmektedir ve kullandığın kadar öde prensibi ile maliyetlendirilmektedir</w:delText>
        </w:r>
      </w:del>
      <w:r w:rsidR="00BB3646" w:rsidRPr="00B01F84">
        <w:rPr>
          <w:rFonts w:ascii="Times New Roman" w:hAnsi="Times New Roman"/>
          <w:sz w:val="24"/>
          <w:szCs w:val="24"/>
        </w:rPr>
        <w:t>.</w:t>
      </w:r>
      <w:r w:rsidR="00F531C7" w:rsidRPr="00B01F84">
        <w:rPr>
          <w:rFonts w:ascii="Times New Roman" w:hAnsi="Times New Roman"/>
          <w:sz w:val="24"/>
          <w:szCs w:val="24"/>
          <w:rPrChange w:id="2122" w:author="EMRAH COLAK" w:date="2015-07-31T12:08:00Z">
            <w:rPr/>
          </w:rPrChange>
        </w:rPr>
        <w:t xml:space="preserve"> </w:t>
      </w:r>
      <w:ins w:id="2123" w:author="EMRAH COLAK" w:date="2015-07-31T12:04:00Z">
        <w:r w:rsidRPr="00B01F84">
          <w:rPr>
            <w:rStyle w:val="DipnotBavurusu"/>
            <w:rFonts w:ascii="Times New Roman" w:hAnsi="Times New Roman"/>
            <w:sz w:val="24"/>
            <w:szCs w:val="24"/>
            <w:rPrChange w:id="2124" w:author="EMRAH COLAK" w:date="2015-07-31T12:08:00Z">
              <w:rPr>
                <w:rStyle w:val="DipnotBavurusu"/>
              </w:rPr>
            </w:rPrChange>
          </w:rPr>
          <w:footnoteReference w:id="27"/>
        </w:r>
      </w:ins>
    </w:p>
    <w:p w14:paraId="1E0B8B27" w14:textId="77777777" w:rsidR="00CB6D0A" w:rsidRPr="00A63209" w:rsidRDefault="00CB6D0A">
      <w:pPr>
        <w:spacing w:after="0" w:line="360" w:lineRule="auto"/>
        <w:ind w:firstLine="708"/>
        <w:jc w:val="both"/>
        <w:rPr>
          <w:rFonts w:ascii="Times New Roman" w:hAnsi="Times New Roman"/>
          <w:sz w:val="24"/>
          <w:szCs w:val="24"/>
        </w:rPr>
      </w:pPr>
    </w:p>
    <w:p w14:paraId="3BE62744" w14:textId="340C93B5" w:rsidR="00EE5BC3" w:rsidRDefault="00EE5BC3" w:rsidP="00685147">
      <w:pPr>
        <w:pStyle w:val="Balk3"/>
        <w:pPrChange w:id="2132" w:author="EMRAH COLAK" w:date="2015-07-31T14:33:00Z">
          <w:pPr>
            <w:pStyle w:val="Balk3"/>
          </w:pPr>
        </w:pPrChange>
      </w:pPr>
      <w:bookmarkStart w:id="2133" w:name="_Toc425946759"/>
      <w:bookmarkEnd w:id="5"/>
      <w:r>
        <w:t>Sunucu Sanallaştırması</w:t>
      </w:r>
      <w:bookmarkEnd w:id="2133"/>
    </w:p>
    <w:p w14:paraId="077D3C37" w14:textId="3898F6CC" w:rsidR="00F531C7" w:rsidRDefault="00F531C7">
      <w:pPr>
        <w:spacing w:after="0" w:line="360" w:lineRule="auto"/>
        <w:ind w:firstLine="708"/>
        <w:jc w:val="both"/>
        <w:rPr>
          <w:ins w:id="2134" w:author="EMRAH COLAK" w:date="2015-07-30T10:39:00Z"/>
          <w:rFonts w:ascii="Times New Roman" w:hAnsi="Times New Roman"/>
          <w:sz w:val="24"/>
          <w:szCs w:val="24"/>
        </w:rPr>
      </w:pPr>
      <w:r w:rsidRPr="000C6ED0">
        <w:rPr>
          <w:rFonts w:ascii="Times New Roman" w:hAnsi="Times New Roman"/>
          <w:sz w:val="24"/>
          <w:szCs w:val="24"/>
        </w:rPr>
        <w:t xml:space="preserve">Bilgi işlem birimleri tarafından sanallaştırma denince ilk akla gelen sanallaştırma tipi sunucu sanallaştırması olmaktadır. Sunucu sanallaştırması temel olarak aynı donanım üzerinde birden fazla işletim sisteminin aynı anda çalıştırılması anlamına gelmektedir. </w:t>
      </w:r>
      <w:ins w:id="2135" w:author="EMRAH COLAK" w:date="2015-07-30T15:36:00Z">
        <w:r w:rsidR="0007300D">
          <w:rPr>
            <w:rStyle w:val="DipnotBavurusu"/>
            <w:rFonts w:ascii="Times New Roman" w:hAnsi="Times New Roman"/>
            <w:sz w:val="24"/>
            <w:szCs w:val="24"/>
          </w:rPr>
          <w:footnoteReference w:id="28"/>
        </w:r>
      </w:ins>
      <w:ins w:id="2142" w:author="EMRAH COLAK" w:date="2015-07-31T12:09:00Z">
        <w:r w:rsidR="00B01F84">
          <w:rPr>
            <w:rFonts w:ascii="Times New Roman" w:hAnsi="Times New Roman"/>
            <w:sz w:val="24"/>
            <w:szCs w:val="24"/>
          </w:rPr>
          <w:t xml:space="preserve"> Böylelikle tek bir sunucuda</w:t>
        </w:r>
      </w:ins>
      <w:ins w:id="2143" w:author="EMRAH COLAK" w:date="2015-07-31T12:10:00Z">
        <w:r w:rsidR="00B01F84">
          <w:rPr>
            <w:rFonts w:ascii="Times New Roman" w:hAnsi="Times New Roman"/>
            <w:sz w:val="24"/>
            <w:szCs w:val="24"/>
          </w:rPr>
          <w:t xml:space="preserve"> birden çok uygulama hizmet verebilecek ve bunun için önceden gerekli olan sunucu, sunucu ortamı, kablolama, iklimlendirme, teknik personel</w:t>
        </w:r>
      </w:ins>
      <w:ins w:id="2144" w:author="EMRAH COLAK" w:date="2015-07-31T12:11:00Z">
        <w:r w:rsidR="00B01F84">
          <w:rPr>
            <w:rFonts w:ascii="Times New Roman" w:hAnsi="Times New Roman"/>
            <w:sz w:val="24"/>
            <w:szCs w:val="24"/>
          </w:rPr>
          <w:t xml:space="preserve"> çeşitliliği gidi çeşitli maliyet ve iş gücünün de önüne geçilmiş olunur.</w:t>
        </w:r>
      </w:ins>
    </w:p>
    <w:p w14:paraId="1A1CE9B4" w14:textId="2F11A4B2" w:rsidR="001072E5" w:rsidRPr="000C6ED0" w:rsidDel="0007300D" w:rsidRDefault="001072E5">
      <w:pPr>
        <w:spacing w:after="0" w:line="360" w:lineRule="auto"/>
        <w:ind w:firstLine="708"/>
        <w:jc w:val="both"/>
        <w:rPr>
          <w:del w:id="2145" w:author="EMRAH COLAK" w:date="2015-07-30T15:37:00Z"/>
          <w:rFonts w:ascii="Times New Roman" w:hAnsi="Times New Roman"/>
          <w:sz w:val="24"/>
          <w:szCs w:val="24"/>
        </w:rPr>
      </w:pPr>
    </w:p>
    <w:p w14:paraId="52E81FF9" w14:textId="77777777" w:rsidR="0007300D" w:rsidRDefault="0007300D">
      <w:pPr>
        <w:spacing w:after="0" w:line="360" w:lineRule="auto"/>
        <w:ind w:firstLine="709"/>
        <w:jc w:val="both"/>
        <w:rPr>
          <w:ins w:id="2146" w:author="EMRAH COLAK" w:date="2015-07-30T15:37:00Z"/>
          <w:rFonts w:ascii="Times New Roman" w:hAnsi="Times New Roman"/>
          <w:sz w:val="24"/>
          <w:szCs w:val="24"/>
        </w:rPr>
        <w:pPrChange w:id="2147" w:author="EMRAH COLAK" w:date="2015-07-30T10:42:00Z">
          <w:pPr>
            <w:spacing w:after="240" w:line="360" w:lineRule="auto"/>
            <w:ind w:firstLine="709"/>
            <w:jc w:val="both"/>
          </w:pPr>
        </w:pPrChange>
      </w:pPr>
    </w:p>
    <w:p w14:paraId="01F457E4" w14:textId="77777777" w:rsidR="00E81F30" w:rsidRPr="00074B95" w:rsidRDefault="00F531C7">
      <w:pPr>
        <w:spacing w:after="0" w:line="360" w:lineRule="auto"/>
        <w:ind w:firstLine="709"/>
        <w:jc w:val="both"/>
        <w:rPr>
          <w:ins w:id="2148" w:author="EMRAH COLAK" w:date="2015-07-31T12:13:00Z"/>
          <w:rFonts w:ascii="Times New Roman" w:hAnsi="Times New Roman"/>
          <w:rPrChange w:id="2149" w:author="EMRAH COLAK" w:date="2015-07-31T14:16:00Z">
            <w:rPr>
              <w:ins w:id="2150" w:author="EMRAH COLAK" w:date="2015-07-31T12:13:00Z"/>
              <w:rFonts w:ascii="Times New Roman" w:hAnsi="Times New Roman"/>
            </w:rPr>
          </w:rPrChange>
        </w:rPr>
        <w:pPrChange w:id="2151" w:author="EMRAH COLAK" w:date="2015-07-30T10:42:00Z">
          <w:pPr>
            <w:spacing w:after="240" w:line="360" w:lineRule="auto"/>
            <w:ind w:firstLine="709"/>
            <w:jc w:val="both"/>
          </w:pPr>
        </w:pPrChange>
      </w:pPr>
      <w:r w:rsidRPr="00074B95">
        <w:rPr>
          <w:rFonts w:ascii="Times New Roman" w:hAnsi="Times New Roman"/>
          <w:sz w:val="24"/>
          <w:szCs w:val="24"/>
          <w:rPrChange w:id="2152" w:author="EMRAH COLAK" w:date="2015-07-31T14:16:00Z">
            <w:rPr>
              <w:rFonts w:ascii="Times New Roman" w:hAnsi="Times New Roman"/>
              <w:sz w:val="24"/>
              <w:szCs w:val="24"/>
            </w:rPr>
          </w:rPrChange>
        </w:rPr>
        <w:t xml:space="preserve"> Sunulan uygulamaların ve hizmetlerin farklı işletim sistemi gereksinimleri, farklı sürümlerde veya birbiriyle çelişen altyapısal ihtiyaçlar gerektirmesi ya da güvenlik gibi diğer sebeplerle birbirlerinden tamamen bağımsız çalışmaları da sık karşılaşılan zorunluluklardır. Buna karşın sunulan hizmet ya da uygulamalar, genelde üzerinde çalıştıkları donanımların kapasitelerini pek kullanmadığından, aynı donanım üzerinde birbirinden bağımsız birden fazla işletim sisteminin çalıştırılması ile donanımın en iyi şekilde değerlendirilmesi mümkün olmaktadır. Bununla beraber test ortamlarının yaratılması ve rahatlıkla yönetilebilmesi için sunucu sanallaştırması bilgi işlem birimlerine oldukça kolaylıklar sağlamaktadır.</w:t>
      </w:r>
      <w:r w:rsidRPr="00074B95">
        <w:rPr>
          <w:rFonts w:ascii="Times New Roman" w:hAnsi="Times New Roman"/>
          <w:rPrChange w:id="2153" w:author="EMRAH COLAK" w:date="2015-07-31T14:16:00Z">
            <w:rPr>
              <w:rFonts w:ascii="Times New Roman" w:hAnsi="Times New Roman"/>
            </w:rPr>
          </w:rPrChange>
        </w:rPr>
        <w:t xml:space="preserve"> </w:t>
      </w:r>
    </w:p>
    <w:p w14:paraId="775C99DA" w14:textId="77777777" w:rsidR="00B01F84" w:rsidRPr="00685147" w:rsidRDefault="00B01F84">
      <w:pPr>
        <w:spacing w:after="0" w:line="360" w:lineRule="auto"/>
        <w:ind w:firstLine="709"/>
        <w:jc w:val="both"/>
        <w:rPr>
          <w:ins w:id="2154" w:author="EMRAH COLAK" w:date="2015-07-31T11:53:00Z"/>
          <w:rFonts w:ascii="Times New Roman" w:hAnsi="Times New Roman"/>
          <w:rPrChange w:id="2155" w:author="EMRAH COLAK" w:date="2015-07-31T14:31:00Z">
            <w:rPr>
              <w:ins w:id="2156" w:author="EMRAH COLAK" w:date="2015-07-31T11:53:00Z"/>
              <w:rFonts w:ascii="Times New Roman" w:hAnsi="Times New Roman"/>
            </w:rPr>
          </w:rPrChange>
        </w:rPr>
        <w:pPrChange w:id="2157" w:author="EMRAH COLAK" w:date="2015-07-30T10:42:00Z">
          <w:pPr>
            <w:spacing w:after="240" w:line="360" w:lineRule="auto"/>
            <w:ind w:firstLine="709"/>
            <w:jc w:val="both"/>
          </w:pPr>
        </w:pPrChange>
      </w:pPr>
    </w:p>
    <w:p w14:paraId="187DE467" w14:textId="0F747BE4" w:rsidR="004009CD" w:rsidRPr="00685147" w:rsidDel="00B01F84" w:rsidRDefault="00B01F84">
      <w:pPr>
        <w:pStyle w:val="ResimYazs"/>
        <w:spacing w:after="0"/>
        <w:jc w:val="both"/>
        <w:rPr>
          <w:del w:id="2158" w:author="EMRAH COLAK" w:date="2015-07-31T12:09:00Z"/>
          <w:sz w:val="24"/>
          <w:szCs w:val="24"/>
          <w:rPrChange w:id="2159" w:author="EMRAH COLAK" w:date="2015-07-31T14:31:00Z">
            <w:rPr>
              <w:del w:id="2160" w:author="EMRAH COLAK" w:date="2015-07-31T12:09:00Z"/>
            </w:rPr>
          </w:rPrChange>
        </w:rPr>
        <w:pPrChange w:id="2161" w:author="EMRAH COLAK" w:date="2015-07-31T12:13:00Z">
          <w:pPr>
            <w:pStyle w:val="ResimYazs"/>
            <w:jc w:val="center"/>
          </w:pPr>
        </w:pPrChange>
      </w:pPr>
      <w:ins w:id="2162" w:author="EMRAH COLAK" w:date="2015-07-31T12:11:00Z">
        <w:r w:rsidRPr="00685147">
          <w:rPr>
            <w:iCs w:val="0"/>
            <w:sz w:val="24"/>
            <w:szCs w:val="24"/>
            <w:rPrChange w:id="2163" w:author="EMRAH COLAK" w:date="2015-07-31T14:31:00Z">
              <w:rPr>
                <w:iCs w:val="0"/>
              </w:rPr>
            </w:rPrChange>
          </w:rPr>
          <w:tab/>
          <w:t>Bilgi işlem teknik personelleri bu test ortamlarında kurumun ilerideki bilgi işlem yapısına hangi yapıların uygun olabileceğini nesnel olarak ve kurumun kendi ortamını kullanarak birebir test eme şansına</w:t>
        </w:r>
      </w:ins>
      <w:ins w:id="2164" w:author="EMRAH COLAK" w:date="2015-07-31T12:13:00Z">
        <w:r w:rsidRPr="00685147">
          <w:rPr>
            <w:iCs w:val="0"/>
            <w:sz w:val="24"/>
            <w:szCs w:val="24"/>
            <w:rPrChange w:id="2165" w:author="EMRAH COLAK" w:date="2015-07-31T14:31:00Z">
              <w:rPr>
                <w:iCs w:val="0"/>
              </w:rPr>
            </w:rPrChange>
          </w:rPr>
          <w:t xml:space="preserve"> sahip olmaktadır.</w:t>
        </w:r>
      </w:ins>
      <w:ins w:id="2166" w:author="EMRAH COLAK" w:date="2015-07-31T12:42:00Z">
        <w:r w:rsidR="00066285" w:rsidRPr="00685147">
          <w:rPr>
            <w:sz w:val="24"/>
            <w:szCs w:val="24"/>
            <w:rPrChange w:id="2167" w:author="EMRAH COLAK" w:date="2015-07-31T14:31:00Z">
              <w:rPr>
                <w:sz w:val="24"/>
                <w:szCs w:val="24"/>
              </w:rPr>
            </w:rPrChange>
          </w:rPr>
          <w:t xml:space="preserve"> Böylelikle kuruma neyi </w:t>
        </w:r>
        <w:r w:rsidR="00066285" w:rsidRPr="00685147">
          <w:rPr>
            <w:sz w:val="24"/>
            <w:szCs w:val="24"/>
            <w:rPrChange w:id="2168" w:author="EMRAH COLAK" w:date="2015-07-31T14:31:00Z">
              <w:rPr>
                <w:sz w:val="24"/>
                <w:szCs w:val="24"/>
              </w:rPr>
            </w:rPrChange>
          </w:rPr>
          <w:lastRenderedPageBreak/>
          <w:t>ne kadar getiri sağlayabileceği ve ne gibi riskleri barındırdığı daha açık ve net bir şekilde görülebilmektedir.</w:t>
        </w:r>
      </w:ins>
    </w:p>
    <w:p w14:paraId="5F40BB56" w14:textId="77777777" w:rsidR="00B01F84" w:rsidRPr="00066285" w:rsidRDefault="00B01F84">
      <w:pPr>
        <w:spacing w:after="0" w:line="360" w:lineRule="auto"/>
        <w:jc w:val="both"/>
        <w:rPr>
          <w:ins w:id="2169" w:author="EMRAH COLAK" w:date="2015-07-31T12:11:00Z"/>
          <w:rFonts w:ascii="Times New Roman" w:hAnsi="Times New Roman"/>
          <w:sz w:val="24"/>
          <w:szCs w:val="24"/>
          <w:rPrChange w:id="2170" w:author="EMRAH COLAK" w:date="2015-07-31T12:41:00Z">
            <w:rPr>
              <w:ins w:id="2171" w:author="EMRAH COLAK" w:date="2015-07-31T12:11:00Z"/>
            </w:rPr>
          </w:rPrChange>
        </w:rPr>
        <w:pPrChange w:id="2172" w:author="EMRAH COLAK" w:date="2015-07-31T12:13:00Z">
          <w:pPr>
            <w:spacing w:after="240" w:line="360" w:lineRule="auto"/>
            <w:ind w:firstLine="709"/>
            <w:jc w:val="both"/>
          </w:pPr>
        </w:pPrChange>
      </w:pPr>
    </w:p>
    <w:p w14:paraId="27DB0648" w14:textId="4EBE65C3" w:rsidR="00CA0DD6" w:rsidRDefault="00CA0DD6">
      <w:pPr>
        <w:pStyle w:val="ResimYazs"/>
        <w:spacing w:after="0"/>
        <w:pPrChange w:id="2173" w:author="EMRAH COLAK" w:date="2015-07-30T10:42:00Z">
          <w:pPr>
            <w:pStyle w:val="ResimYazs"/>
            <w:jc w:val="center"/>
          </w:pPr>
        </w:pPrChange>
      </w:pPr>
      <w:bookmarkStart w:id="2174" w:name="şekil107"/>
      <w:r>
        <w:t xml:space="preserve">Şekil </w:t>
      </w:r>
      <w:del w:id="2175" w:author="EMRAH COLAK" w:date="2015-07-29T16:53:00Z">
        <w:r w:rsidDel="00EF2EE6">
          <w:delText>1</w:delText>
        </w:r>
        <w:r w:rsidDel="00EF2EE6">
          <w:noBreakHyphen/>
        </w:r>
      </w:del>
      <w:r w:rsidR="001D651A">
        <w:t>7</w:t>
      </w:r>
      <w:ins w:id="2176" w:author="EMRAH COLAK" w:date="2015-07-29T16:53:00Z">
        <w:r w:rsidR="00EF2EE6">
          <w:t>:</w:t>
        </w:r>
      </w:ins>
      <w:r>
        <w:t xml:space="preserve"> Sunucu Sanallaştırma</w:t>
      </w:r>
      <w:r w:rsidR="006F4F89">
        <w:t>-Fiziksel Olarak</w:t>
      </w:r>
    </w:p>
    <w:bookmarkEnd w:id="2174"/>
    <w:p w14:paraId="188CC15D" w14:textId="77777777" w:rsidR="00CA0DD6" w:rsidRDefault="000F7C00">
      <w:pPr>
        <w:pStyle w:val="ResimYazs"/>
        <w:spacing w:after="0"/>
        <w:ind w:right="4959"/>
        <w:jc w:val="center"/>
        <w:rPr>
          <w:b/>
        </w:rPr>
        <w:pPrChange w:id="2177" w:author="EMRAH COLAK" w:date="2015-07-30T10:39:00Z">
          <w:pPr>
            <w:pStyle w:val="ResimYazs"/>
            <w:ind w:right="3684"/>
            <w:jc w:val="center"/>
          </w:pPr>
        </w:pPrChange>
      </w:pPr>
      <w:r>
        <w:rPr>
          <w:b/>
          <w:noProof/>
          <w:lang w:eastAsia="tr-TR"/>
        </w:rPr>
        <w:drawing>
          <wp:inline distT="0" distB="0" distL="0" distR="0" wp14:anchorId="4AA58161" wp14:editId="4B884085">
            <wp:extent cx="2531659" cy="2607694"/>
            <wp:effectExtent l="0" t="0" r="2540" b="2540"/>
            <wp:docPr id="5" name="Resim 5" descr="Server-Virtualization_thum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Virtualization_thumb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2519" cy="2690982"/>
                    </a:xfrm>
                    <a:prstGeom prst="rect">
                      <a:avLst/>
                    </a:prstGeom>
                    <a:noFill/>
                    <a:ln>
                      <a:noFill/>
                    </a:ln>
                  </pic:spPr>
                </pic:pic>
              </a:graphicData>
            </a:graphic>
          </wp:inline>
        </w:drawing>
      </w:r>
    </w:p>
    <w:p w14:paraId="6AE2D204" w14:textId="77777777" w:rsidR="00CA0DD6" w:rsidRDefault="00CA0DD6">
      <w:pPr>
        <w:spacing w:after="0"/>
        <w:rPr>
          <w:ins w:id="2178" w:author="EMRAH COLAK" w:date="2015-07-30T10:41:00Z"/>
          <w:rStyle w:val="Kpr"/>
          <w:rFonts w:ascii="Times New Roman" w:hAnsi="Times New Roman"/>
          <w:iCs/>
          <w:color w:val="auto"/>
          <w:szCs w:val="18"/>
          <w:u w:val="none"/>
        </w:rPr>
        <w:pPrChange w:id="2179" w:author="EMRAH COLAK" w:date="2015-07-30T10:39:00Z">
          <w:pPr>
            <w:spacing w:after="360"/>
            <w:ind w:firstLine="709"/>
          </w:pPr>
        </w:pPrChange>
      </w:pPr>
      <w:del w:id="2180" w:author="EMRAH COLAK" w:date="2015-07-29T14:19:00Z">
        <w:r w:rsidDel="0083570F">
          <w:rPr>
            <w:rFonts w:ascii="Times New Roman" w:hAnsi="Times New Roman"/>
            <w:sz w:val="24"/>
            <w:szCs w:val="24"/>
          </w:rPr>
          <w:delText xml:space="preserve">                    </w:delText>
        </w:r>
        <w:r w:rsidRPr="00E45DE2" w:rsidDel="0083570F">
          <w:rPr>
            <w:rFonts w:ascii="Times New Roman" w:hAnsi="Times New Roman"/>
          </w:rPr>
          <w:delText xml:space="preserve"> </w:delText>
        </w:r>
      </w:del>
      <w:r w:rsidRPr="00E45DE2">
        <w:rPr>
          <w:rFonts w:ascii="Times New Roman" w:hAnsi="Times New Roman"/>
        </w:rPr>
        <w:t xml:space="preserve">Kaynak: </w:t>
      </w:r>
      <w:r w:rsidR="00C85C9D">
        <w:fldChar w:fldCharType="begin"/>
      </w:r>
      <w:r w:rsidR="00C85C9D">
        <w:instrText xml:space="preserve"> HYPERLINK "mailto:greenoffice@maastrichtuniversity.nl" </w:instrText>
      </w:r>
      <w:r w:rsidR="00C85C9D">
        <w:fldChar w:fldCharType="separate"/>
      </w:r>
      <w:r w:rsidR="006E4CB0" w:rsidRPr="00E45DE2">
        <w:rPr>
          <w:rStyle w:val="Kpr"/>
          <w:rFonts w:ascii="Times New Roman" w:hAnsi="Times New Roman"/>
          <w:color w:val="auto"/>
          <w:u w:val="none"/>
        </w:rPr>
        <w:t>greenoffice@maastrichtuniversity.nl</w:t>
      </w:r>
      <w:r w:rsidR="00C85C9D">
        <w:rPr>
          <w:rStyle w:val="Kpr"/>
          <w:rFonts w:ascii="Times New Roman" w:hAnsi="Times New Roman"/>
          <w:color w:val="auto"/>
          <w:u w:val="none"/>
        </w:rPr>
        <w:fldChar w:fldCharType="end"/>
      </w:r>
    </w:p>
    <w:p w14:paraId="15DC87EB" w14:textId="2A79B42B" w:rsidR="00E81F30" w:rsidDel="004009CD" w:rsidRDefault="00E81F30">
      <w:pPr>
        <w:pStyle w:val="ResimYazs"/>
        <w:spacing w:after="0"/>
        <w:rPr>
          <w:del w:id="2181" w:author="EMRAH COLAK" w:date="2015-07-30T10:42:00Z"/>
        </w:rPr>
        <w:pPrChange w:id="2182" w:author="EMRAH COLAK" w:date="2015-07-30T10:39:00Z">
          <w:pPr>
            <w:pStyle w:val="ResimYazs"/>
            <w:jc w:val="center"/>
          </w:pPr>
        </w:pPrChange>
      </w:pPr>
    </w:p>
    <w:p w14:paraId="1FD6B17F" w14:textId="77777777" w:rsidR="004009CD" w:rsidRDefault="004009CD">
      <w:pPr>
        <w:rPr>
          <w:ins w:id="2183" w:author="EMRAH COLAK" w:date="2015-07-31T11:53:00Z"/>
        </w:rPr>
        <w:pPrChange w:id="2184" w:author="EMRAH COLAK" w:date="2015-07-31T11:53:00Z">
          <w:pPr>
            <w:spacing w:after="360"/>
            <w:ind w:firstLine="709"/>
          </w:pPr>
        </w:pPrChange>
      </w:pPr>
    </w:p>
    <w:p w14:paraId="1A9FDD5D" w14:textId="79F57BAD" w:rsidR="006E4CB0" w:rsidRDefault="006E4CB0">
      <w:pPr>
        <w:pStyle w:val="ResimYazs"/>
        <w:spacing w:after="0"/>
        <w:rPr>
          <w:sz w:val="24"/>
          <w:szCs w:val="24"/>
        </w:rPr>
        <w:pPrChange w:id="2185" w:author="EMRAH COLAK" w:date="2015-07-30T10:39:00Z">
          <w:pPr>
            <w:pStyle w:val="ResimYazs"/>
            <w:jc w:val="center"/>
          </w:pPr>
        </w:pPrChange>
      </w:pPr>
      <w:bookmarkStart w:id="2186" w:name="_Toc406185873"/>
      <w:bookmarkStart w:id="2187" w:name="şekil108"/>
      <w:r>
        <w:t xml:space="preserve">Şekil </w:t>
      </w:r>
      <w:del w:id="2188" w:author="EMRAH COLAK" w:date="2015-07-29T16:53:00Z">
        <w:r w:rsidDel="00EF2EE6">
          <w:delText>1</w:delText>
        </w:r>
        <w:r w:rsidDel="00EF2EE6">
          <w:noBreakHyphen/>
        </w:r>
      </w:del>
      <w:r w:rsidR="001D651A">
        <w:t>8</w:t>
      </w:r>
      <w:ins w:id="2189" w:author="EMRAH COLAK" w:date="2015-07-29T16:53:00Z">
        <w:r w:rsidR="00EF2EE6">
          <w:t>:</w:t>
        </w:r>
      </w:ins>
      <w:r>
        <w:t xml:space="preserve"> </w:t>
      </w:r>
      <w:bookmarkEnd w:id="2186"/>
      <w:r w:rsidR="006F4F89">
        <w:t>Sunucu Sanallaştırma-Mantıksal Olarak</w:t>
      </w:r>
    </w:p>
    <w:bookmarkEnd w:id="2187"/>
    <w:p w14:paraId="01FC00A5" w14:textId="77777777" w:rsidR="006E4CB0" w:rsidRDefault="000F7C00">
      <w:pPr>
        <w:spacing w:after="0"/>
        <w:rPr>
          <w:ins w:id="2190" w:author="EMRAH COLAK" w:date="2015-07-30T10:41:00Z"/>
          <w:rFonts w:ascii="Times New Roman" w:hAnsi="Times New Roman"/>
        </w:rPr>
        <w:pPrChange w:id="2191" w:author="EMRAH COLAK" w:date="2015-07-30T10:39:00Z">
          <w:pPr/>
        </w:pPrChange>
      </w:pPr>
      <w:r w:rsidRPr="005026DD">
        <w:rPr>
          <w:rFonts w:ascii="Times New Roman" w:hAnsi="Times New Roman"/>
          <w:noProof/>
          <w:lang w:eastAsia="tr-TR"/>
        </w:rPr>
        <w:drawing>
          <wp:inline distT="0" distB="0" distL="0" distR="0" wp14:anchorId="0DC4C962" wp14:editId="24391C0D">
            <wp:extent cx="2988860" cy="2179924"/>
            <wp:effectExtent l="95250" t="95250" r="97790" b="876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009111" cy="2194694"/>
                    </a:xfrm>
                    <a:prstGeom prst="rect">
                      <a:avLst/>
                    </a:prstGeom>
                    <a:ln w="88900" cap="sq" cmpd="thickThin">
                      <a:solidFill>
                        <a:srgbClr val="E7E6E6">
                          <a:lumMod val="50000"/>
                        </a:srgbClr>
                      </a:solidFill>
                      <a:prstDash val="solid"/>
                      <a:miter lim="800000"/>
                    </a:ln>
                    <a:effectLst>
                      <a:innerShdw blurRad="76200">
                        <a:srgbClr val="000000"/>
                      </a:innerShdw>
                    </a:effectLst>
                  </pic:spPr>
                </pic:pic>
              </a:graphicData>
            </a:graphic>
          </wp:inline>
        </w:drawing>
      </w:r>
    </w:p>
    <w:p w14:paraId="53E0E4B4" w14:textId="77777777" w:rsidR="00E81F30" w:rsidRPr="005026DD" w:rsidRDefault="00E81F30">
      <w:pPr>
        <w:spacing w:after="0"/>
        <w:rPr>
          <w:rFonts w:ascii="Times New Roman" w:hAnsi="Times New Roman"/>
        </w:rPr>
        <w:pPrChange w:id="2192" w:author="EMRAH COLAK" w:date="2015-07-30T10:39:00Z">
          <w:pPr/>
        </w:pPrChange>
      </w:pPr>
    </w:p>
    <w:p w14:paraId="3BB174D6" w14:textId="4E47B984" w:rsidR="00F531C7" w:rsidRDefault="00EE5BC3" w:rsidP="00685147">
      <w:pPr>
        <w:pStyle w:val="Balk3"/>
        <w:pPrChange w:id="2193" w:author="EMRAH COLAK" w:date="2015-07-31T14:33:00Z">
          <w:pPr>
            <w:pStyle w:val="Balk3"/>
          </w:pPr>
        </w:pPrChange>
      </w:pPr>
      <w:bookmarkStart w:id="2194" w:name="_Toc425946760"/>
      <w:r>
        <w:t>Masaüstü Sanallaştırması</w:t>
      </w:r>
      <w:bookmarkEnd w:id="2194"/>
    </w:p>
    <w:p w14:paraId="21DC06BF" w14:textId="5C3318D4" w:rsidR="00F531C7" w:rsidRDefault="00F531C7">
      <w:pPr>
        <w:spacing w:after="0" w:line="360" w:lineRule="auto"/>
        <w:ind w:firstLine="709"/>
        <w:jc w:val="both"/>
        <w:rPr>
          <w:ins w:id="2195" w:author="EMRAH COLAK" w:date="2015-07-30T11:08:00Z"/>
          <w:rFonts w:ascii="Times New Roman" w:hAnsi="Times New Roman"/>
          <w:sz w:val="24"/>
          <w:szCs w:val="24"/>
        </w:rPr>
        <w:pPrChange w:id="2196" w:author="EMRAH COLAK" w:date="2015-07-30T11:07:00Z">
          <w:pPr>
            <w:spacing w:line="360" w:lineRule="auto"/>
            <w:ind w:firstLine="709"/>
            <w:jc w:val="both"/>
          </w:pPr>
        </w:pPrChange>
      </w:pPr>
      <w:r w:rsidRPr="00F531C7">
        <w:rPr>
          <w:rFonts w:ascii="Times New Roman" w:hAnsi="Times New Roman"/>
          <w:sz w:val="24"/>
          <w:szCs w:val="24"/>
        </w:rPr>
        <w:t>Masaüstü sanallaştırması, diğer sanallaştırma tiplerine benzer şekilde, mantıksal sunumun fiziksel altyapıdan ayrılması mantığını taşır. Burada</w:t>
      </w:r>
      <w:del w:id="2197" w:author="EMRAH COLAK" w:date="2015-07-31T14:31:00Z">
        <w:r w:rsidRPr="00F531C7" w:rsidDel="00685147">
          <w:rPr>
            <w:rFonts w:ascii="Times New Roman" w:hAnsi="Times New Roman"/>
            <w:sz w:val="24"/>
            <w:szCs w:val="24"/>
          </w:rPr>
          <w:delText xml:space="preserve"> da</w:delText>
        </w:r>
      </w:del>
      <w:r w:rsidRPr="00F531C7">
        <w:rPr>
          <w:rFonts w:ascii="Times New Roman" w:hAnsi="Times New Roman"/>
          <w:sz w:val="24"/>
          <w:szCs w:val="24"/>
        </w:rPr>
        <w:t>, mantıksal masaüstü ortamı, fiziksel altyapı olan kullanıcı bilgisayarından (kişisel bilgisayar, taşınabilir bilgisayar vb.) ayrılmaktadır.</w:t>
      </w:r>
      <w:ins w:id="2198" w:author="EMRAH COLAK" w:date="2015-07-31T12:14:00Z">
        <w:r w:rsidR="00867E47">
          <w:rPr>
            <w:rFonts w:ascii="Times New Roman" w:hAnsi="Times New Roman"/>
            <w:sz w:val="24"/>
            <w:szCs w:val="24"/>
          </w:rPr>
          <w:t xml:space="preserve"> </w:t>
        </w:r>
      </w:ins>
      <w:del w:id="2199" w:author="EMRAH COLAK" w:date="2015-07-31T12:14:00Z">
        <w:r w:rsidRPr="00F531C7" w:rsidDel="00867E47">
          <w:rPr>
            <w:rFonts w:ascii="Times New Roman" w:hAnsi="Times New Roman"/>
            <w:sz w:val="24"/>
            <w:szCs w:val="24"/>
          </w:rPr>
          <w:delText xml:space="preserve"> </w:delText>
        </w:r>
      </w:del>
      <w:ins w:id="2200" w:author="EMRAH COLAK" w:date="2015-07-31T12:14:00Z">
        <w:r w:rsidR="00867E47">
          <w:rPr>
            <w:rFonts w:ascii="Times New Roman" w:hAnsi="Times New Roman"/>
            <w:sz w:val="24"/>
            <w:szCs w:val="24"/>
          </w:rPr>
          <w:t xml:space="preserve">Böylelikle </w:t>
        </w:r>
      </w:ins>
      <w:ins w:id="2201" w:author="EMRAH COLAK" w:date="2015-07-31T12:15:00Z">
        <w:r w:rsidR="00867E47">
          <w:rPr>
            <w:rFonts w:ascii="Times New Roman" w:hAnsi="Times New Roman"/>
            <w:sz w:val="24"/>
            <w:szCs w:val="24"/>
          </w:rPr>
          <w:t>kullanıcılara çeşitli cihazlardan erişim olanağı sağlanır. Ayrıca bu teknoloji kullanıcı başı olan lisans maliyetini de ciddi anlamda düşürmektedir.</w:t>
        </w:r>
      </w:ins>
      <w:del w:id="2202" w:author="EMRAH COLAK" w:date="2015-07-31T12:14:00Z">
        <w:r w:rsidRPr="00F531C7" w:rsidDel="00867E47">
          <w:rPr>
            <w:rFonts w:ascii="Times New Roman" w:hAnsi="Times New Roman"/>
            <w:sz w:val="24"/>
            <w:szCs w:val="24"/>
          </w:rPr>
          <w:delText>Masaüstü sanallaştırması, kullanıcılara masaüstü ortamı sağlama ve kolayca yönetme, farklı isteklere esnek çözümler getirme ve son kullanıcılara yönelik işletim sistemi lisans ücretlerinde tasarruf sağlama gibi olanaklar sağlamaktadır</w:delText>
        </w:r>
        <w:r w:rsidDel="00867E47">
          <w:rPr>
            <w:rFonts w:ascii="Times New Roman" w:hAnsi="Times New Roman"/>
            <w:sz w:val="24"/>
            <w:szCs w:val="24"/>
          </w:rPr>
          <w:delText>.</w:delText>
        </w:r>
      </w:del>
      <w:ins w:id="2203" w:author="EMRAH COLAK" w:date="2015-07-30T15:37:00Z">
        <w:r w:rsidR="0007300D">
          <w:rPr>
            <w:rStyle w:val="DipnotBavurusu"/>
            <w:rFonts w:ascii="Times New Roman" w:hAnsi="Times New Roman"/>
            <w:sz w:val="24"/>
            <w:szCs w:val="24"/>
          </w:rPr>
          <w:footnoteReference w:id="29"/>
        </w:r>
      </w:ins>
    </w:p>
    <w:p w14:paraId="04C24653" w14:textId="522AA06F" w:rsidR="00867E47" w:rsidDel="00074B95" w:rsidRDefault="00867E47">
      <w:pPr>
        <w:spacing w:after="0" w:line="360" w:lineRule="auto"/>
        <w:ind w:firstLine="709"/>
        <w:jc w:val="both"/>
        <w:rPr>
          <w:del w:id="2210" w:author="EMRAH COLAK" w:date="2015-07-31T14:16:00Z"/>
        </w:rPr>
        <w:pPrChange w:id="2211" w:author="EMRAH COLAK" w:date="2015-07-30T11:07:00Z">
          <w:pPr>
            <w:spacing w:line="360" w:lineRule="auto"/>
            <w:ind w:firstLine="709"/>
            <w:jc w:val="both"/>
          </w:pPr>
        </w:pPrChange>
      </w:pPr>
    </w:p>
    <w:p w14:paraId="10FB7F11" w14:textId="0351E070" w:rsidR="006E4CB0" w:rsidRDefault="006E4CB0">
      <w:pPr>
        <w:pStyle w:val="ResimYazs"/>
        <w:spacing w:after="0"/>
        <w:pPrChange w:id="2212" w:author="EMRAH COLAK" w:date="2015-07-30T11:07:00Z">
          <w:pPr>
            <w:pStyle w:val="ResimYazs"/>
            <w:jc w:val="center"/>
          </w:pPr>
        </w:pPrChange>
      </w:pPr>
      <w:bookmarkStart w:id="2213" w:name="şekil109"/>
      <w:r>
        <w:t xml:space="preserve">Şekil </w:t>
      </w:r>
      <w:del w:id="2214" w:author="EMRAH COLAK" w:date="2015-07-29T16:53:00Z">
        <w:r w:rsidDel="00EF2EE6">
          <w:delText>1</w:delText>
        </w:r>
        <w:r w:rsidDel="00EF2EE6">
          <w:noBreakHyphen/>
        </w:r>
      </w:del>
      <w:r w:rsidR="001D651A">
        <w:t>9</w:t>
      </w:r>
      <w:ins w:id="2215" w:author="EMRAH COLAK" w:date="2015-07-29T16:53:00Z">
        <w:r w:rsidR="00EF2EE6">
          <w:t>:</w:t>
        </w:r>
      </w:ins>
      <w:r>
        <w:t xml:space="preserve"> Masaüstü Sanallaştırma</w:t>
      </w:r>
    </w:p>
    <w:bookmarkEnd w:id="2213"/>
    <w:p w14:paraId="1B467310" w14:textId="77777777" w:rsidR="00B62118" w:rsidRDefault="000F7C00">
      <w:pPr>
        <w:pStyle w:val="ResimYazs"/>
        <w:spacing w:after="0"/>
        <w:ind w:right="3117"/>
        <w:jc w:val="center"/>
        <w:rPr>
          <w:b/>
        </w:rPr>
        <w:pPrChange w:id="2216" w:author="EMRAH COLAK" w:date="2015-07-30T11:07:00Z">
          <w:pPr>
            <w:pStyle w:val="ResimYazs"/>
            <w:ind w:right="4534"/>
            <w:jc w:val="center"/>
          </w:pPr>
        </w:pPrChange>
      </w:pPr>
      <w:r>
        <w:rPr>
          <w:b/>
          <w:noProof/>
          <w:lang w:eastAsia="tr-TR"/>
        </w:rPr>
        <w:drawing>
          <wp:inline distT="0" distB="0" distL="0" distR="0" wp14:anchorId="1547E5AC" wp14:editId="577F093D">
            <wp:extent cx="3270331" cy="2463421"/>
            <wp:effectExtent l="0" t="0" r="6350" b="0"/>
            <wp:docPr id="7" name="Resim 7"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2998" cy="2488028"/>
                    </a:xfrm>
                    <a:prstGeom prst="rect">
                      <a:avLst/>
                    </a:prstGeom>
                    <a:noFill/>
                    <a:ln>
                      <a:noFill/>
                    </a:ln>
                  </pic:spPr>
                </pic:pic>
              </a:graphicData>
            </a:graphic>
          </wp:inline>
        </w:drawing>
      </w:r>
    </w:p>
    <w:p w14:paraId="78B8F604" w14:textId="77777777" w:rsidR="006E4CB0" w:rsidRDefault="00B62118">
      <w:pPr>
        <w:pStyle w:val="ResimYazs"/>
        <w:spacing w:after="0"/>
        <w:rPr>
          <w:ins w:id="2217" w:author="EMRAH COLAK" w:date="2015-07-30T10:45:00Z"/>
          <w:rStyle w:val="Kpr"/>
          <w:color w:val="auto"/>
          <w:szCs w:val="22"/>
          <w:u w:val="none"/>
        </w:rPr>
        <w:pPrChange w:id="2218" w:author="EMRAH COLAK" w:date="2015-07-30T11:07:00Z">
          <w:pPr>
            <w:pStyle w:val="ResimYazs"/>
            <w:jc w:val="center"/>
          </w:pPr>
        </w:pPrChange>
      </w:pPr>
      <w:del w:id="2219" w:author="EMRAH COLAK" w:date="2015-07-29T14:19:00Z">
        <w:r w:rsidRPr="00E45DE2" w:rsidDel="0083570F">
          <w:rPr>
            <w:szCs w:val="22"/>
          </w:rPr>
          <w:delText xml:space="preserve">    </w:delText>
        </w:r>
        <w:r w:rsidR="006E4CB0" w:rsidRPr="00E45DE2" w:rsidDel="0083570F">
          <w:rPr>
            <w:szCs w:val="22"/>
          </w:rPr>
          <w:delText xml:space="preserve">   </w:delText>
        </w:r>
      </w:del>
      <w:r w:rsidR="006E4CB0" w:rsidRPr="00E45DE2">
        <w:rPr>
          <w:szCs w:val="22"/>
        </w:rPr>
        <w:t xml:space="preserve">Kaynak: </w:t>
      </w:r>
      <w:r w:rsidR="00C85C9D">
        <w:fldChar w:fldCharType="begin"/>
      </w:r>
      <w:r w:rsidR="00C85C9D">
        <w:instrText xml:space="preserve"> HYPERLINK "http://www.udi.com/desktop.php" </w:instrText>
      </w:r>
      <w:r w:rsidR="00C85C9D">
        <w:fldChar w:fldCharType="separate"/>
      </w:r>
      <w:r w:rsidR="004331B4" w:rsidRPr="00F05F5B">
        <w:rPr>
          <w:rStyle w:val="Kpr"/>
          <w:color w:val="auto"/>
          <w:szCs w:val="22"/>
          <w:u w:val="none"/>
        </w:rPr>
        <w:t>http://www.udi.com/desktop.php</w:t>
      </w:r>
      <w:r w:rsidR="00C85C9D">
        <w:rPr>
          <w:rStyle w:val="Kpr"/>
          <w:color w:val="auto"/>
          <w:szCs w:val="22"/>
          <w:u w:val="none"/>
        </w:rPr>
        <w:fldChar w:fldCharType="end"/>
      </w:r>
    </w:p>
    <w:p w14:paraId="42A89657" w14:textId="77777777" w:rsidR="00E81F30" w:rsidRDefault="00E81F30">
      <w:pPr>
        <w:spacing w:after="0"/>
        <w:rPr>
          <w:ins w:id="2220" w:author="EMRAH COLAK" w:date="2015-07-30T10:45:00Z"/>
        </w:rPr>
        <w:pPrChange w:id="2221" w:author="EMRAH COLAK" w:date="2015-07-30T11:07:00Z">
          <w:pPr>
            <w:pStyle w:val="ResimYazs"/>
            <w:jc w:val="center"/>
          </w:pPr>
        </w:pPrChange>
      </w:pPr>
    </w:p>
    <w:p w14:paraId="08001D81" w14:textId="77777777" w:rsidR="00E81F30" w:rsidRDefault="00E81F30">
      <w:pPr>
        <w:spacing w:after="0"/>
        <w:rPr>
          <w:ins w:id="2222" w:author="EMRAH COLAK" w:date="2015-07-30T10:45:00Z"/>
        </w:rPr>
        <w:pPrChange w:id="2223" w:author="EMRAH COLAK" w:date="2015-07-30T11:07:00Z">
          <w:pPr>
            <w:pStyle w:val="ResimYazs"/>
            <w:jc w:val="center"/>
          </w:pPr>
        </w:pPrChange>
      </w:pPr>
    </w:p>
    <w:p w14:paraId="07788D86" w14:textId="1803A567" w:rsidR="00E81F30" w:rsidRPr="00EC00C6" w:rsidDel="0007300D" w:rsidRDefault="00E81F30" w:rsidP="00685147">
      <w:pPr>
        <w:pStyle w:val="Balk3"/>
        <w:rPr>
          <w:del w:id="2224" w:author="EMRAH COLAK" w:date="2015-07-30T15:37:00Z"/>
        </w:rPr>
        <w:pPrChange w:id="2225" w:author="EMRAH COLAK" w:date="2015-07-31T14:33:00Z">
          <w:pPr>
            <w:pStyle w:val="ResimYazs"/>
            <w:jc w:val="center"/>
          </w:pPr>
        </w:pPrChange>
      </w:pPr>
    </w:p>
    <w:p w14:paraId="6AC2E30C" w14:textId="5E6F693B" w:rsidR="00EE5BC3" w:rsidRDefault="0028145B" w:rsidP="00685147">
      <w:pPr>
        <w:pStyle w:val="Balk3"/>
        <w:pPrChange w:id="2226" w:author="EMRAH COLAK" w:date="2015-07-31T14:33:00Z">
          <w:pPr>
            <w:pStyle w:val="Balk3"/>
          </w:pPr>
        </w:pPrChange>
      </w:pPr>
      <w:del w:id="2227" w:author="EMRAH COLAK" w:date="2015-07-29T15:07:00Z">
        <w:r w:rsidDel="00116CBA">
          <w:delText>1.4.</w:delText>
        </w:r>
        <w:r w:rsidR="00F05F5B" w:rsidDel="00116CBA">
          <w:delText>4</w:delText>
        </w:r>
      </w:del>
      <w:del w:id="2228" w:author="EMRAH COLAK" w:date="2015-07-29T14:54:00Z">
        <w:r w:rsidR="00F05F5B" w:rsidDel="00B3673B">
          <w:delText xml:space="preserve">   </w:delText>
        </w:r>
      </w:del>
      <w:del w:id="2229" w:author="EMRAH COLAK" w:date="2015-07-29T15:07:00Z">
        <w:r w:rsidR="00F05F5B" w:rsidDel="00116CBA">
          <w:delText xml:space="preserve"> </w:delText>
        </w:r>
      </w:del>
      <w:del w:id="2230" w:author="EMRAH COLAK" w:date="2015-07-29T14:54:00Z">
        <w:r w:rsidR="00F05F5B" w:rsidDel="00B3673B">
          <w:delText xml:space="preserve">  </w:delText>
        </w:r>
      </w:del>
      <w:bookmarkStart w:id="2231" w:name="_Toc425946761"/>
      <w:r w:rsidR="00F05F5B">
        <w:t>Veri</w:t>
      </w:r>
      <w:r w:rsidR="00EE5BC3">
        <w:t xml:space="preserve"> Depolama</w:t>
      </w:r>
      <w:r w:rsidR="00EE5BC3" w:rsidRPr="00EE5BC3">
        <w:t xml:space="preserve"> Sanallaştırması</w:t>
      </w:r>
      <w:bookmarkEnd w:id="2231"/>
    </w:p>
    <w:p w14:paraId="518D3D44" w14:textId="36D9FD40" w:rsidR="00D24721" w:rsidDel="00E81F30" w:rsidRDefault="00D24721">
      <w:pPr>
        <w:spacing w:after="0"/>
        <w:rPr>
          <w:del w:id="2232" w:author="EMRAH COLAK" w:date="2015-07-30T10:47:00Z"/>
        </w:rPr>
        <w:pPrChange w:id="2233" w:author="EMRAH COLAK" w:date="2015-07-30T11:07:00Z">
          <w:pPr/>
        </w:pPrChange>
      </w:pPr>
    </w:p>
    <w:p w14:paraId="327447D9" w14:textId="01FCB2E5" w:rsidR="00D24721" w:rsidRPr="00D24721" w:rsidRDefault="00BB3646">
      <w:pPr>
        <w:pStyle w:val="ResimYazs"/>
        <w:spacing w:after="0"/>
        <w:pPrChange w:id="2234" w:author="EMRAH COLAK" w:date="2015-07-30T11:07:00Z">
          <w:pPr>
            <w:pStyle w:val="ResimYazs"/>
          </w:pPr>
        </w:pPrChange>
      </w:pPr>
      <w:del w:id="2235" w:author="EMRAH COLAK" w:date="2015-07-29T14:34:00Z">
        <w:r w:rsidDel="00F2691E">
          <w:tab/>
        </w:r>
        <w:r w:rsidDel="00F2691E">
          <w:tab/>
        </w:r>
        <w:r w:rsidDel="00F2691E">
          <w:tab/>
        </w:r>
        <w:r w:rsidR="003103F4" w:rsidDel="00F2691E">
          <w:delText xml:space="preserve">        </w:delText>
        </w:r>
      </w:del>
      <w:bookmarkStart w:id="2236" w:name="şekil110"/>
      <w:r w:rsidR="003103F4">
        <w:t xml:space="preserve"> </w:t>
      </w:r>
      <w:r>
        <w:t xml:space="preserve">Şekil </w:t>
      </w:r>
      <w:del w:id="2237" w:author="EMRAH COLAK" w:date="2015-07-29T16:54:00Z">
        <w:r w:rsidDel="00EF2EE6">
          <w:delText>1</w:delText>
        </w:r>
        <w:r w:rsidDel="00EF2EE6">
          <w:noBreakHyphen/>
        </w:r>
      </w:del>
      <w:r w:rsidR="001D651A">
        <w:t>10</w:t>
      </w:r>
      <w:ins w:id="2238" w:author="EMRAH COLAK" w:date="2015-07-29T16:54:00Z">
        <w:r w:rsidR="00EF2EE6">
          <w:t>:</w:t>
        </w:r>
      </w:ins>
      <w:r w:rsidR="00D24721">
        <w:t xml:space="preserve"> Veri Depolama Sanallaştırma</w:t>
      </w:r>
      <w:bookmarkEnd w:id="2236"/>
    </w:p>
    <w:p w14:paraId="31F52A1F" w14:textId="77777777" w:rsidR="00D24721" w:rsidRDefault="000F7C00">
      <w:pPr>
        <w:pStyle w:val="GvdeMetni"/>
        <w:spacing w:before="0" w:line="360" w:lineRule="auto"/>
        <w:ind w:left="709" w:hanging="709"/>
        <w:jc w:val="both"/>
        <w:rPr>
          <w:rFonts w:ascii="Times New Roman" w:hAnsi="Times New Roman"/>
          <w:sz w:val="24"/>
          <w:szCs w:val="24"/>
        </w:rPr>
        <w:pPrChange w:id="2239" w:author="EMRAH COLAK" w:date="2015-07-30T11:07:00Z">
          <w:pPr>
            <w:pStyle w:val="GvdeMetni"/>
            <w:spacing w:before="0" w:line="360" w:lineRule="auto"/>
            <w:ind w:left="709" w:right="-2" w:hanging="709"/>
            <w:jc w:val="both"/>
          </w:pPr>
        </w:pPrChange>
      </w:pPr>
      <w:r>
        <w:rPr>
          <w:rFonts w:ascii="Times New Roman" w:hAnsi="Times New Roman"/>
          <w:noProof/>
          <w:sz w:val="24"/>
          <w:szCs w:val="24"/>
          <w:lang w:val="tr-TR" w:eastAsia="tr-TR"/>
        </w:rPr>
        <w:drawing>
          <wp:inline distT="0" distB="0" distL="0" distR="0" wp14:anchorId="528B9234" wp14:editId="4F74AD02">
            <wp:extent cx="3753016" cy="2677590"/>
            <wp:effectExtent l="0" t="0" r="0" b="8890"/>
            <wp:docPr id="8" name="Resim 8" descr="buyuk_dona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yuk_donani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711" cy="2698062"/>
                    </a:xfrm>
                    <a:prstGeom prst="rect">
                      <a:avLst/>
                    </a:prstGeom>
                    <a:noFill/>
                    <a:ln>
                      <a:noFill/>
                    </a:ln>
                  </pic:spPr>
                </pic:pic>
              </a:graphicData>
            </a:graphic>
          </wp:inline>
        </w:drawing>
      </w:r>
    </w:p>
    <w:p w14:paraId="255DBC62" w14:textId="77777777" w:rsidR="00D24721" w:rsidRPr="003A623F" w:rsidRDefault="00D24721">
      <w:pPr>
        <w:pStyle w:val="GvdeMetni"/>
        <w:spacing w:before="0" w:line="360" w:lineRule="auto"/>
        <w:ind w:left="0" w:firstLine="567"/>
        <w:jc w:val="both"/>
        <w:rPr>
          <w:rFonts w:ascii="Times New Roman" w:hAnsi="Times New Roman"/>
          <w:sz w:val="24"/>
          <w:szCs w:val="24"/>
        </w:rPr>
        <w:pPrChange w:id="2240" w:author="EMRAH COLAK" w:date="2015-07-30T11:07:00Z">
          <w:pPr>
            <w:pStyle w:val="GvdeMetni"/>
            <w:spacing w:before="0" w:line="360" w:lineRule="auto"/>
            <w:ind w:left="0" w:right="-2" w:firstLine="567"/>
            <w:jc w:val="both"/>
          </w:pPr>
        </w:pPrChange>
      </w:pPr>
    </w:p>
    <w:p w14:paraId="1810BC44" w14:textId="77777777" w:rsidR="008025B2" w:rsidRDefault="008025B2">
      <w:pPr>
        <w:pStyle w:val="GvdeMetni"/>
        <w:spacing w:before="0" w:line="360" w:lineRule="auto"/>
        <w:ind w:left="0" w:firstLine="709"/>
        <w:jc w:val="both"/>
        <w:rPr>
          <w:ins w:id="2241" w:author="EMRAH COLAK" w:date="2015-07-30T11:08:00Z"/>
          <w:rFonts w:ascii="Times New Roman" w:hAnsi="Times New Roman"/>
          <w:sz w:val="24"/>
          <w:szCs w:val="24"/>
        </w:rPr>
        <w:pPrChange w:id="2242" w:author="EMRAH COLAK" w:date="2015-07-30T11:07:00Z">
          <w:pPr>
            <w:pStyle w:val="GvdeMetni"/>
            <w:spacing w:before="0" w:line="360" w:lineRule="auto"/>
            <w:ind w:left="0" w:right="-2" w:firstLine="567"/>
            <w:jc w:val="both"/>
          </w:pPr>
        </w:pPrChange>
      </w:pPr>
      <w:r w:rsidRPr="003A623F">
        <w:rPr>
          <w:rFonts w:ascii="Times New Roman" w:hAnsi="Times New Roman"/>
          <w:sz w:val="24"/>
          <w:szCs w:val="24"/>
        </w:rPr>
        <w:t xml:space="preserve">Depolama sanallaştırma; ilaveten bir depolama donanımının satın alınmasını gerektirmeden, performans ve alan verimliliğinde iyileştirmeler sunması gereken yazılım tanımlı depolama katmanının bir parçasıdır. </w:t>
      </w:r>
      <w:r w:rsidRPr="003A623F">
        <w:rPr>
          <w:rStyle w:val="DipnotBavurusu"/>
          <w:rFonts w:ascii="Times New Roman" w:hAnsi="Times New Roman"/>
          <w:sz w:val="24"/>
          <w:szCs w:val="24"/>
        </w:rPr>
        <w:footnoteReference w:id="30"/>
      </w:r>
    </w:p>
    <w:p w14:paraId="0DEDCE10" w14:textId="77777777" w:rsidR="00934DC7" w:rsidRDefault="00934DC7">
      <w:pPr>
        <w:pStyle w:val="GvdeMetni"/>
        <w:spacing w:before="0" w:line="360" w:lineRule="auto"/>
        <w:ind w:left="0" w:firstLine="709"/>
        <w:jc w:val="both"/>
        <w:rPr>
          <w:ins w:id="2266" w:author="EMRAH COLAK" w:date="2015-07-31T12:16:00Z"/>
          <w:rFonts w:ascii="Times New Roman" w:hAnsi="Times New Roman"/>
          <w:sz w:val="24"/>
          <w:szCs w:val="24"/>
        </w:rPr>
        <w:pPrChange w:id="2267" w:author="EMRAH COLAK" w:date="2015-07-30T11:07:00Z">
          <w:pPr>
            <w:pStyle w:val="GvdeMetni"/>
            <w:spacing w:before="0" w:line="360" w:lineRule="auto"/>
            <w:ind w:left="0" w:right="-2" w:firstLine="567"/>
            <w:jc w:val="both"/>
          </w:pPr>
        </w:pPrChange>
      </w:pPr>
    </w:p>
    <w:p w14:paraId="2C108A49" w14:textId="77777777" w:rsidR="00867E47" w:rsidRPr="003A623F" w:rsidRDefault="00867E47">
      <w:pPr>
        <w:pStyle w:val="GvdeMetni"/>
        <w:spacing w:before="0" w:line="360" w:lineRule="auto"/>
        <w:ind w:left="0" w:firstLine="709"/>
        <w:jc w:val="both"/>
        <w:rPr>
          <w:rFonts w:ascii="Times New Roman" w:hAnsi="Times New Roman"/>
          <w:sz w:val="24"/>
          <w:szCs w:val="24"/>
        </w:rPr>
        <w:pPrChange w:id="2268" w:author="EMRAH COLAK" w:date="2015-07-30T11:07:00Z">
          <w:pPr>
            <w:pStyle w:val="GvdeMetni"/>
            <w:spacing w:before="0" w:line="360" w:lineRule="auto"/>
            <w:ind w:left="0" w:right="-2" w:firstLine="567"/>
            <w:jc w:val="both"/>
          </w:pPr>
        </w:pPrChange>
      </w:pPr>
    </w:p>
    <w:p w14:paraId="55134D2D" w14:textId="77777777" w:rsidR="00EE5BC3" w:rsidRDefault="008025B2">
      <w:pPr>
        <w:pStyle w:val="GvdeMetni"/>
        <w:spacing w:before="0" w:line="360" w:lineRule="auto"/>
        <w:ind w:left="0" w:firstLine="709"/>
        <w:jc w:val="both"/>
        <w:rPr>
          <w:ins w:id="2269" w:author="EMRAH COLAK" w:date="2015-07-31T12:16:00Z"/>
          <w:rFonts w:ascii="Times New Roman" w:hAnsi="Times New Roman"/>
          <w:sz w:val="24"/>
          <w:szCs w:val="24"/>
        </w:rPr>
        <w:pPrChange w:id="2270" w:author="EMRAH COLAK" w:date="2015-07-30T11:07:00Z">
          <w:pPr>
            <w:pStyle w:val="GvdeMetni"/>
            <w:spacing w:before="0" w:line="360" w:lineRule="auto"/>
            <w:ind w:left="0" w:right="-2" w:firstLine="567"/>
            <w:jc w:val="both"/>
          </w:pPr>
        </w:pPrChange>
      </w:pPr>
      <w:r w:rsidRPr="003A623F">
        <w:rPr>
          <w:rFonts w:ascii="Times New Roman" w:hAnsi="Times New Roman"/>
          <w:sz w:val="24"/>
          <w:szCs w:val="24"/>
        </w:rPr>
        <w:lastRenderedPageBreak/>
        <w:t>Günümüzde</w:t>
      </w:r>
      <w:r w:rsidR="00EE5BC3" w:rsidRPr="003A623F">
        <w:rPr>
          <w:rFonts w:ascii="Times New Roman" w:hAnsi="Times New Roman"/>
          <w:sz w:val="24"/>
          <w:szCs w:val="24"/>
        </w:rPr>
        <w:t>, bellek sağlayıcıları müşterilerine yüksek</w:t>
      </w:r>
      <w:r w:rsidR="00EE5BC3" w:rsidRPr="003A623F">
        <w:rPr>
          <w:rFonts w:ascii="Times New Roman" w:hAnsi="Times New Roman"/>
          <w:spacing w:val="42"/>
          <w:sz w:val="24"/>
          <w:szCs w:val="24"/>
        </w:rPr>
        <w:t xml:space="preserve"> </w:t>
      </w:r>
      <w:r w:rsidR="00EE5BC3" w:rsidRPr="003A623F">
        <w:rPr>
          <w:rFonts w:ascii="Times New Roman" w:hAnsi="Times New Roman"/>
          <w:sz w:val="24"/>
          <w:szCs w:val="24"/>
        </w:rPr>
        <w:t>başarımlı (performanslı) depolama çözümleri önermektedir. Veri depolama sanallaştırması,</w:t>
      </w:r>
      <w:r w:rsidR="00EE5BC3" w:rsidRPr="003A623F">
        <w:rPr>
          <w:rFonts w:ascii="Times New Roman" w:hAnsi="Times New Roman"/>
          <w:spacing w:val="-5"/>
          <w:sz w:val="24"/>
          <w:szCs w:val="24"/>
        </w:rPr>
        <w:t xml:space="preserve"> </w:t>
      </w:r>
      <w:r w:rsidR="00EE5BC3" w:rsidRPr="003A623F">
        <w:rPr>
          <w:rFonts w:ascii="Times New Roman" w:hAnsi="Times New Roman"/>
          <w:sz w:val="24"/>
          <w:szCs w:val="24"/>
        </w:rPr>
        <w:t>en temel</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haliyle,</w:t>
      </w:r>
      <w:r w:rsidR="00EE5BC3" w:rsidRPr="003A623F">
        <w:rPr>
          <w:rFonts w:ascii="Times New Roman" w:hAnsi="Times New Roman"/>
          <w:spacing w:val="23"/>
          <w:sz w:val="24"/>
          <w:szCs w:val="24"/>
        </w:rPr>
        <w:t xml:space="preserve"> </w:t>
      </w:r>
      <w:r w:rsidR="00EE5BC3" w:rsidRPr="003A623F">
        <w:rPr>
          <w:rFonts w:ascii="Times New Roman" w:hAnsi="Times New Roman"/>
          <w:sz w:val="24"/>
          <w:szCs w:val="24"/>
        </w:rPr>
        <w:t>tek</w:t>
      </w:r>
      <w:r w:rsidR="00EE5BC3" w:rsidRPr="003A623F">
        <w:rPr>
          <w:rFonts w:ascii="Times New Roman" w:hAnsi="Times New Roman"/>
          <w:spacing w:val="24"/>
          <w:sz w:val="24"/>
          <w:szCs w:val="24"/>
        </w:rPr>
        <w:t xml:space="preserve"> </w:t>
      </w:r>
      <w:r w:rsidR="00EE5BC3" w:rsidRPr="003A623F">
        <w:rPr>
          <w:rFonts w:ascii="Times New Roman" w:hAnsi="Times New Roman"/>
          <w:sz w:val="24"/>
          <w:szCs w:val="24"/>
        </w:rPr>
        <w:t>bir</w:t>
      </w:r>
      <w:r w:rsidR="00EE5BC3" w:rsidRPr="003A623F">
        <w:rPr>
          <w:rFonts w:ascii="Times New Roman" w:hAnsi="Times New Roman"/>
          <w:spacing w:val="23"/>
          <w:sz w:val="24"/>
          <w:szCs w:val="24"/>
        </w:rPr>
        <w:t xml:space="preserve"> </w:t>
      </w:r>
      <w:r w:rsidR="00EE5BC3" w:rsidRPr="003A623F">
        <w:rPr>
          <w:rFonts w:ascii="Times New Roman" w:hAnsi="Times New Roman"/>
          <w:sz w:val="24"/>
          <w:szCs w:val="24"/>
        </w:rPr>
        <w:t>birimde</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toplanan</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çoklu</w:t>
      </w:r>
      <w:r w:rsidR="00EE5BC3" w:rsidRPr="003A623F">
        <w:rPr>
          <w:rFonts w:ascii="Times New Roman" w:hAnsi="Times New Roman"/>
          <w:spacing w:val="19"/>
          <w:sz w:val="24"/>
          <w:szCs w:val="24"/>
        </w:rPr>
        <w:t xml:space="preserve"> </w:t>
      </w:r>
      <w:r w:rsidR="00EE5BC3" w:rsidRPr="003A623F">
        <w:rPr>
          <w:rFonts w:ascii="Times New Roman" w:hAnsi="Times New Roman"/>
          <w:sz w:val="24"/>
          <w:szCs w:val="24"/>
        </w:rPr>
        <w:t>fiziksel</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disk</w:t>
      </w:r>
      <w:r w:rsidR="00EE5BC3" w:rsidRPr="003A623F">
        <w:rPr>
          <w:rFonts w:ascii="Times New Roman" w:hAnsi="Times New Roman"/>
          <w:spacing w:val="24"/>
          <w:sz w:val="24"/>
          <w:szCs w:val="24"/>
        </w:rPr>
        <w:t xml:space="preserve"> </w:t>
      </w:r>
      <w:r w:rsidR="00EE5BC3" w:rsidRPr="003A623F">
        <w:rPr>
          <w:rFonts w:ascii="Times New Roman" w:hAnsi="Times New Roman"/>
          <w:sz w:val="24"/>
          <w:szCs w:val="24"/>
        </w:rPr>
        <w:t>sürücülerinde</w:t>
      </w:r>
      <w:r w:rsidR="00EE5BC3" w:rsidRPr="003A623F">
        <w:rPr>
          <w:rFonts w:ascii="Times New Roman" w:hAnsi="Times New Roman"/>
          <w:spacing w:val="21"/>
          <w:sz w:val="24"/>
          <w:szCs w:val="24"/>
        </w:rPr>
        <w:t xml:space="preserve"> </w:t>
      </w:r>
      <w:r w:rsidR="00EE5BC3" w:rsidRPr="003A623F">
        <w:rPr>
          <w:rFonts w:ascii="Times New Roman" w:hAnsi="Times New Roman"/>
          <w:sz w:val="24"/>
          <w:szCs w:val="24"/>
        </w:rPr>
        <w:t>bulunur.</w:t>
      </w:r>
      <w:r w:rsidR="00EE5BC3" w:rsidRPr="003A623F">
        <w:rPr>
          <w:rFonts w:ascii="Times New Roman" w:hAnsi="Times New Roman"/>
          <w:spacing w:val="23"/>
          <w:sz w:val="24"/>
          <w:szCs w:val="24"/>
        </w:rPr>
        <w:t xml:space="preserve"> </w:t>
      </w:r>
      <w:r w:rsidR="00EE5BC3" w:rsidRPr="003A623F">
        <w:rPr>
          <w:rFonts w:ascii="Times New Roman" w:hAnsi="Times New Roman"/>
          <w:sz w:val="24"/>
          <w:szCs w:val="24"/>
        </w:rPr>
        <w:t>Bu tek birim, RAID uygulamalarına sahip ana bilgisayar ve işletim</w:t>
      </w:r>
      <w:r w:rsidR="00EE5BC3" w:rsidRPr="003A623F">
        <w:rPr>
          <w:rFonts w:ascii="Times New Roman" w:hAnsi="Times New Roman"/>
          <w:spacing w:val="20"/>
          <w:sz w:val="24"/>
          <w:szCs w:val="24"/>
        </w:rPr>
        <w:t xml:space="preserve"> </w:t>
      </w:r>
      <w:r w:rsidR="00EE5BC3" w:rsidRPr="003A623F">
        <w:rPr>
          <w:rFonts w:ascii="Times New Roman" w:hAnsi="Times New Roman"/>
          <w:sz w:val="24"/>
          <w:szCs w:val="24"/>
        </w:rPr>
        <w:t>sisteminde sunulmaktadır.</w:t>
      </w:r>
      <w:r w:rsidR="00EE5BC3" w:rsidRPr="003A623F">
        <w:rPr>
          <w:rFonts w:ascii="Times New Roman" w:hAnsi="Times New Roman"/>
          <w:spacing w:val="27"/>
          <w:sz w:val="24"/>
          <w:szCs w:val="24"/>
        </w:rPr>
        <w:t xml:space="preserve"> </w:t>
      </w:r>
      <w:r w:rsidR="00EE5BC3" w:rsidRPr="003A623F">
        <w:rPr>
          <w:rFonts w:ascii="Times New Roman" w:hAnsi="Times New Roman"/>
          <w:sz w:val="24"/>
          <w:szCs w:val="24"/>
        </w:rPr>
        <w:t>Bu,</w:t>
      </w:r>
      <w:r w:rsidR="00EE5BC3" w:rsidRPr="003A623F">
        <w:rPr>
          <w:rFonts w:ascii="Times New Roman" w:hAnsi="Times New Roman"/>
          <w:spacing w:val="27"/>
          <w:sz w:val="24"/>
          <w:szCs w:val="24"/>
        </w:rPr>
        <w:t xml:space="preserve"> </w:t>
      </w:r>
      <w:r w:rsidR="00EE5BC3" w:rsidRPr="003A623F">
        <w:rPr>
          <w:rFonts w:ascii="Times New Roman" w:hAnsi="Times New Roman"/>
          <w:sz w:val="24"/>
          <w:szCs w:val="24"/>
        </w:rPr>
        <w:t>sanallaştırma</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olarak</w:t>
      </w:r>
      <w:r w:rsidR="00EE5BC3" w:rsidRPr="003A623F">
        <w:rPr>
          <w:rFonts w:ascii="Times New Roman" w:hAnsi="Times New Roman"/>
          <w:spacing w:val="29"/>
          <w:sz w:val="24"/>
          <w:szCs w:val="24"/>
        </w:rPr>
        <w:t xml:space="preserve"> </w:t>
      </w:r>
      <w:r w:rsidR="00EE5BC3" w:rsidRPr="003A623F">
        <w:rPr>
          <w:rFonts w:ascii="Times New Roman" w:hAnsi="Times New Roman"/>
          <w:sz w:val="24"/>
          <w:szCs w:val="24"/>
        </w:rPr>
        <w:t>adlandırılabilir</w:t>
      </w:r>
      <w:r w:rsidR="00EE5BC3" w:rsidRPr="003A623F">
        <w:rPr>
          <w:rFonts w:ascii="Times New Roman" w:hAnsi="Times New Roman"/>
          <w:spacing w:val="27"/>
          <w:sz w:val="24"/>
          <w:szCs w:val="24"/>
        </w:rPr>
        <w:t xml:space="preserve"> </w:t>
      </w:r>
      <w:r w:rsidR="00EE5BC3" w:rsidRPr="003A623F">
        <w:rPr>
          <w:rFonts w:ascii="Times New Roman" w:hAnsi="Times New Roman"/>
          <w:sz w:val="24"/>
          <w:szCs w:val="24"/>
        </w:rPr>
        <w:t>çünkü</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arka</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planda</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iki</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veya daha fazla sürücüden oluşmasına rağmen, tüm sürücüler kullanılmaktadır ve tek</w:t>
      </w:r>
      <w:r w:rsidR="00EE5BC3" w:rsidRPr="003A623F">
        <w:rPr>
          <w:rFonts w:ascii="Times New Roman" w:hAnsi="Times New Roman"/>
          <w:spacing w:val="23"/>
          <w:sz w:val="24"/>
          <w:szCs w:val="24"/>
        </w:rPr>
        <w:t xml:space="preserve"> </w:t>
      </w:r>
      <w:r w:rsidR="00EE5BC3" w:rsidRPr="003A623F">
        <w:rPr>
          <w:rFonts w:ascii="Times New Roman" w:hAnsi="Times New Roman"/>
          <w:sz w:val="24"/>
          <w:szCs w:val="24"/>
        </w:rPr>
        <w:t>bir tutarlı sürücü olarak etkileşime girerler. Esas depolama dizisi ve</w:t>
      </w:r>
      <w:r w:rsidR="00EE5BC3" w:rsidRPr="003A623F">
        <w:rPr>
          <w:rFonts w:ascii="Times New Roman" w:hAnsi="Times New Roman"/>
          <w:spacing w:val="24"/>
          <w:sz w:val="24"/>
          <w:szCs w:val="24"/>
        </w:rPr>
        <w:t xml:space="preserve"> </w:t>
      </w:r>
      <w:r w:rsidR="00EE5BC3" w:rsidRPr="003A623F">
        <w:rPr>
          <w:rFonts w:ascii="Times New Roman" w:hAnsi="Times New Roman"/>
          <w:sz w:val="24"/>
          <w:szCs w:val="24"/>
        </w:rPr>
        <w:t>bileşenleri, depolama alanı ağı (SAN) teknolojilerinin tanıtılmasını ve</w:t>
      </w:r>
      <w:r w:rsidR="00EE5BC3" w:rsidRPr="003A623F">
        <w:rPr>
          <w:rFonts w:ascii="Times New Roman" w:hAnsi="Times New Roman"/>
          <w:spacing w:val="26"/>
          <w:sz w:val="24"/>
          <w:szCs w:val="24"/>
        </w:rPr>
        <w:t xml:space="preserve"> </w:t>
      </w:r>
      <w:r w:rsidR="00EE5BC3" w:rsidRPr="003A623F">
        <w:rPr>
          <w:rFonts w:ascii="Times New Roman" w:hAnsi="Times New Roman"/>
          <w:sz w:val="24"/>
          <w:szCs w:val="24"/>
        </w:rPr>
        <w:t>benimsenmesini yavaşlatmıştır.</w:t>
      </w:r>
      <w:r w:rsidR="00EE5BC3" w:rsidRPr="003A623F">
        <w:rPr>
          <w:rFonts w:ascii="Times New Roman" w:hAnsi="Times New Roman"/>
          <w:spacing w:val="41"/>
          <w:sz w:val="24"/>
          <w:szCs w:val="24"/>
        </w:rPr>
        <w:t xml:space="preserve"> </w:t>
      </w:r>
      <w:r w:rsidR="00EE5BC3" w:rsidRPr="003A623F">
        <w:rPr>
          <w:rFonts w:ascii="Times New Roman" w:hAnsi="Times New Roman"/>
          <w:sz w:val="24"/>
          <w:szCs w:val="24"/>
        </w:rPr>
        <w:t>Depolama</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alt</w:t>
      </w:r>
      <w:r w:rsidR="00EE5BC3" w:rsidRPr="003A623F">
        <w:rPr>
          <w:rFonts w:ascii="Times New Roman" w:hAnsi="Times New Roman"/>
          <w:spacing w:val="41"/>
          <w:sz w:val="24"/>
          <w:szCs w:val="24"/>
        </w:rPr>
        <w:t xml:space="preserve"> </w:t>
      </w:r>
      <w:r w:rsidR="00EE5BC3" w:rsidRPr="003A623F">
        <w:rPr>
          <w:rFonts w:ascii="Times New Roman" w:hAnsi="Times New Roman"/>
          <w:sz w:val="24"/>
          <w:szCs w:val="24"/>
        </w:rPr>
        <w:t>sistemlerini</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yönetmekle</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sorumlu</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olan</w:t>
      </w:r>
      <w:r w:rsidR="00EE5BC3" w:rsidRPr="003A623F">
        <w:rPr>
          <w:rFonts w:ascii="Times New Roman" w:hAnsi="Times New Roman"/>
          <w:spacing w:val="39"/>
          <w:sz w:val="24"/>
          <w:szCs w:val="24"/>
        </w:rPr>
        <w:t xml:space="preserve"> </w:t>
      </w:r>
      <w:r w:rsidR="00EE5BC3" w:rsidRPr="003A623F">
        <w:rPr>
          <w:rFonts w:ascii="Times New Roman" w:hAnsi="Times New Roman"/>
          <w:sz w:val="24"/>
          <w:szCs w:val="24"/>
        </w:rPr>
        <w:t>işletim</w:t>
      </w:r>
      <w:r w:rsidR="00EE5BC3" w:rsidRPr="003A623F">
        <w:rPr>
          <w:rFonts w:ascii="Times New Roman" w:hAnsi="Times New Roman"/>
          <w:spacing w:val="41"/>
          <w:sz w:val="24"/>
          <w:szCs w:val="24"/>
        </w:rPr>
        <w:t xml:space="preserve"> </w:t>
      </w:r>
      <w:r w:rsidR="00EE5BC3" w:rsidRPr="003A623F">
        <w:rPr>
          <w:rFonts w:ascii="Times New Roman" w:hAnsi="Times New Roman"/>
          <w:sz w:val="24"/>
          <w:szCs w:val="24"/>
        </w:rPr>
        <w:t>sistemi kodunda</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herhangi</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bir</w:t>
      </w:r>
      <w:r w:rsidR="00EE5BC3" w:rsidRPr="003A623F">
        <w:rPr>
          <w:rFonts w:ascii="Times New Roman" w:hAnsi="Times New Roman"/>
          <w:spacing w:val="34"/>
          <w:sz w:val="24"/>
          <w:szCs w:val="24"/>
        </w:rPr>
        <w:t xml:space="preserve"> </w:t>
      </w:r>
      <w:r w:rsidR="00EE5BC3" w:rsidRPr="003A623F">
        <w:rPr>
          <w:rFonts w:ascii="Times New Roman" w:hAnsi="Times New Roman"/>
          <w:sz w:val="24"/>
          <w:szCs w:val="24"/>
        </w:rPr>
        <w:t>değişim</w:t>
      </w:r>
      <w:r w:rsidR="00EE5BC3" w:rsidRPr="003A623F">
        <w:rPr>
          <w:rFonts w:ascii="Times New Roman" w:hAnsi="Times New Roman"/>
          <w:spacing w:val="34"/>
          <w:sz w:val="24"/>
          <w:szCs w:val="24"/>
        </w:rPr>
        <w:t xml:space="preserve"> </w:t>
      </w:r>
      <w:r w:rsidR="00EE5BC3" w:rsidRPr="003A623F">
        <w:rPr>
          <w:rFonts w:ascii="Times New Roman" w:hAnsi="Times New Roman"/>
          <w:sz w:val="24"/>
          <w:szCs w:val="24"/>
        </w:rPr>
        <w:t>olmaksızın,</w:t>
      </w:r>
      <w:r w:rsidR="00EE5BC3" w:rsidRPr="003A623F">
        <w:rPr>
          <w:rFonts w:ascii="Times New Roman" w:hAnsi="Times New Roman"/>
          <w:spacing w:val="35"/>
          <w:sz w:val="24"/>
          <w:szCs w:val="24"/>
        </w:rPr>
        <w:t xml:space="preserve"> </w:t>
      </w:r>
      <w:r w:rsidR="00EE5BC3" w:rsidRPr="003A623F">
        <w:rPr>
          <w:rFonts w:ascii="Times New Roman" w:hAnsi="Times New Roman"/>
          <w:sz w:val="24"/>
          <w:szCs w:val="24"/>
        </w:rPr>
        <w:t>BT</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kurumları</w:t>
      </w:r>
      <w:r w:rsidR="00EE5BC3" w:rsidRPr="003A623F">
        <w:rPr>
          <w:rFonts w:ascii="Times New Roman" w:hAnsi="Times New Roman"/>
          <w:spacing w:val="30"/>
          <w:sz w:val="24"/>
          <w:szCs w:val="24"/>
        </w:rPr>
        <w:t xml:space="preserve"> </w:t>
      </w:r>
      <w:r w:rsidR="00EE5BC3" w:rsidRPr="003A623F">
        <w:rPr>
          <w:rFonts w:ascii="Times New Roman" w:hAnsi="Times New Roman"/>
          <w:sz w:val="24"/>
          <w:szCs w:val="24"/>
        </w:rPr>
        <w:t>çoklu</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sunucular</w:t>
      </w:r>
      <w:r w:rsidR="00EE5BC3" w:rsidRPr="003A623F">
        <w:rPr>
          <w:rFonts w:ascii="Times New Roman" w:hAnsi="Times New Roman"/>
          <w:spacing w:val="34"/>
          <w:sz w:val="24"/>
          <w:szCs w:val="24"/>
        </w:rPr>
        <w:t xml:space="preserve"> </w:t>
      </w:r>
      <w:r w:rsidR="00EE5BC3" w:rsidRPr="003A623F">
        <w:rPr>
          <w:rFonts w:ascii="Times New Roman" w:hAnsi="Times New Roman"/>
          <w:sz w:val="24"/>
          <w:szCs w:val="24"/>
        </w:rPr>
        <w:t>arasında depolama bileşenlerini paylaşmaktadırlar. Her sunucunun kendine ait fiziksel</w:t>
      </w:r>
      <w:r w:rsidR="00EE5BC3" w:rsidRPr="003A623F">
        <w:rPr>
          <w:rFonts w:ascii="Times New Roman" w:hAnsi="Times New Roman"/>
          <w:spacing w:val="49"/>
          <w:sz w:val="24"/>
          <w:szCs w:val="24"/>
        </w:rPr>
        <w:t xml:space="preserve"> </w:t>
      </w:r>
      <w:r w:rsidR="00EE5BC3" w:rsidRPr="003A623F">
        <w:rPr>
          <w:rFonts w:ascii="Times New Roman" w:hAnsi="Times New Roman"/>
          <w:sz w:val="24"/>
          <w:szCs w:val="24"/>
        </w:rPr>
        <w:t>belleği olmasına rağmen, depolama yöneticileri sanal bir sürücü alanı oluşturmuşlardır</w:t>
      </w:r>
      <w:r w:rsidR="00EE5BC3" w:rsidRPr="003A623F">
        <w:rPr>
          <w:rFonts w:ascii="Times New Roman" w:hAnsi="Times New Roman"/>
          <w:spacing w:val="33"/>
          <w:sz w:val="24"/>
          <w:szCs w:val="24"/>
        </w:rPr>
        <w:t xml:space="preserve"> </w:t>
      </w:r>
      <w:r w:rsidR="00EE5BC3" w:rsidRPr="003A623F">
        <w:rPr>
          <w:rFonts w:ascii="Times New Roman" w:hAnsi="Times New Roman"/>
          <w:sz w:val="24"/>
          <w:szCs w:val="24"/>
        </w:rPr>
        <w:t>ve ana bilgisayarlar için kullanıma</w:t>
      </w:r>
      <w:r w:rsidR="00EE5BC3" w:rsidRPr="003A623F">
        <w:rPr>
          <w:rFonts w:ascii="Times New Roman" w:hAnsi="Times New Roman"/>
          <w:spacing w:val="-15"/>
          <w:sz w:val="24"/>
          <w:szCs w:val="24"/>
        </w:rPr>
        <w:t xml:space="preserve"> </w:t>
      </w:r>
      <w:r w:rsidR="00EE5BC3" w:rsidRPr="003A623F">
        <w:rPr>
          <w:rFonts w:ascii="Times New Roman" w:hAnsi="Times New Roman"/>
          <w:sz w:val="24"/>
          <w:szCs w:val="24"/>
        </w:rPr>
        <w:t>sunmuşlardır.</w:t>
      </w:r>
    </w:p>
    <w:p w14:paraId="74C227DF" w14:textId="77777777" w:rsidR="00867E47" w:rsidRDefault="00867E47">
      <w:pPr>
        <w:pStyle w:val="GvdeMetni"/>
        <w:spacing w:before="0" w:line="360" w:lineRule="auto"/>
        <w:ind w:left="0" w:firstLine="709"/>
        <w:jc w:val="both"/>
        <w:rPr>
          <w:ins w:id="2271" w:author="EMRAH COLAK" w:date="2015-07-31T12:16:00Z"/>
          <w:rFonts w:ascii="Times New Roman" w:hAnsi="Times New Roman"/>
          <w:sz w:val="24"/>
          <w:szCs w:val="24"/>
        </w:rPr>
        <w:pPrChange w:id="2272" w:author="EMRAH COLAK" w:date="2015-07-30T11:07:00Z">
          <w:pPr>
            <w:pStyle w:val="GvdeMetni"/>
            <w:spacing w:before="0" w:line="360" w:lineRule="auto"/>
            <w:ind w:left="0" w:right="-2" w:firstLine="567"/>
            <w:jc w:val="both"/>
          </w:pPr>
        </w:pPrChange>
      </w:pPr>
    </w:p>
    <w:p w14:paraId="578087FA" w14:textId="29C06B6E" w:rsidR="00867E47" w:rsidRDefault="00867E47">
      <w:pPr>
        <w:pStyle w:val="GvdeMetni"/>
        <w:spacing w:before="0" w:line="360" w:lineRule="auto"/>
        <w:ind w:left="0" w:firstLine="709"/>
        <w:jc w:val="both"/>
        <w:rPr>
          <w:ins w:id="2273" w:author="EMRAH COLAK" w:date="2015-07-30T11:08:00Z"/>
          <w:rFonts w:ascii="Times New Roman" w:hAnsi="Times New Roman"/>
          <w:sz w:val="24"/>
          <w:szCs w:val="24"/>
        </w:rPr>
        <w:pPrChange w:id="2274" w:author="EMRAH COLAK" w:date="2015-07-30T11:07:00Z">
          <w:pPr>
            <w:pStyle w:val="GvdeMetni"/>
            <w:spacing w:before="0" w:line="360" w:lineRule="auto"/>
            <w:ind w:left="0" w:right="-2" w:firstLine="567"/>
            <w:jc w:val="both"/>
          </w:pPr>
        </w:pPrChange>
      </w:pPr>
      <w:ins w:id="2275" w:author="EMRAH COLAK" w:date="2015-07-31T12:17:00Z">
        <w:r>
          <w:rPr>
            <w:rFonts w:ascii="Times New Roman" w:hAnsi="Times New Roman"/>
            <w:sz w:val="24"/>
            <w:szCs w:val="24"/>
          </w:rPr>
          <w:t xml:space="preserve">Verilerin depolandığı birim büyük bir havuz olarak düşünülüp </w:t>
        </w:r>
      </w:ins>
      <w:ins w:id="2276" w:author="EMRAH COLAK" w:date="2015-07-31T14:32:00Z">
        <w:r w:rsidR="00685147">
          <w:rPr>
            <w:rFonts w:ascii="Times New Roman" w:hAnsi="Times New Roman"/>
            <w:sz w:val="24"/>
            <w:szCs w:val="24"/>
          </w:rPr>
          <w:t>t</w:t>
        </w:r>
      </w:ins>
      <w:ins w:id="2277" w:author="EMRAH COLAK" w:date="2015-07-31T12:17:00Z">
        <w:r>
          <w:rPr>
            <w:rFonts w:ascii="Times New Roman" w:hAnsi="Times New Roman"/>
            <w:sz w:val="24"/>
            <w:szCs w:val="24"/>
          </w:rPr>
          <w:t xml:space="preserve">amamen bu havuzu yöneten bir kullanıcı tarafından istenilen çeşitli mimarilerde tasarlanılabilir. Böylelikle </w:t>
        </w:r>
      </w:ins>
      <w:ins w:id="2278" w:author="EMRAH COLAK" w:date="2015-07-31T12:18:00Z">
        <w:r>
          <w:rPr>
            <w:rFonts w:ascii="Times New Roman" w:hAnsi="Times New Roman"/>
            <w:sz w:val="24"/>
            <w:szCs w:val="24"/>
          </w:rPr>
          <w:t>fazla ve kullanılmayan depolama b</w:t>
        </w:r>
        <w:r w:rsidR="00685147">
          <w:rPr>
            <w:rFonts w:ascii="Times New Roman" w:hAnsi="Times New Roman"/>
            <w:sz w:val="24"/>
            <w:szCs w:val="24"/>
          </w:rPr>
          <w:t>irimlerinin önüne geçilmiş olarak optimum verim elde edilir.</w:t>
        </w:r>
      </w:ins>
    </w:p>
    <w:p w14:paraId="11E3778C" w14:textId="77777777" w:rsidR="00934DC7" w:rsidRDefault="00934DC7">
      <w:pPr>
        <w:pStyle w:val="GvdeMetni"/>
        <w:spacing w:before="0" w:line="360" w:lineRule="auto"/>
        <w:ind w:left="0" w:firstLine="709"/>
        <w:jc w:val="both"/>
        <w:rPr>
          <w:ins w:id="2279" w:author="EMRAH COLAK" w:date="2015-07-30T11:11:00Z"/>
          <w:rFonts w:ascii="Times New Roman" w:hAnsi="Times New Roman"/>
          <w:sz w:val="24"/>
          <w:szCs w:val="24"/>
        </w:rPr>
        <w:pPrChange w:id="2280" w:author="EMRAH COLAK" w:date="2015-07-30T11:07:00Z">
          <w:pPr>
            <w:pStyle w:val="GvdeMetni"/>
            <w:spacing w:before="0" w:line="360" w:lineRule="auto"/>
            <w:ind w:left="0" w:right="-2" w:firstLine="567"/>
            <w:jc w:val="both"/>
          </w:pPr>
        </w:pPrChange>
      </w:pPr>
    </w:p>
    <w:p w14:paraId="5BD7920F" w14:textId="640C9C80" w:rsidR="00934DC7" w:rsidRPr="003A623F" w:rsidDel="00A420C2" w:rsidRDefault="00934DC7">
      <w:pPr>
        <w:pStyle w:val="GvdeMetni"/>
        <w:spacing w:before="0" w:line="360" w:lineRule="auto"/>
        <w:ind w:left="0" w:firstLine="709"/>
        <w:jc w:val="both"/>
        <w:rPr>
          <w:del w:id="2281" w:author="EMRAH COLAK" w:date="2015-07-31T11:54:00Z"/>
          <w:rFonts w:ascii="Times New Roman" w:hAnsi="Times New Roman"/>
          <w:sz w:val="24"/>
          <w:szCs w:val="24"/>
        </w:rPr>
        <w:pPrChange w:id="2282" w:author="EMRAH COLAK" w:date="2015-07-30T11:07:00Z">
          <w:pPr>
            <w:pStyle w:val="GvdeMetni"/>
            <w:spacing w:before="0" w:line="360" w:lineRule="auto"/>
            <w:ind w:left="0" w:right="-2" w:firstLine="567"/>
            <w:jc w:val="both"/>
          </w:pPr>
        </w:pPrChange>
      </w:pPr>
    </w:p>
    <w:p w14:paraId="60849455" w14:textId="77777777" w:rsidR="00386E38" w:rsidRDefault="00386E38">
      <w:pPr>
        <w:pStyle w:val="GvdeMetni"/>
        <w:spacing w:before="0" w:line="360" w:lineRule="auto"/>
        <w:ind w:left="0" w:firstLine="709"/>
        <w:jc w:val="both"/>
        <w:rPr>
          <w:ins w:id="2283" w:author="EMRAH COLAK" w:date="2015-07-30T11:08:00Z"/>
          <w:rFonts w:ascii="Times New Roman" w:hAnsi="Times New Roman"/>
          <w:sz w:val="24"/>
          <w:szCs w:val="24"/>
        </w:rPr>
        <w:pPrChange w:id="2284" w:author="EMRAH COLAK" w:date="2015-07-30T11:07:00Z">
          <w:pPr>
            <w:pStyle w:val="GvdeMetni"/>
            <w:spacing w:before="0" w:line="360" w:lineRule="auto"/>
            <w:ind w:left="0" w:right="102" w:firstLine="567"/>
            <w:jc w:val="both"/>
          </w:pPr>
        </w:pPrChange>
      </w:pPr>
      <w:r w:rsidRPr="003A623F">
        <w:rPr>
          <w:rFonts w:ascii="Times New Roman" w:hAnsi="Times New Roman"/>
          <w:sz w:val="24"/>
          <w:szCs w:val="24"/>
        </w:rPr>
        <w:t>Veri Depolama sanallaştırmasını bir sonraki aşamaya taşıyan daha gelişmiş teknolojiler piyasaya çıkmaya başlamıştır. Var olan ürünler, ana bilgisayara herhangi bir müdahalede bulunmadan, kurallara ve yönergelere (bellek yönergeleri, veri zamanı ya da son erişim gibi) dayanarak, belleği bir platformdan arka plandaki diğer bir platforma taşıyabilir.</w:t>
      </w:r>
    </w:p>
    <w:p w14:paraId="5E6E007D" w14:textId="77777777" w:rsidR="00934DC7" w:rsidRPr="003A623F" w:rsidRDefault="00934DC7">
      <w:pPr>
        <w:pStyle w:val="GvdeMetni"/>
        <w:spacing w:before="0" w:line="360" w:lineRule="auto"/>
        <w:ind w:left="0" w:firstLine="709"/>
        <w:jc w:val="both"/>
        <w:rPr>
          <w:rFonts w:ascii="Times New Roman" w:hAnsi="Times New Roman"/>
          <w:sz w:val="24"/>
          <w:szCs w:val="24"/>
        </w:rPr>
        <w:pPrChange w:id="2285" w:author="EMRAH COLAK" w:date="2015-07-30T11:07:00Z">
          <w:pPr>
            <w:pStyle w:val="GvdeMetni"/>
            <w:spacing w:before="0" w:line="360" w:lineRule="auto"/>
            <w:ind w:left="0" w:right="102" w:firstLine="567"/>
            <w:jc w:val="both"/>
          </w:pPr>
        </w:pPrChange>
      </w:pPr>
    </w:p>
    <w:p w14:paraId="593B6AAD" w14:textId="77777777" w:rsidR="00460889" w:rsidRDefault="00EE5BC3">
      <w:pPr>
        <w:pStyle w:val="GvdeMetni"/>
        <w:spacing w:before="0" w:line="360" w:lineRule="auto"/>
        <w:ind w:left="0" w:firstLine="709"/>
        <w:jc w:val="both"/>
        <w:rPr>
          <w:ins w:id="2286" w:author="EMRAH COLAK" w:date="2015-07-30T11:08:00Z"/>
          <w:rFonts w:ascii="Times New Roman" w:hAnsi="Times New Roman"/>
          <w:sz w:val="24"/>
          <w:szCs w:val="24"/>
        </w:rPr>
        <w:pPrChange w:id="2287" w:author="EMRAH COLAK" w:date="2015-07-30T11:07:00Z">
          <w:pPr>
            <w:pStyle w:val="GvdeMetni"/>
            <w:spacing w:before="125" w:line="360" w:lineRule="auto"/>
            <w:ind w:left="0" w:right="100" w:firstLine="567"/>
            <w:jc w:val="both"/>
          </w:pPr>
        </w:pPrChange>
      </w:pPr>
      <w:r w:rsidRPr="003A623F">
        <w:rPr>
          <w:rFonts w:ascii="Times New Roman" w:hAnsi="Times New Roman"/>
          <w:sz w:val="24"/>
          <w:szCs w:val="24"/>
        </w:rPr>
        <w:t>Uygulama yazılımlarının depolama becerisini kullanma tarzlarındaki</w:t>
      </w:r>
      <w:r w:rsidRPr="003A623F">
        <w:rPr>
          <w:rFonts w:ascii="Times New Roman" w:hAnsi="Times New Roman"/>
          <w:spacing w:val="33"/>
          <w:sz w:val="24"/>
          <w:szCs w:val="24"/>
        </w:rPr>
        <w:t xml:space="preserve"> </w:t>
      </w:r>
      <w:r w:rsidRPr="003A623F">
        <w:rPr>
          <w:rFonts w:ascii="Times New Roman" w:hAnsi="Times New Roman"/>
          <w:sz w:val="24"/>
          <w:szCs w:val="24"/>
        </w:rPr>
        <w:t>gelişme, zamanla disk bölümü veya disk aygıtı soyutlamasının ötesinde</w:t>
      </w:r>
      <w:r w:rsidRPr="003A623F">
        <w:rPr>
          <w:rFonts w:ascii="Times New Roman" w:hAnsi="Times New Roman"/>
          <w:spacing w:val="52"/>
          <w:sz w:val="24"/>
          <w:szCs w:val="24"/>
        </w:rPr>
        <w:t xml:space="preserve"> </w:t>
      </w:r>
      <w:r w:rsidRPr="003A623F">
        <w:rPr>
          <w:rFonts w:ascii="Times New Roman" w:hAnsi="Times New Roman"/>
          <w:sz w:val="24"/>
          <w:szCs w:val="24"/>
        </w:rPr>
        <w:t>depolama soyutlamalarının gelişmesini de sağlamıştır. Özellikle, dağıtık ve paralel</w:t>
      </w:r>
      <w:r w:rsidRPr="003A623F">
        <w:rPr>
          <w:rFonts w:ascii="Times New Roman" w:hAnsi="Times New Roman"/>
          <w:spacing w:val="37"/>
          <w:sz w:val="24"/>
          <w:szCs w:val="24"/>
        </w:rPr>
        <w:t xml:space="preserve"> </w:t>
      </w:r>
      <w:r w:rsidRPr="003A623F">
        <w:rPr>
          <w:rFonts w:ascii="Times New Roman" w:hAnsi="Times New Roman"/>
          <w:sz w:val="24"/>
          <w:szCs w:val="24"/>
        </w:rPr>
        <w:t>dosya sistemlerinin kullanılması ve nesne deposu biçiminde çalışan ilişkisel olmayan very depolarının yaygınlaşması, hem veri depolama sanallaştırması arayüzlerinin hem</w:t>
      </w:r>
      <w:r w:rsidRPr="003A623F">
        <w:rPr>
          <w:rFonts w:ascii="Times New Roman" w:hAnsi="Times New Roman"/>
          <w:spacing w:val="-16"/>
          <w:sz w:val="24"/>
          <w:szCs w:val="24"/>
        </w:rPr>
        <w:t xml:space="preserve"> </w:t>
      </w:r>
      <w:r w:rsidRPr="003A623F">
        <w:rPr>
          <w:rFonts w:ascii="Times New Roman" w:hAnsi="Times New Roman"/>
          <w:sz w:val="24"/>
          <w:szCs w:val="24"/>
        </w:rPr>
        <w:t>de alt yapılarının önemli derecede değişmeye başlamasına neden</w:t>
      </w:r>
      <w:r w:rsidRPr="003A623F">
        <w:rPr>
          <w:rFonts w:ascii="Times New Roman" w:hAnsi="Times New Roman"/>
          <w:spacing w:val="-27"/>
          <w:sz w:val="24"/>
          <w:szCs w:val="24"/>
        </w:rPr>
        <w:t xml:space="preserve"> </w:t>
      </w:r>
      <w:r w:rsidRPr="003A623F">
        <w:rPr>
          <w:rFonts w:ascii="Times New Roman" w:hAnsi="Times New Roman"/>
          <w:sz w:val="24"/>
          <w:szCs w:val="24"/>
        </w:rPr>
        <w:t>olmuştur.</w:t>
      </w:r>
    </w:p>
    <w:p w14:paraId="3D1591F4" w14:textId="77777777" w:rsidR="00934DC7" w:rsidRPr="003A623F" w:rsidRDefault="00934DC7">
      <w:pPr>
        <w:pStyle w:val="GvdeMetni"/>
        <w:spacing w:before="0" w:line="360" w:lineRule="auto"/>
        <w:ind w:left="0" w:firstLine="709"/>
        <w:jc w:val="both"/>
        <w:rPr>
          <w:rFonts w:ascii="Times New Roman" w:hAnsi="Times New Roman"/>
          <w:sz w:val="24"/>
          <w:szCs w:val="24"/>
        </w:rPr>
        <w:pPrChange w:id="2288" w:author="EMRAH COLAK" w:date="2015-07-30T11:07:00Z">
          <w:pPr>
            <w:pStyle w:val="GvdeMetni"/>
            <w:spacing w:before="125" w:line="360" w:lineRule="auto"/>
            <w:ind w:left="0" w:right="100" w:firstLine="567"/>
            <w:jc w:val="both"/>
          </w:pPr>
        </w:pPrChange>
      </w:pPr>
    </w:p>
    <w:p w14:paraId="57785AF8" w14:textId="50AA74BF" w:rsidR="008025B2" w:rsidRDefault="008025B2">
      <w:pPr>
        <w:pStyle w:val="GvdeMetni"/>
        <w:spacing w:before="0" w:line="360" w:lineRule="auto"/>
        <w:ind w:left="0" w:firstLine="709"/>
        <w:jc w:val="both"/>
        <w:rPr>
          <w:ins w:id="2289" w:author="EMRAH COLAK" w:date="2015-07-30T11:08:00Z"/>
          <w:rFonts w:ascii="Times New Roman" w:hAnsi="Times New Roman"/>
          <w:sz w:val="24"/>
          <w:szCs w:val="24"/>
        </w:rPr>
        <w:pPrChange w:id="2290" w:author="EMRAH COLAK" w:date="2015-07-30T11:07:00Z">
          <w:pPr>
            <w:pStyle w:val="GvdeMetni"/>
            <w:spacing w:before="125" w:line="360" w:lineRule="auto"/>
            <w:ind w:left="0" w:right="100" w:firstLine="567"/>
            <w:jc w:val="both"/>
          </w:pPr>
        </w:pPrChange>
      </w:pPr>
      <w:r w:rsidRPr="003A623F">
        <w:rPr>
          <w:rFonts w:ascii="Times New Roman" w:hAnsi="Times New Roman"/>
          <w:sz w:val="24"/>
          <w:szCs w:val="24"/>
        </w:rPr>
        <w:t xml:space="preserve">Depolama sanallaştırma teknolojisi, büyük ölçekli bir sistemde aşağıdakileri yapabilme becerisi kazandırarak, sanal altyapı için depolama kaynaklarını yönetmenin </w:t>
      </w:r>
      <w:r w:rsidRPr="003A623F">
        <w:rPr>
          <w:rFonts w:ascii="Times New Roman" w:hAnsi="Times New Roman"/>
          <w:sz w:val="24"/>
          <w:szCs w:val="24"/>
        </w:rPr>
        <w:lastRenderedPageBreak/>
        <w:t>öncelikle daha iyi bir yolunu sağlar</w:t>
      </w:r>
      <w:ins w:id="2291" w:author="EMRAH COLAK" w:date="2015-07-30T11:25:00Z">
        <w:r w:rsidR="00F77D4B">
          <w:rPr>
            <w:rFonts w:ascii="Times New Roman" w:hAnsi="Times New Roman"/>
            <w:sz w:val="24"/>
            <w:szCs w:val="24"/>
          </w:rPr>
          <w:t xml:space="preserve">. </w:t>
        </w:r>
      </w:ins>
      <w:del w:id="2292" w:author="EMRAH COLAK" w:date="2015-07-30T11:25:00Z">
        <w:r w:rsidRPr="003A623F" w:rsidDel="00F77D4B">
          <w:rPr>
            <w:rFonts w:ascii="Times New Roman" w:hAnsi="Times New Roman"/>
            <w:sz w:val="24"/>
            <w:szCs w:val="24"/>
          </w:rPr>
          <w:delText>:</w:delText>
        </w:r>
      </w:del>
    </w:p>
    <w:p w14:paraId="7F8D0F9C" w14:textId="364D97AF" w:rsidR="00934DC7" w:rsidRPr="003A623F" w:rsidDel="00F77D4B" w:rsidRDefault="00934DC7">
      <w:pPr>
        <w:pStyle w:val="GvdeMetni"/>
        <w:spacing w:before="0" w:line="360" w:lineRule="auto"/>
        <w:ind w:left="0" w:firstLine="709"/>
        <w:jc w:val="both"/>
        <w:rPr>
          <w:del w:id="2293" w:author="EMRAH COLAK" w:date="2015-07-30T11:25:00Z"/>
          <w:rFonts w:ascii="Times New Roman" w:hAnsi="Times New Roman"/>
          <w:sz w:val="24"/>
          <w:szCs w:val="24"/>
        </w:rPr>
        <w:pPrChange w:id="2294" w:author="EMRAH COLAK" w:date="2015-07-30T11:07:00Z">
          <w:pPr>
            <w:pStyle w:val="GvdeMetni"/>
            <w:spacing w:before="125" w:line="360" w:lineRule="auto"/>
            <w:ind w:left="0" w:right="100" w:firstLine="567"/>
            <w:jc w:val="both"/>
          </w:pPr>
        </w:pPrChange>
      </w:pPr>
    </w:p>
    <w:p w14:paraId="3F46BA0E" w14:textId="216915C0" w:rsidR="008025B2" w:rsidRPr="003A623F" w:rsidRDefault="008025B2">
      <w:pPr>
        <w:pStyle w:val="GvdeMetni"/>
        <w:numPr>
          <w:ilvl w:val="0"/>
          <w:numId w:val="31"/>
        </w:numPr>
        <w:spacing w:before="0" w:line="360" w:lineRule="auto"/>
        <w:ind w:left="0" w:firstLine="709"/>
        <w:jc w:val="both"/>
        <w:rPr>
          <w:rFonts w:ascii="Times New Roman" w:hAnsi="Times New Roman"/>
          <w:sz w:val="24"/>
          <w:szCs w:val="24"/>
        </w:rPr>
        <w:pPrChange w:id="2295" w:author="EMRAH COLAK" w:date="2015-07-30T11:07:00Z">
          <w:pPr>
            <w:pStyle w:val="GvdeMetni"/>
            <w:numPr>
              <w:numId w:val="31"/>
            </w:numPr>
            <w:spacing w:before="125" w:line="360" w:lineRule="auto"/>
            <w:ind w:left="851" w:right="100" w:hanging="360"/>
            <w:jc w:val="both"/>
          </w:pPr>
        </w:pPrChange>
      </w:pPr>
      <w:r w:rsidRPr="003A623F">
        <w:rPr>
          <w:rFonts w:ascii="Times New Roman" w:hAnsi="Times New Roman"/>
          <w:sz w:val="24"/>
          <w:szCs w:val="24"/>
        </w:rPr>
        <w:t>Depolama kaynağı kullanımını ve esnekliğini büyük ölçüde geliştirme</w:t>
      </w:r>
      <w:ins w:id="2296" w:author="EMRAH COLAK" w:date="2015-07-30T11:11:00Z">
        <w:r w:rsidR="00CC7780">
          <w:rPr>
            <w:rFonts w:ascii="Times New Roman" w:hAnsi="Times New Roman"/>
            <w:sz w:val="24"/>
            <w:szCs w:val="24"/>
          </w:rPr>
          <w:t>.</w:t>
        </w:r>
      </w:ins>
    </w:p>
    <w:p w14:paraId="175C7C63" w14:textId="577434AD" w:rsidR="008025B2" w:rsidRPr="003A623F" w:rsidRDefault="008025B2">
      <w:pPr>
        <w:pStyle w:val="GvdeMetni"/>
        <w:numPr>
          <w:ilvl w:val="0"/>
          <w:numId w:val="31"/>
        </w:numPr>
        <w:spacing w:before="0" w:line="360" w:lineRule="auto"/>
        <w:ind w:left="0" w:firstLine="709"/>
        <w:jc w:val="both"/>
        <w:rPr>
          <w:rFonts w:ascii="Times New Roman" w:hAnsi="Times New Roman"/>
          <w:sz w:val="24"/>
          <w:szCs w:val="24"/>
        </w:rPr>
        <w:pPrChange w:id="2297" w:author="EMRAH COLAK" w:date="2015-07-30T11:07:00Z">
          <w:pPr>
            <w:pStyle w:val="GvdeMetni"/>
            <w:numPr>
              <w:numId w:val="31"/>
            </w:numPr>
            <w:spacing w:before="125" w:line="360" w:lineRule="auto"/>
            <w:ind w:left="851" w:right="100" w:hanging="360"/>
            <w:jc w:val="both"/>
          </w:pPr>
        </w:pPrChange>
      </w:pPr>
      <w:r w:rsidRPr="003A623F">
        <w:rPr>
          <w:rFonts w:ascii="Times New Roman" w:hAnsi="Times New Roman"/>
          <w:sz w:val="24"/>
          <w:szCs w:val="24"/>
        </w:rPr>
        <w:t>Depolama topolojisinden bağımsız olarak, işletim sistemi düzeltme eki ve sürücü gerekliliklerini basitleştirme</w:t>
      </w:r>
      <w:ins w:id="2298" w:author="EMRAH COLAK" w:date="2015-07-30T11:11:00Z">
        <w:r w:rsidR="00CC7780">
          <w:rPr>
            <w:rFonts w:ascii="Times New Roman" w:hAnsi="Times New Roman"/>
            <w:sz w:val="24"/>
            <w:szCs w:val="24"/>
          </w:rPr>
          <w:t>.</w:t>
        </w:r>
      </w:ins>
    </w:p>
    <w:p w14:paraId="521C9883" w14:textId="2015A718" w:rsidR="008025B2" w:rsidRPr="003A623F" w:rsidRDefault="008025B2">
      <w:pPr>
        <w:pStyle w:val="GvdeMetni"/>
        <w:numPr>
          <w:ilvl w:val="0"/>
          <w:numId w:val="31"/>
        </w:numPr>
        <w:spacing w:before="0" w:line="360" w:lineRule="auto"/>
        <w:ind w:left="0" w:firstLine="709"/>
        <w:jc w:val="both"/>
        <w:rPr>
          <w:rFonts w:ascii="Times New Roman" w:hAnsi="Times New Roman"/>
          <w:sz w:val="24"/>
          <w:szCs w:val="24"/>
        </w:rPr>
        <w:pPrChange w:id="2299" w:author="EMRAH COLAK" w:date="2015-07-30T11:07:00Z">
          <w:pPr>
            <w:pStyle w:val="GvdeMetni"/>
            <w:numPr>
              <w:numId w:val="31"/>
            </w:numPr>
            <w:spacing w:before="125" w:line="360" w:lineRule="auto"/>
            <w:ind w:left="851" w:right="100" w:hanging="360"/>
            <w:jc w:val="both"/>
          </w:pPr>
        </w:pPrChange>
      </w:pPr>
      <w:r w:rsidRPr="003A623F">
        <w:rPr>
          <w:rFonts w:ascii="Times New Roman" w:hAnsi="Times New Roman"/>
          <w:sz w:val="24"/>
          <w:szCs w:val="24"/>
        </w:rPr>
        <w:t>Mevcut depolama altyapınızı dengeleme ve tamamlama</w:t>
      </w:r>
      <w:r w:rsidRPr="003A623F">
        <w:rPr>
          <w:rStyle w:val="DipnotBavurusu"/>
          <w:rFonts w:ascii="Times New Roman" w:hAnsi="Times New Roman"/>
          <w:sz w:val="24"/>
          <w:szCs w:val="24"/>
        </w:rPr>
        <w:footnoteReference w:id="31"/>
      </w:r>
      <w:ins w:id="2329" w:author="EMRAH COLAK" w:date="2015-07-30T11:11:00Z">
        <w:r w:rsidR="00CC7780">
          <w:rPr>
            <w:rFonts w:ascii="Times New Roman" w:hAnsi="Times New Roman"/>
            <w:sz w:val="24"/>
            <w:szCs w:val="24"/>
          </w:rPr>
          <w:t>.</w:t>
        </w:r>
      </w:ins>
    </w:p>
    <w:p w14:paraId="2E13BC6C" w14:textId="77777777" w:rsidR="00460889" w:rsidRDefault="00460889">
      <w:pPr>
        <w:pStyle w:val="GvdeMetni"/>
        <w:spacing w:before="0" w:line="360" w:lineRule="auto"/>
        <w:ind w:left="0"/>
        <w:jc w:val="both"/>
        <w:pPrChange w:id="2330" w:author="EMRAH COLAK" w:date="2015-07-30T11:07:00Z">
          <w:pPr>
            <w:pStyle w:val="GvdeMetni"/>
            <w:spacing w:before="125" w:line="360" w:lineRule="auto"/>
            <w:ind w:left="0" w:right="100"/>
            <w:jc w:val="both"/>
          </w:pPr>
        </w:pPrChange>
      </w:pPr>
    </w:p>
    <w:p w14:paraId="4630451D" w14:textId="7324F238" w:rsidR="00F531C7" w:rsidRDefault="00460889" w:rsidP="00685147">
      <w:pPr>
        <w:pStyle w:val="Balk3"/>
        <w:pPrChange w:id="2331" w:author="EMRAH COLAK" w:date="2015-07-31T14:33:00Z">
          <w:pPr>
            <w:pStyle w:val="Balk3"/>
            <w:numPr>
              <w:numId w:val="48"/>
            </w:numPr>
            <w:ind w:left="1146" w:hanging="720"/>
          </w:pPr>
        </w:pPrChange>
      </w:pPr>
      <w:bookmarkStart w:id="2332" w:name="_Toc425946762"/>
      <w:r>
        <w:t>Veri ve Veritabanı</w:t>
      </w:r>
      <w:r w:rsidRPr="00EE5BC3">
        <w:t xml:space="preserve"> Sanallaştırması</w:t>
      </w:r>
      <w:bookmarkEnd w:id="2332"/>
    </w:p>
    <w:p w14:paraId="2E6A45FC" w14:textId="3E0B9DC1" w:rsidR="00121763" w:rsidRDefault="00460889">
      <w:pPr>
        <w:spacing w:after="0" w:line="360" w:lineRule="auto"/>
        <w:ind w:firstLine="709"/>
        <w:jc w:val="both"/>
        <w:rPr>
          <w:ins w:id="2333" w:author="EMRAH COLAK" w:date="2015-07-31T12:20:00Z"/>
          <w:rFonts w:ascii="Times New Roman" w:hAnsi="Times New Roman"/>
          <w:sz w:val="24"/>
          <w:szCs w:val="24"/>
        </w:rPr>
      </w:pPr>
      <w:r w:rsidRPr="00F531C7">
        <w:rPr>
          <w:rFonts w:ascii="Times New Roman" w:hAnsi="Times New Roman"/>
          <w:sz w:val="24"/>
          <w:szCs w:val="24"/>
        </w:rPr>
        <w:t xml:space="preserve">Veri sanallaştırması kullanıcıların tamamen farklı bölgelerde yer alan çeşitli kaynaklara verinin ne olduğuna nerede olduğuna bakmaksızın erişimine imkân sağlar. Veritabanı sanallaştırması katmanlar üzerinde yapılan sanallaştırmadır. Donanım kaynaklarının genişletilmesine ve bu sayede kaynakları, uygulamaların ve kullanıcıların daha iyi paylaşılmasına imkân sağlar. Bunun yanında ölçeklendirilebilir hesaplamalara daha fazla izin verir. </w:t>
      </w:r>
      <w:ins w:id="2334" w:author="EMRAH COLAK" w:date="2015-07-31T12:20:00Z">
        <w:r w:rsidR="00121763">
          <w:rPr>
            <w:rFonts w:ascii="Times New Roman" w:hAnsi="Times New Roman"/>
            <w:sz w:val="24"/>
            <w:szCs w:val="24"/>
          </w:rPr>
          <w:t>Böylelikle kullanıcılar verileri eliyle koymuş gibi bulurlar ve bu verileri yetkileri ölçüsünde anlık değiştirme gözleme yeniden gözden geçirme gibi olanaklar sunar.</w:t>
        </w:r>
      </w:ins>
    </w:p>
    <w:p w14:paraId="44D8471F" w14:textId="77777777" w:rsidR="00386E38" w:rsidRDefault="00386E38">
      <w:pPr>
        <w:spacing w:after="0" w:line="360" w:lineRule="auto"/>
        <w:ind w:firstLine="709"/>
        <w:jc w:val="both"/>
        <w:rPr>
          <w:ins w:id="2335" w:author="EMRAH COLAK" w:date="2015-07-31T12:20:00Z"/>
          <w:rFonts w:ascii="Times New Roman" w:hAnsi="Times New Roman"/>
          <w:sz w:val="24"/>
          <w:szCs w:val="24"/>
        </w:rPr>
        <w:pPrChange w:id="2336" w:author="EMRAH COLAK" w:date="2015-07-30T11:07:00Z">
          <w:pPr>
            <w:spacing w:line="360" w:lineRule="auto"/>
            <w:ind w:firstLine="709"/>
            <w:jc w:val="both"/>
          </w:pPr>
        </w:pPrChange>
      </w:pPr>
    </w:p>
    <w:p w14:paraId="4AE700A0" w14:textId="5EAFBA58" w:rsidR="00121763" w:rsidRPr="00121763" w:rsidDel="00121763" w:rsidRDefault="00121763">
      <w:pPr>
        <w:spacing w:after="0" w:line="360" w:lineRule="auto"/>
        <w:ind w:firstLine="709"/>
        <w:jc w:val="both"/>
        <w:rPr>
          <w:del w:id="2337" w:author="EMRAH COLAK" w:date="2015-07-31T12:20:00Z"/>
          <w:rFonts w:ascii="Times New Roman" w:hAnsi="Times New Roman"/>
          <w:sz w:val="24"/>
          <w:szCs w:val="24"/>
          <w:rPrChange w:id="2338" w:author="EMRAH COLAK" w:date="2015-07-31T12:19:00Z">
            <w:rPr>
              <w:del w:id="2339" w:author="EMRAH COLAK" w:date="2015-07-31T12:20:00Z"/>
              <w:rFonts w:ascii="Times New Roman" w:hAnsi="Times New Roman"/>
              <w:b/>
              <w:sz w:val="24"/>
              <w:szCs w:val="24"/>
            </w:rPr>
          </w:rPrChange>
        </w:rPr>
        <w:pPrChange w:id="2340" w:author="EMRAH COLAK" w:date="2015-07-30T11:07:00Z">
          <w:pPr>
            <w:spacing w:line="360" w:lineRule="auto"/>
            <w:ind w:firstLine="709"/>
            <w:jc w:val="both"/>
          </w:pPr>
        </w:pPrChange>
      </w:pPr>
    </w:p>
    <w:p w14:paraId="382D4515" w14:textId="77777777" w:rsidR="00460889" w:rsidRDefault="00460889">
      <w:pPr>
        <w:spacing w:after="0" w:line="360" w:lineRule="auto"/>
        <w:ind w:firstLine="709"/>
        <w:jc w:val="both"/>
        <w:rPr>
          <w:ins w:id="2341" w:author="EMRAH COLAK" w:date="2015-07-30T11:12:00Z"/>
          <w:rFonts w:ascii="Times New Roman" w:hAnsi="Times New Roman"/>
          <w:sz w:val="24"/>
          <w:szCs w:val="24"/>
        </w:rPr>
        <w:pPrChange w:id="2342" w:author="EMRAH COLAK" w:date="2015-07-30T11:07:00Z">
          <w:pPr>
            <w:spacing w:line="360" w:lineRule="auto"/>
            <w:ind w:firstLine="709"/>
            <w:jc w:val="both"/>
          </w:pPr>
        </w:pPrChange>
      </w:pPr>
      <w:r w:rsidRPr="00F531C7">
        <w:rPr>
          <w:rFonts w:ascii="Times New Roman" w:hAnsi="Times New Roman"/>
          <w:sz w:val="24"/>
          <w:szCs w:val="24"/>
        </w:rPr>
        <w:t>Veritabanı sanallaştırması veritabanı yönetim sisteminin birçok örneğini kullanmaya izin verir. Bu çalışmalar genelde veri kaynaklarına ulaşmada ve veri depolama sistemlerinde kullanılmaktadır. Var olan bilgisayar altyapısına çeviklik ve esneklik kazandırma, veritabanı başarımını arttırmak, bilgisayar kaynaklarını paylaşmak için havuz oluşturma, yönetimi ve idareyi kolaylaştırma, hata toleransını arttırma, önemli ticari verilerin eş zamanlı yedeklenmesine imkân sağlama, birliğin toplamda yaptığı masrafı aza indirmek gibi amaçlarla kullanılır.</w:t>
      </w:r>
    </w:p>
    <w:p w14:paraId="79B7F9D0" w14:textId="77777777" w:rsidR="00CC7780" w:rsidRPr="00F531C7" w:rsidRDefault="00CC7780">
      <w:pPr>
        <w:spacing w:after="0" w:line="360" w:lineRule="auto"/>
        <w:ind w:firstLine="709"/>
        <w:jc w:val="both"/>
        <w:rPr>
          <w:rFonts w:ascii="Times New Roman" w:hAnsi="Times New Roman"/>
          <w:b/>
          <w:sz w:val="24"/>
          <w:szCs w:val="24"/>
        </w:rPr>
        <w:pPrChange w:id="2343" w:author="EMRAH COLAK" w:date="2015-07-30T11:07:00Z">
          <w:pPr>
            <w:spacing w:line="360" w:lineRule="auto"/>
            <w:ind w:firstLine="709"/>
            <w:jc w:val="both"/>
          </w:pPr>
        </w:pPrChange>
      </w:pPr>
    </w:p>
    <w:p w14:paraId="3BC001C8" w14:textId="06007E3F" w:rsidR="00CB6D0A" w:rsidRDefault="00386E38" w:rsidP="00685147">
      <w:pPr>
        <w:pStyle w:val="Balk3"/>
        <w:pPrChange w:id="2344" w:author="EMRAH COLAK" w:date="2015-07-31T14:33:00Z">
          <w:pPr>
            <w:pStyle w:val="Balk3"/>
          </w:pPr>
        </w:pPrChange>
      </w:pPr>
      <w:del w:id="2345" w:author="EMRAH COLAK" w:date="2015-07-29T15:07:00Z">
        <w:r w:rsidDel="00116CBA">
          <w:delText>1.4.6</w:delText>
        </w:r>
        <w:r w:rsidR="00F05F5B" w:rsidDel="00116CBA">
          <w:delText xml:space="preserve">  </w:delText>
        </w:r>
      </w:del>
      <w:del w:id="2346" w:author="EMRAH COLAK" w:date="2015-07-29T14:54:00Z">
        <w:r w:rsidR="00F05F5B" w:rsidDel="00B3673B">
          <w:delText xml:space="preserve"> </w:delText>
        </w:r>
      </w:del>
      <w:bookmarkStart w:id="2347" w:name="_Toc425946763"/>
      <w:r>
        <w:t>Ağ</w:t>
      </w:r>
      <w:r w:rsidRPr="00EE5BC3">
        <w:t xml:space="preserve"> Sanallaştırması</w:t>
      </w:r>
      <w:bookmarkEnd w:id="2347"/>
    </w:p>
    <w:p w14:paraId="5011369D" w14:textId="31E42FA2" w:rsidR="00386E38" w:rsidRDefault="00386E38">
      <w:pPr>
        <w:pStyle w:val="GvdeMetni"/>
        <w:spacing w:before="0" w:line="360" w:lineRule="auto"/>
        <w:ind w:left="0" w:firstLine="709"/>
        <w:jc w:val="both"/>
        <w:rPr>
          <w:ins w:id="2348" w:author="EMRAH COLAK" w:date="2015-07-30T11:12:00Z"/>
          <w:rFonts w:ascii="Times New Roman" w:hAnsi="Times New Roman"/>
          <w:sz w:val="24"/>
          <w:szCs w:val="24"/>
        </w:rPr>
        <w:pPrChange w:id="2349"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Ağ sanallaştırması, ağdaki uygun kaynakların ve uygun bant genişliklerinin her birinin, birbirinden bağımsız ve belli sunuculara ya da cihazlara atanmış kanallara etkin bir şekilde paylaştırılmasıdır. Sanal ağ ortamlarının bileşenleri arasında ağ arayüz kartı (NIC), ağ anahtarı (switch), ağ depolama araçları, sanal ağ taşıyıcıları ve ağ ortamları yer alır.</w:t>
      </w:r>
      <w:ins w:id="2350" w:author="EMRAH COLAK" w:date="2015-07-31T12:43:00Z">
        <w:r w:rsidR="00066285">
          <w:rPr>
            <w:rFonts w:ascii="Times New Roman" w:hAnsi="Times New Roman"/>
            <w:sz w:val="24"/>
            <w:szCs w:val="24"/>
          </w:rPr>
          <w:t xml:space="preserve"> Bu paylaşım sayesinde ağda herhangi bir sorun yaşanmadan paket alışverişi gerçekleştirilebilir.</w:t>
        </w:r>
      </w:ins>
    </w:p>
    <w:p w14:paraId="34B40761" w14:textId="77777777" w:rsidR="00CC7780" w:rsidRPr="003A623F" w:rsidRDefault="00CC7780">
      <w:pPr>
        <w:pStyle w:val="GvdeMetni"/>
        <w:spacing w:before="0" w:line="360" w:lineRule="auto"/>
        <w:ind w:left="0" w:firstLine="709"/>
        <w:jc w:val="both"/>
        <w:rPr>
          <w:rFonts w:ascii="Times New Roman" w:hAnsi="Times New Roman"/>
          <w:sz w:val="24"/>
          <w:szCs w:val="24"/>
        </w:rPr>
        <w:pPrChange w:id="2351" w:author="EMRAH COLAK" w:date="2015-07-30T11:07:00Z">
          <w:pPr>
            <w:pStyle w:val="GvdeMetni"/>
            <w:spacing w:before="125" w:line="360" w:lineRule="auto"/>
            <w:ind w:left="0" w:right="100" w:firstLine="709"/>
            <w:jc w:val="both"/>
          </w:pPr>
        </w:pPrChange>
      </w:pPr>
    </w:p>
    <w:p w14:paraId="3F690086" w14:textId="0C4665CC" w:rsidR="000C6ED0" w:rsidRDefault="00386E38">
      <w:pPr>
        <w:pStyle w:val="GvdeMetni"/>
        <w:spacing w:before="0" w:line="360" w:lineRule="auto"/>
        <w:ind w:left="0" w:firstLine="709"/>
        <w:jc w:val="both"/>
        <w:rPr>
          <w:ins w:id="2352" w:author="EMRAH COLAK" w:date="2015-07-30T11:12:00Z"/>
          <w:rFonts w:ascii="Times New Roman" w:hAnsi="Times New Roman"/>
          <w:sz w:val="24"/>
          <w:szCs w:val="24"/>
        </w:rPr>
        <w:pPrChange w:id="2353" w:author="EMRAH COLAK" w:date="2015-07-30T11:07:00Z">
          <w:pPr>
            <w:pStyle w:val="GvdeMetni"/>
            <w:spacing w:before="125" w:after="120" w:line="360" w:lineRule="auto"/>
            <w:ind w:left="0" w:right="102" w:firstLine="709"/>
            <w:jc w:val="both"/>
          </w:pPr>
        </w:pPrChange>
      </w:pPr>
      <w:r w:rsidRPr="003A623F">
        <w:rPr>
          <w:rFonts w:ascii="Times New Roman" w:hAnsi="Times New Roman"/>
          <w:sz w:val="24"/>
          <w:szCs w:val="24"/>
        </w:rPr>
        <w:t xml:space="preserve">Ağ sanallaştırması vasıtası ile, fiziksel ekipmanlarda azalma ve ekipmanların azalmasına bağlı olarak enerji tasarrufu, esneklik, güvenirlik ve kolay yönetilebilirlik gibi birçok konuda ağın daha verimli bir şekilde kullanılabilmesi </w:t>
      </w:r>
      <w:r w:rsidR="003A623F">
        <w:rPr>
          <w:rFonts w:ascii="Times New Roman" w:hAnsi="Times New Roman"/>
          <w:sz w:val="24"/>
          <w:szCs w:val="24"/>
        </w:rPr>
        <w:t>sağlanır.</w:t>
      </w:r>
      <w:ins w:id="2354" w:author="EMRAH COLAK" w:date="2015-07-30T15:38:00Z">
        <w:r w:rsidR="0007300D">
          <w:rPr>
            <w:rStyle w:val="DipnotBavurusu"/>
            <w:rFonts w:ascii="Times New Roman" w:hAnsi="Times New Roman"/>
            <w:sz w:val="24"/>
            <w:szCs w:val="24"/>
          </w:rPr>
          <w:footnoteReference w:id="32"/>
        </w:r>
      </w:ins>
    </w:p>
    <w:p w14:paraId="798BF68A" w14:textId="77777777" w:rsidR="00CC7780" w:rsidRPr="003A623F" w:rsidRDefault="00CC7780">
      <w:pPr>
        <w:pStyle w:val="GvdeMetni"/>
        <w:spacing w:before="0" w:line="360" w:lineRule="auto"/>
        <w:ind w:left="0" w:firstLine="709"/>
        <w:jc w:val="both"/>
        <w:rPr>
          <w:rFonts w:ascii="Times New Roman" w:hAnsi="Times New Roman"/>
          <w:sz w:val="24"/>
          <w:szCs w:val="24"/>
        </w:rPr>
        <w:pPrChange w:id="2372" w:author="EMRAH COLAK" w:date="2015-07-30T11:07:00Z">
          <w:pPr>
            <w:pStyle w:val="GvdeMetni"/>
            <w:spacing w:before="125" w:after="120" w:line="360" w:lineRule="auto"/>
            <w:ind w:left="0" w:right="102" w:firstLine="709"/>
            <w:jc w:val="both"/>
          </w:pPr>
        </w:pPrChange>
      </w:pPr>
    </w:p>
    <w:p w14:paraId="3A45E634" w14:textId="520BF644" w:rsidR="0028145B" w:rsidRDefault="0028145B" w:rsidP="00685147">
      <w:pPr>
        <w:pStyle w:val="Balk3"/>
        <w:pPrChange w:id="2373" w:author="EMRAH COLAK" w:date="2015-07-31T14:33:00Z">
          <w:pPr>
            <w:pStyle w:val="Balk3"/>
            <w:numPr>
              <w:ilvl w:val="0"/>
              <w:numId w:val="0"/>
            </w:numPr>
            <w:ind w:left="0" w:hanging="142"/>
          </w:pPr>
        </w:pPrChange>
      </w:pPr>
      <w:del w:id="2374" w:author="EMRAH COLAK" w:date="2015-07-29T15:07:00Z">
        <w:r w:rsidDel="00116CBA">
          <w:delText>1.4.7</w:delText>
        </w:r>
        <w:r w:rsidRPr="00EE5BC3" w:rsidDel="00116CBA">
          <w:tab/>
        </w:r>
      </w:del>
      <w:bookmarkStart w:id="2375" w:name="_Toc425946764"/>
      <w:r>
        <w:t>Uygulama</w:t>
      </w:r>
      <w:r w:rsidRPr="00EE5BC3">
        <w:t xml:space="preserve"> Sanallaştırması</w:t>
      </w:r>
      <w:bookmarkEnd w:id="2375"/>
    </w:p>
    <w:p w14:paraId="269D2458" w14:textId="5DF83F02" w:rsidR="004E562A" w:rsidRPr="00F531C7" w:rsidRDefault="004E562A">
      <w:pPr>
        <w:spacing w:after="0"/>
        <w:jc w:val="both"/>
        <w:rPr>
          <w:rFonts w:ascii="Times New Roman" w:hAnsi="Times New Roman"/>
          <w:b/>
        </w:rPr>
        <w:pPrChange w:id="2376" w:author="EMRAH COLAK" w:date="2015-07-30T11:07:00Z">
          <w:pPr>
            <w:ind w:firstLine="709"/>
            <w:jc w:val="both"/>
          </w:pPr>
        </w:pPrChange>
      </w:pPr>
      <w:del w:id="2377" w:author="EMRAH COLAK" w:date="2015-07-29T14:35:00Z">
        <w:r w:rsidDel="00F2691E">
          <w:tab/>
        </w:r>
        <w:r w:rsidDel="00F2691E">
          <w:tab/>
        </w:r>
      </w:del>
      <w:bookmarkStart w:id="2378" w:name="şekil111"/>
      <w:r w:rsidR="003103F4" w:rsidRPr="00F531C7">
        <w:rPr>
          <w:rFonts w:ascii="Times New Roman" w:hAnsi="Times New Roman"/>
        </w:rPr>
        <w:t>Şekil</w:t>
      </w:r>
      <w:del w:id="2379" w:author="EMRAH COLAK" w:date="2015-07-29T16:54:00Z">
        <w:r w:rsidR="003103F4" w:rsidRPr="00F531C7" w:rsidDel="00EF2EE6">
          <w:rPr>
            <w:rFonts w:ascii="Times New Roman" w:hAnsi="Times New Roman"/>
          </w:rPr>
          <w:delText xml:space="preserve"> </w:delText>
        </w:r>
      </w:del>
      <w:ins w:id="2380" w:author="EMRAH COLAK" w:date="2015-07-29T16:54:00Z">
        <w:r w:rsidR="00EF2EE6">
          <w:rPr>
            <w:rFonts w:ascii="Times New Roman" w:hAnsi="Times New Roman"/>
          </w:rPr>
          <w:t xml:space="preserve"> </w:t>
        </w:r>
      </w:ins>
      <w:del w:id="2381" w:author="EMRAH COLAK" w:date="2015-07-29T16:54:00Z">
        <w:r w:rsidR="003103F4" w:rsidRPr="00F531C7" w:rsidDel="00EF2EE6">
          <w:rPr>
            <w:rFonts w:ascii="Times New Roman" w:hAnsi="Times New Roman"/>
          </w:rPr>
          <w:delText>1-</w:delText>
        </w:r>
      </w:del>
      <w:r w:rsidR="001D651A">
        <w:rPr>
          <w:rFonts w:ascii="Times New Roman" w:hAnsi="Times New Roman"/>
        </w:rPr>
        <w:t>11</w:t>
      </w:r>
      <w:ins w:id="2382" w:author="EMRAH COLAK" w:date="2015-07-29T16:54:00Z">
        <w:r w:rsidR="00EF2EE6">
          <w:rPr>
            <w:rFonts w:ascii="Times New Roman" w:hAnsi="Times New Roman"/>
          </w:rPr>
          <w:t>:</w:t>
        </w:r>
      </w:ins>
      <w:r w:rsidRPr="00F531C7">
        <w:rPr>
          <w:rFonts w:ascii="Times New Roman" w:hAnsi="Times New Roman"/>
        </w:rPr>
        <w:t xml:space="preserve"> </w:t>
      </w:r>
      <w:r w:rsidR="000C6ED0">
        <w:rPr>
          <w:rFonts w:ascii="Times New Roman" w:hAnsi="Times New Roman"/>
        </w:rPr>
        <w:t>Uygul</w:t>
      </w:r>
      <w:r w:rsidR="00F37B69">
        <w:rPr>
          <w:rFonts w:ascii="Times New Roman" w:hAnsi="Times New Roman"/>
        </w:rPr>
        <w:t>a</w:t>
      </w:r>
      <w:r w:rsidR="000C6ED0">
        <w:rPr>
          <w:rFonts w:ascii="Times New Roman" w:hAnsi="Times New Roman"/>
        </w:rPr>
        <w:t>ma</w:t>
      </w:r>
      <w:r w:rsidRPr="00F531C7">
        <w:rPr>
          <w:rFonts w:ascii="Times New Roman" w:hAnsi="Times New Roman"/>
        </w:rPr>
        <w:t xml:space="preserve"> Sanallaştırma</w:t>
      </w:r>
      <w:bookmarkEnd w:id="2378"/>
    </w:p>
    <w:p w14:paraId="75881A6F" w14:textId="77777777" w:rsidR="004E562A" w:rsidRPr="00F531C7" w:rsidRDefault="00BA252E">
      <w:pPr>
        <w:spacing w:after="0"/>
        <w:jc w:val="both"/>
        <w:rPr>
          <w:rFonts w:ascii="Times New Roman" w:hAnsi="Times New Roman"/>
          <w:sz w:val="24"/>
          <w:szCs w:val="24"/>
        </w:rPr>
        <w:pPrChange w:id="2383" w:author="EMRAH COLAK" w:date="2015-07-30T11:07:00Z">
          <w:pPr>
            <w:jc w:val="both"/>
          </w:pPr>
        </w:pPrChange>
      </w:pPr>
      <w:r>
        <w:rPr>
          <w:rFonts w:ascii="Times New Roman" w:hAnsi="Times New Roman"/>
          <w:noProof/>
          <w:sz w:val="24"/>
          <w:szCs w:val="24"/>
          <w:lang w:eastAsia="tr-TR"/>
        </w:rPr>
        <w:drawing>
          <wp:inline distT="0" distB="0" distL="0" distR="0" wp14:anchorId="4A1E0795" wp14:editId="7D15C182">
            <wp:extent cx="3375618" cy="2157984"/>
            <wp:effectExtent l="0" t="0" r="0" b="0"/>
            <wp:docPr id="25" name="Resim 25" descr="C:\Users\ecolakk.SGK\Desktop\1bsasafdsaf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olakk.SGK\Desktop\1bsasafdsaf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7324" cy="2229396"/>
                    </a:xfrm>
                    <a:prstGeom prst="rect">
                      <a:avLst/>
                    </a:prstGeom>
                    <a:noFill/>
                    <a:ln>
                      <a:noFill/>
                    </a:ln>
                  </pic:spPr>
                </pic:pic>
              </a:graphicData>
            </a:graphic>
          </wp:inline>
        </w:drawing>
      </w:r>
    </w:p>
    <w:p w14:paraId="016B05B2" w14:textId="72709B93" w:rsidR="004E562A" w:rsidRDefault="00536794">
      <w:pPr>
        <w:spacing w:after="0"/>
        <w:jc w:val="both"/>
        <w:rPr>
          <w:ins w:id="2384" w:author="EMRAH COLAK" w:date="2015-07-30T11:12:00Z"/>
          <w:rFonts w:ascii="Times New Roman" w:hAnsi="Times New Roman"/>
        </w:rPr>
        <w:pPrChange w:id="2385" w:author="EMRAH COLAK" w:date="2015-07-30T11:07:00Z">
          <w:pPr>
            <w:ind w:firstLine="709"/>
            <w:jc w:val="both"/>
          </w:pPr>
        </w:pPrChange>
      </w:pPr>
      <w:del w:id="2386" w:author="EMRAH COLAK" w:date="2015-07-29T14:35:00Z">
        <w:r w:rsidDel="00F2691E">
          <w:rPr>
            <w:rFonts w:ascii="Times New Roman" w:hAnsi="Times New Roman"/>
            <w:sz w:val="24"/>
            <w:szCs w:val="24"/>
          </w:rPr>
          <w:tab/>
          <w:delText xml:space="preserve">         </w:delText>
        </w:r>
      </w:del>
      <w:r w:rsidR="004E562A" w:rsidRPr="000C6ED0">
        <w:rPr>
          <w:rFonts w:ascii="Times New Roman" w:hAnsi="Times New Roman"/>
        </w:rPr>
        <w:t>Kaynak: http://www.udi.com/desktop.php</w:t>
      </w:r>
    </w:p>
    <w:p w14:paraId="097E1854" w14:textId="77777777" w:rsidR="00CC7780" w:rsidRPr="000C6ED0" w:rsidRDefault="00CC7780">
      <w:pPr>
        <w:spacing w:after="0"/>
        <w:jc w:val="both"/>
        <w:rPr>
          <w:rFonts w:ascii="Times New Roman" w:hAnsi="Times New Roman"/>
          <w:b/>
        </w:rPr>
        <w:pPrChange w:id="2387" w:author="EMRAH COLAK" w:date="2015-07-30T11:07:00Z">
          <w:pPr>
            <w:ind w:firstLine="709"/>
            <w:jc w:val="both"/>
          </w:pPr>
        </w:pPrChange>
      </w:pPr>
    </w:p>
    <w:p w14:paraId="01C62A66" w14:textId="77777777" w:rsidR="0028145B" w:rsidRDefault="0028145B">
      <w:pPr>
        <w:spacing w:after="0" w:line="360" w:lineRule="auto"/>
        <w:ind w:firstLine="709"/>
        <w:jc w:val="both"/>
        <w:rPr>
          <w:ins w:id="2388" w:author="EMRAH COLAK" w:date="2015-07-30T11:12:00Z"/>
          <w:rFonts w:ascii="Times New Roman" w:hAnsi="Times New Roman"/>
          <w:sz w:val="24"/>
          <w:szCs w:val="24"/>
        </w:rPr>
        <w:pPrChange w:id="2389" w:author="EMRAH COLAK" w:date="2015-07-30T11:07:00Z">
          <w:pPr>
            <w:spacing w:line="360" w:lineRule="auto"/>
            <w:ind w:firstLine="709"/>
            <w:jc w:val="both"/>
          </w:pPr>
        </w:pPrChange>
      </w:pPr>
      <w:r w:rsidRPr="00F531C7">
        <w:rPr>
          <w:rFonts w:ascii="Times New Roman" w:hAnsi="Times New Roman"/>
          <w:sz w:val="24"/>
          <w:szCs w:val="24"/>
        </w:rPr>
        <w:t>Genel anlamıyla uygulama sanallaştırması bir uygulamanın ara katmanlar yardımıyla kendi platformu dışındaki diğer platformlarda da çalıştığını ya da birden çok platformda çalışabildiğini açıklayan bir kavramdır. Bu ara katmanın görevi uygulama ile üzerinde bulunduğu platformun anlaşabilmesini sağlamaktır. Burada sözü edilen platform ile bir donanım ya da işletim sistemi kastedilmektedir. Amaçlanan ise, uygulamanın ara katmanın farkında olm</w:t>
      </w:r>
      <w:r w:rsidR="000F588F" w:rsidRPr="00F531C7">
        <w:rPr>
          <w:rFonts w:ascii="Times New Roman" w:hAnsi="Times New Roman"/>
          <w:sz w:val="24"/>
          <w:szCs w:val="24"/>
        </w:rPr>
        <w:t>aksızın bu platformda çalış</w:t>
      </w:r>
      <w:r w:rsidRPr="00F531C7">
        <w:rPr>
          <w:rFonts w:ascii="Times New Roman" w:hAnsi="Times New Roman"/>
          <w:sz w:val="24"/>
          <w:szCs w:val="24"/>
        </w:rPr>
        <w:t>abilirliğidir.</w:t>
      </w:r>
    </w:p>
    <w:p w14:paraId="293EC019" w14:textId="77777777" w:rsidR="00CC7780" w:rsidRPr="00F531C7" w:rsidRDefault="00CC7780">
      <w:pPr>
        <w:spacing w:after="0" w:line="360" w:lineRule="auto"/>
        <w:ind w:firstLine="709"/>
        <w:jc w:val="both"/>
        <w:rPr>
          <w:rFonts w:ascii="Times New Roman" w:hAnsi="Times New Roman"/>
          <w:b/>
          <w:sz w:val="24"/>
          <w:szCs w:val="24"/>
        </w:rPr>
        <w:pPrChange w:id="2390" w:author="EMRAH COLAK" w:date="2015-07-30T11:07:00Z">
          <w:pPr>
            <w:spacing w:line="360" w:lineRule="auto"/>
            <w:ind w:firstLine="709"/>
            <w:jc w:val="both"/>
          </w:pPr>
        </w:pPrChange>
      </w:pPr>
    </w:p>
    <w:p w14:paraId="2A554F64" w14:textId="77777777" w:rsidR="000F588F" w:rsidRDefault="000F588F">
      <w:pPr>
        <w:spacing w:after="0" w:line="360" w:lineRule="auto"/>
        <w:ind w:firstLine="709"/>
        <w:jc w:val="both"/>
        <w:rPr>
          <w:ins w:id="2391" w:author="EMRAH COLAK" w:date="2015-07-30T11:12:00Z"/>
          <w:rFonts w:ascii="Times New Roman" w:hAnsi="Times New Roman"/>
          <w:sz w:val="24"/>
          <w:szCs w:val="24"/>
        </w:rPr>
        <w:pPrChange w:id="2392" w:author="EMRAH COLAK" w:date="2015-07-30T11:07:00Z">
          <w:pPr>
            <w:spacing w:line="360" w:lineRule="auto"/>
            <w:ind w:firstLine="709"/>
            <w:jc w:val="both"/>
          </w:pPr>
        </w:pPrChange>
      </w:pPr>
      <w:r w:rsidRPr="00F531C7">
        <w:rPr>
          <w:rFonts w:ascii="Times New Roman" w:hAnsi="Times New Roman"/>
          <w:sz w:val="24"/>
          <w:szCs w:val="24"/>
        </w:rPr>
        <w:t xml:space="preserve">BT şirketleri, sanal ortamlarda bu Aşama 1 </w:t>
      </w:r>
      <w:r w:rsidR="00624D37" w:rsidRPr="00F531C7">
        <w:rPr>
          <w:rFonts w:ascii="Times New Roman" w:hAnsi="Times New Roman"/>
          <w:sz w:val="24"/>
          <w:szCs w:val="24"/>
        </w:rPr>
        <w:t>grubu iş</w:t>
      </w:r>
      <w:r w:rsidRPr="00F531C7">
        <w:rPr>
          <w:rFonts w:ascii="Times New Roman" w:hAnsi="Times New Roman"/>
          <w:sz w:val="24"/>
          <w:szCs w:val="24"/>
        </w:rPr>
        <w:t xml:space="preserve"> uygulamaları için gerekli QoS ve SLA seviyelerini korumak için, hem projenin sanallaştırma bileşenleri ve sanallaştırılmış iş uygulamalarının sağlam yönetimi ve izlenmesi konusuna hem de iş sürekliliği ve olağanüstü durum kurtarmaya yönelik kurumsal ilkelerin sürdürülmesi konusuna eşit şekilde odaklanmalıdır.</w:t>
      </w:r>
    </w:p>
    <w:p w14:paraId="675C4F8E" w14:textId="77777777" w:rsidR="00CC7780" w:rsidRPr="00F531C7" w:rsidRDefault="00CC7780">
      <w:pPr>
        <w:spacing w:after="0" w:line="360" w:lineRule="auto"/>
        <w:ind w:firstLine="709"/>
        <w:jc w:val="both"/>
        <w:rPr>
          <w:rFonts w:ascii="Times New Roman" w:hAnsi="Times New Roman"/>
          <w:b/>
          <w:sz w:val="24"/>
          <w:szCs w:val="24"/>
        </w:rPr>
        <w:pPrChange w:id="2393" w:author="EMRAH COLAK" w:date="2015-07-30T11:07:00Z">
          <w:pPr>
            <w:spacing w:line="360" w:lineRule="auto"/>
            <w:ind w:firstLine="709"/>
            <w:jc w:val="both"/>
          </w:pPr>
        </w:pPrChange>
      </w:pPr>
    </w:p>
    <w:p w14:paraId="25D3877B" w14:textId="77777777" w:rsidR="0028145B" w:rsidRDefault="000F588F">
      <w:pPr>
        <w:spacing w:after="0" w:line="360" w:lineRule="auto"/>
        <w:ind w:firstLine="709"/>
        <w:jc w:val="both"/>
        <w:rPr>
          <w:ins w:id="2394" w:author="EMRAH COLAK" w:date="2015-07-30T11:12:00Z"/>
          <w:rFonts w:ascii="Times New Roman" w:hAnsi="Times New Roman"/>
          <w:sz w:val="24"/>
          <w:szCs w:val="24"/>
        </w:rPr>
        <w:pPrChange w:id="2395" w:author="EMRAH COLAK" w:date="2015-07-30T11:07:00Z">
          <w:pPr>
            <w:spacing w:line="360" w:lineRule="auto"/>
            <w:ind w:firstLine="709"/>
            <w:jc w:val="both"/>
          </w:pPr>
        </w:pPrChange>
      </w:pPr>
      <w:r w:rsidRPr="00F531C7">
        <w:rPr>
          <w:rFonts w:ascii="Times New Roman" w:hAnsi="Times New Roman"/>
          <w:sz w:val="24"/>
          <w:szCs w:val="24"/>
        </w:rPr>
        <w:lastRenderedPageBreak/>
        <w:t>Bu sanallaştırılmış uygulamalar, açıkçası daha iyi çalışır ve yüksek kullanılabilirlik, olağanüstü durum kurtarma, hız ve esneklik ve aynı zamanda bulut hazırlığı sağlar. VMware vCloud Suite üzerine kurulu olan VMware Aşa</w:t>
      </w:r>
      <w:r w:rsidR="00624D37">
        <w:rPr>
          <w:rFonts w:ascii="Times New Roman" w:hAnsi="Times New Roman"/>
          <w:sz w:val="24"/>
          <w:szCs w:val="24"/>
        </w:rPr>
        <w:t>ma 1 Uygulama Sanallaştırma ile</w:t>
      </w:r>
      <w:r w:rsidRPr="00F531C7">
        <w:rPr>
          <w:rFonts w:ascii="Times New Roman" w:hAnsi="Times New Roman"/>
          <w:sz w:val="24"/>
          <w:szCs w:val="24"/>
        </w:rPr>
        <w:t xml:space="preserve"> bir taraftan altyapınızı basitleştirirken, verimliliği en yüksek seviyeye çıkarırken ve maliyetli aşırı tedariki ortadan kaldırırken, diğer taraftan da sunulan BT hizmetlerinin kalitesini artırabilirsiniz.</w:t>
      </w:r>
      <w:r w:rsidRPr="00F531C7">
        <w:rPr>
          <w:rStyle w:val="DipnotBavurusu"/>
          <w:rFonts w:ascii="Times New Roman" w:hAnsi="Times New Roman"/>
          <w:sz w:val="24"/>
          <w:szCs w:val="24"/>
        </w:rPr>
        <w:footnoteReference w:id="33"/>
      </w:r>
    </w:p>
    <w:p w14:paraId="5B64D792" w14:textId="77777777" w:rsidR="00CC7780" w:rsidRPr="00F531C7" w:rsidRDefault="00CC7780">
      <w:pPr>
        <w:spacing w:after="0" w:line="360" w:lineRule="auto"/>
        <w:ind w:firstLine="709"/>
        <w:jc w:val="both"/>
        <w:rPr>
          <w:rFonts w:ascii="Times New Roman" w:hAnsi="Times New Roman"/>
          <w:sz w:val="24"/>
          <w:szCs w:val="24"/>
        </w:rPr>
        <w:pPrChange w:id="2423" w:author="EMRAH COLAK" w:date="2015-07-30T11:07:00Z">
          <w:pPr>
            <w:spacing w:line="360" w:lineRule="auto"/>
            <w:ind w:firstLine="709"/>
            <w:jc w:val="both"/>
          </w:pPr>
        </w:pPrChange>
      </w:pPr>
    </w:p>
    <w:p w14:paraId="3F014433" w14:textId="3B411ECA" w:rsidR="0028145B" w:rsidRDefault="00DD4042" w:rsidP="00685147">
      <w:pPr>
        <w:pStyle w:val="Balk3"/>
        <w:pPrChange w:id="2424" w:author="EMRAH COLAK" w:date="2015-07-31T14:33:00Z">
          <w:pPr>
            <w:pStyle w:val="Balk3"/>
          </w:pPr>
        </w:pPrChange>
      </w:pPr>
      <w:del w:id="2425" w:author="EMRAH COLAK" w:date="2015-07-29T15:08:00Z">
        <w:r w:rsidDel="00116CBA">
          <w:delText>1.4.8</w:delText>
        </w:r>
        <w:r w:rsidR="0028145B" w:rsidRPr="00EE5BC3" w:rsidDel="00116CBA">
          <w:tab/>
        </w:r>
      </w:del>
      <w:bookmarkStart w:id="2426" w:name="_Toc425946765"/>
      <w:r w:rsidR="0028145B">
        <w:t>Bellek</w:t>
      </w:r>
      <w:r w:rsidR="0028145B" w:rsidRPr="00EE5BC3">
        <w:t xml:space="preserve"> Sanallaştırması</w:t>
      </w:r>
      <w:bookmarkEnd w:id="2426"/>
    </w:p>
    <w:p w14:paraId="2EA237CD" w14:textId="77777777" w:rsidR="004E562A" w:rsidDel="00F2691E" w:rsidRDefault="004E562A">
      <w:pPr>
        <w:spacing w:after="0"/>
        <w:rPr>
          <w:del w:id="2427" w:author="EMRAH COLAK" w:date="2015-07-29T14:36:00Z"/>
        </w:rPr>
        <w:pPrChange w:id="2428" w:author="EMRAH COLAK" w:date="2015-07-30T11:07:00Z">
          <w:pPr/>
        </w:pPrChange>
      </w:pPr>
    </w:p>
    <w:p w14:paraId="20437869" w14:textId="76551F2B" w:rsidR="007E6102" w:rsidRPr="005026DD" w:rsidRDefault="003103F4">
      <w:pPr>
        <w:spacing w:after="0"/>
        <w:rPr>
          <w:rFonts w:ascii="Times New Roman" w:hAnsi="Times New Roman"/>
        </w:rPr>
        <w:pPrChange w:id="2429" w:author="EMRAH COLAK" w:date="2015-07-30T11:07:00Z">
          <w:pPr/>
        </w:pPrChange>
      </w:pPr>
      <w:del w:id="2430" w:author="EMRAH COLAK" w:date="2015-07-29T14:35:00Z">
        <w:r w:rsidDel="00F2691E">
          <w:tab/>
        </w:r>
        <w:r w:rsidRPr="005026DD" w:rsidDel="00F2691E">
          <w:rPr>
            <w:rFonts w:ascii="Times New Roman" w:hAnsi="Times New Roman"/>
          </w:rPr>
          <w:delText xml:space="preserve">             </w:delText>
        </w:r>
        <w:r w:rsidR="005026DD" w:rsidDel="00F2691E">
          <w:rPr>
            <w:rFonts w:ascii="Times New Roman" w:hAnsi="Times New Roman"/>
          </w:rPr>
          <w:delText xml:space="preserve">                                </w:delText>
        </w:r>
      </w:del>
      <w:bookmarkStart w:id="2431" w:name="şekil112"/>
      <w:r w:rsidRPr="005026DD">
        <w:rPr>
          <w:rFonts w:ascii="Times New Roman" w:hAnsi="Times New Roman"/>
        </w:rPr>
        <w:t xml:space="preserve">Şekil </w:t>
      </w:r>
      <w:del w:id="2432" w:author="EMRAH COLAK" w:date="2015-07-29T16:54:00Z">
        <w:r w:rsidRPr="005026DD" w:rsidDel="00EF2EE6">
          <w:rPr>
            <w:rFonts w:ascii="Times New Roman" w:hAnsi="Times New Roman"/>
          </w:rPr>
          <w:delText>1-</w:delText>
        </w:r>
      </w:del>
      <w:r w:rsidRPr="005026DD">
        <w:rPr>
          <w:rFonts w:ascii="Times New Roman" w:hAnsi="Times New Roman"/>
        </w:rPr>
        <w:t>1</w:t>
      </w:r>
      <w:r w:rsidR="001D651A">
        <w:rPr>
          <w:rFonts w:ascii="Times New Roman" w:hAnsi="Times New Roman"/>
        </w:rPr>
        <w:t>2</w:t>
      </w:r>
      <w:ins w:id="2433" w:author="EMRAH COLAK" w:date="2015-07-29T16:54:00Z">
        <w:r w:rsidR="00EF2EE6">
          <w:rPr>
            <w:rFonts w:ascii="Times New Roman" w:hAnsi="Times New Roman"/>
          </w:rPr>
          <w:t>:</w:t>
        </w:r>
      </w:ins>
      <w:r w:rsidR="00536794">
        <w:rPr>
          <w:rFonts w:ascii="Times New Roman" w:hAnsi="Times New Roman"/>
        </w:rPr>
        <w:t xml:space="preserve"> </w:t>
      </w:r>
      <w:r w:rsidR="007E6102" w:rsidRPr="005026DD">
        <w:rPr>
          <w:rFonts w:ascii="Times New Roman" w:hAnsi="Times New Roman"/>
        </w:rPr>
        <w:t>Bellek Sanallaştırma</w:t>
      </w:r>
      <w:bookmarkEnd w:id="2431"/>
    </w:p>
    <w:p w14:paraId="576F0BD1" w14:textId="77777777" w:rsidR="004E562A" w:rsidRPr="005026DD" w:rsidRDefault="004E562A">
      <w:pPr>
        <w:spacing w:after="0"/>
        <w:ind w:hanging="142"/>
        <w:rPr>
          <w:rFonts w:ascii="Times New Roman" w:hAnsi="Times New Roman"/>
        </w:rPr>
        <w:pPrChange w:id="2434" w:author="EMRAH COLAK" w:date="2015-07-30T11:07:00Z">
          <w:pPr>
            <w:ind w:hanging="142"/>
          </w:pPr>
        </w:pPrChange>
      </w:pPr>
      <w:r w:rsidRPr="005026DD">
        <w:rPr>
          <w:rFonts w:ascii="Times New Roman" w:hAnsi="Times New Roman"/>
        </w:rPr>
        <w:tab/>
      </w:r>
      <w:r w:rsidR="000F7C00" w:rsidRPr="005026DD">
        <w:rPr>
          <w:rFonts w:ascii="Times New Roman" w:hAnsi="Times New Roman"/>
          <w:noProof/>
          <w:lang w:eastAsia="tr-TR"/>
        </w:rPr>
        <w:drawing>
          <wp:inline distT="0" distB="0" distL="0" distR="0" wp14:anchorId="46AD8506" wp14:editId="3B74F4D4">
            <wp:extent cx="2838734" cy="2353571"/>
            <wp:effectExtent l="0" t="0" r="0" b="8890"/>
            <wp:docPr id="10" name="Resim 10" descr="tp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ps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6701" cy="2376759"/>
                    </a:xfrm>
                    <a:prstGeom prst="rect">
                      <a:avLst/>
                    </a:prstGeom>
                    <a:noFill/>
                    <a:ln>
                      <a:noFill/>
                    </a:ln>
                  </pic:spPr>
                </pic:pic>
              </a:graphicData>
            </a:graphic>
          </wp:inline>
        </w:drawing>
      </w:r>
    </w:p>
    <w:p w14:paraId="5A252931" w14:textId="009E4218" w:rsidR="0028145B" w:rsidRDefault="007E6102">
      <w:pPr>
        <w:pStyle w:val="GvdeMetni"/>
        <w:spacing w:before="0" w:line="360" w:lineRule="auto"/>
        <w:ind w:left="0" w:right="100" w:firstLine="0"/>
        <w:jc w:val="both"/>
        <w:rPr>
          <w:ins w:id="2435" w:author="EMRAH COLAK" w:date="2015-07-31T14:17:00Z"/>
          <w:rFonts w:ascii="Times New Roman" w:hAnsi="Times New Roman"/>
          <w:szCs w:val="24"/>
        </w:rPr>
        <w:pPrChange w:id="2436" w:author="EMRAH COLAK" w:date="2015-07-30T11:07:00Z">
          <w:pPr>
            <w:pStyle w:val="GvdeMetni"/>
            <w:spacing w:before="125" w:line="360" w:lineRule="auto"/>
            <w:ind w:left="1416" w:right="100" w:firstLine="0"/>
            <w:jc w:val="both"/>
          </w:pPr>
        </w:pPrChange>
      </w:pPr>
      <w:del w:id="2437" w:author="EMRAH COLAK" w:date="2015-07-29T14:36:00Z">
        <w:r w:rsidRPr="006A505C" w:rsidDel="00F2691E">
          <w:rPr>
            <w:rFonts w:ascii="Times New Roman" w:hAnsi="Times New Roman"/>
          </w:rPr>
          <w:delText xml:space="preserve">  </w:delText>
        </w:r>
        <w:r w:rsidR="003103F4" w:rsidDel="00F2691E">
          <w:rPr>
            <w:rFonts w:ascii="Times New Roman" w:hAnsi="Times New Roman"/>
          </w:rPr>
          <w:delText xml:space="preserve">        </w:delText>
        </w:r>
        <w:r w:rsidRPr="006A505C" w:rsidDel="00F2691E">
          <w:rPr>
            <w:rFonts w:ascii="Times New Roman" w:hAnsi="Times New Roman"/>
          </w:rPr>
          <w:delText xml:space="preserve">  </w:delText>
        </w:r>
        <w:r w:rsidR="005026DD" w:rsidDel="00F2691E">
          <w:rPr>
            <w:rFonts w:ascii="Times New Roman" w:hAnsi="Times New Roman"/>
          </w:rPr>
          <w:delText xml:space="preserve">                     </w:delText>
        </w:r>
        <w:r w:rsidRPr="006A505C" w:rsidDel="00F2691E">
          <w:rPr>
            <w:rFonts w:ascii="Times New Roman" w:hAnsi="Times New Roman"/>
          </w:rPr>
          <w:delText xml:space="preserve">  </w:delText>
        </w:r>
      </w:del>
      <w:r w:rsidRPr="000C6ED0">
        <w:rPr>
          <w:rFonts w:ascii="Times New Roman" w:hAnsi="Times New Roman"/>
          <w:szCs w:val="24"/>
        </w:rPr>
        <w:t>Kaynak: http://www.vmware.pro</w:t>
      </w:r>
    </w:p>
    <w:p w14:paraId="4859A29B" w14:textId="77777777" w:rsidR="00074B95" w:rsidRDefault="00074B95">
      <w:pPr>
        <w:pStyle w:val="GvdeMetni"/>
        <w:spacing w:before="0" w:line="360" w:lineRule="auto"/>
        <w:ind w:left="0" w:right="100" w:firstLine="0"/>
        <w:jc w:val="both"/>
        <w:rPr>
          <w:ins w:id="2438" w:author="EMRAH COLAK" w:date="2015-07-30T11:12:00Z"/>
          <w:rFonts w:ascii="Times New Roman" w:hAnsi="Times New Roman"/>
          <w:szCs w:val="24"/>
        </w:rPr>
        <w:pPrChange w:id="2439" w:author="EMRAH COLAK" w:date="2015-07-30T11:07:00Z">
          <w:pPr>
            <w:pStyle w:val="GvdeMetni"/>
            <w:spacing w:before="125" w:line="360" w:lineRule="auto"/>
            <w:ind w:left="1416" w:right="100" w:firstLine="0"/>
            <w:jc w:val="both"/>
          </w:pPr>
        </w:pPrChange>
      </w:pPr>
    </w:p>
    <w:p w14:paraId="38E1B8A2" w14:textId="10E13FDC" w:rsidR="00CC7780" w:rsidRPr="000C6ED0" w:rsidDel="006C1A64" w:rsidRDefault="00CC7780">
      <w:pPr>
        <w:pStyle w:val="GvdeMetni"/>
        <w:spacing w:before="0" w:line="360" w:lineRule="auto"/>
        <w:ind w:left="0" w:right="100" w:firstLine="0"/>
        <w:jc w:val="both"/>
        <w:rPr>
          <w:del w:id="2440" w:author="EMRAH COLAK" w:date="2015-07-30T17:16:00Z"/>
          <w:rFonts w:ascii="Times New Roman" w:hAnsi="Times New Roman"/>
          <w:sz w:val="24"/>
          <w:szCs w:val="24"/>
        </w:rPr>
        <w:pPrChange w:id="2441" w:author="EMRAH COLAK" w:date="2015-07-30T11:07:00Z">
          <w:pPr>
            <w:pStyle w:val="GvdeMetni"/>
            <w:spacing w:before="125" w:line="360" w:lineRule="auto"/>
            <w:ind w:left="1416" w:right="100" w:firstLine="0"/>
            <w:jc w:val="both"/>
          </w:pPr>
        </w:pPrChange>
      </w:pPr>
    </w:p>
    <w:p w14:paraId="5EAA1597" w14:textId="77777777" w:rsidR="0028145B" w:rsidRDefault="0028145B">
      <w:pPr>
        <w:pStyle w:val="GvdeMetni"/>
        <w:spacing w:before="0" w:line="360" w:lineRule="auto"/>
        <w:ind w:left="0" w:right="-2" w:firstLine="709"/>
        <w:jc w:val="both"/>
        <w:rPr>
          <w:ins w:id="2442" w:author="EMRAH COLAK" w:date="2015-07-30T11:13:00Z"/>
          <w:rFonts w:ascii="Times New Roman" w:hAnsi="Times New Roman"/>
          <w:sz w:val="24"/>
          <w:szCs w:val="24"/>
        </w:rPr>
        <w:pPrChange w:id="2443" w:author="EMRAH COLAK" w:date="2015-07-30T11:07:00Z">
          <w:pPr>
            <w:pStyle w:val="GvdeMetni"/>
            <w:spacing w:before="125" w:line="360" w:lineRule="auto"/>
            <w:ind w:left="0" w:right="100" w:firstLine="709"/>
            <w:jc w:val="both"/>
          </w:pPr>
        </w:pPrChange>
      </w:pPr>
      <w:r w:rsidRPr="006A505C">
        <w:rPr>
          <w:rFonts w:ascii="Times New Roman" w:hAnsi="Times New Roman"/>
          <w:sz w:val="24"/>
          <w:szCs w:val="24"/>
        </w:rPr>
        <w:t xml:space="preserve">Sanal bellek, günümüzün genel amaçlı işletim sistemlerince kullanılan bir yöntemdir. Uygulamalar, sanal bellek aracılığıyla gerçekte bilgisayar üzerinde ne kadar bellek bulunduğunu bilmeden, işletim sistemi üzerinden bellek alanlarına erişebilirler. Bu sayede mevcut bellek miktarından </w:t>
      </w:r>
      <w:r w:rsidR="00624D37" w:rsidRPr="006A505C">
        <w:rPr>
          <w:rFonts w:ascii="Times New Roman" w:hAnsi="Times New Roman"/>
          <w:sz w:val="24"/>
          <w:szCs w:val="24"/>
        </w:rPr>
        <w:t>daha fazlasını</w:t>
      </w:r>
      <w:r w:rsidRPr="006A505C">
        <w:rPr>
          <w:rFonts w:ascii="Times New Roman" w:hAnsi="Times New Roman"/>
          <w:sz w:val="24"/>
          <w:szCs w:val="24"/>
        </w:rPr>
        <w:t xml:space="preserve"> kullanmak mümkün olabilmektedir.</w:t>
      </w:r>
    </w:p>
    <w:p w14:paraId="4674EFA0" w14:textId="77777777" w:rsidR="00CC7780" w:rsidRPr="006A505C" w:rsidRDefault="00CC7780">
      <w:pPr>
        <w:pStyle w:val="GvdeMetni"/>
        <w:spacing w:before="0" w:line="360" w:lineRule="auto"/>
        <w:ind w:left="0" w:right="-2" w:firstLine="709"/>
        <w:jc w:val="both"/>
        <w:rPr>
          <w:rFonts w:ascii="Times New Roman" w:hAnsi="Times New Roman"/>
          <w:sz w:val="24"/>
          <w:szCs w:val="24"/>
        </w:rPr>
        <w:pPrChange w:id="2444" w:author="EMRAH COLAK" w:date="2015-07-30T11:07:00Z">
          <w:pPr>
            <w:pStyle w:val="GvdeMetni"/>
            <w:spacing w:before="125" w:line="360" w:lineRule="auto"/>
            <w:ind w:left="0" w:right="100" w:firstLine="709"/>
            <w:jc w:val="both"/>
          </w:pPr>
        </w:pPrChange>
      </w:pPr>
    </w:p>
    <w:p w14:paraId="3E0B2510" w14:textId="77777777" w:rsidR="000A7D61" w:rsidRDefault="0028145B">
      <w:pPr>
        <w:pStyle w:val="GvdeMetni"/>
        <w:spacing w:before="0" w:line="360" w:lineRule="auto"/>
        <w:ind w:left="0" w:right="-2" w:firstLine="709"/>
        <w:jc w:val="both"/>
        <w:rPr>
          <w:ins w:id="2445" w:author="EMRAH COLAK" w:date="2015-07-30T11:13:00Z"/>
          <w:rFonts w:ascii="Times New Roman" w:hAnsi="Times New Roman"/>
          <w:sz w:val="24"/>
          <w:szCs w:val="24"/>
        </w:rPr>
        <w:pPrChange w:id="2446" w:author="EMRAH COLAK" w:date="2015-07-30T11:07:00Z">
          <w:pPr>
            <w:pStyle w:val="GvdeMetni"/>
            <w:spacing w:before="125" w:line="360" w:lineRule="auto"/>
            <w:ind w:left="0" w:right="100" w:firstLine="567"/>
            <w:jc w:val="both"/>
          </w:pPr>
        </w:pPrChange>
      </w:pPr>
      <w:r w:rsidRPr="006A505C">
        <w:rPr>
          <w:rFonts w:ascii="Times New Roman" w:hAnsi="Times New Roman"/>
          <w:sz w:val="24"/>
          <w:szCs w:val="24"/>
        </w:rPr>
        <w:t>Bellek sanallaştırmasının bir sonraki aşamasında bilişim merkezindeki sunucuların belleklerinin tek bir havuzda toplanması ve birbirlerinin belleklerini kullanabilmeleri mümkün olmaktadır. Gerçekte bellek havuzunda ne kadar bellek olduğunu bilmeyen sunucu bilgisayarlar birbirlerinin belleklerine belirli bir sanallaştırma arayüzü üzerinden erişebilir ve bellek gereksinimlerini değişen koşullara göre karşılayabilir.</w:t>
      </w:r>
    </w:p>
    <w:p w14:paraId="0F199FA0" w14:textId="77777777" w:rsidR="00CC7780" w:rsidRPr="006A505C" w:rsidRDefault="00CC7780">
      <w:pPr>
        <w:pStyle w:val="GvdeMetni"/>
        <w:spacing w:before="0" w:line="360" w:lineRule="auto"/>
        <w:ind w:left="0" w:right="-2" w:firstLine="709"/>
        <w:jc w:val="both"/>
        <w:rPr>
          <w:rFonts w:ascii="Times New Roman" w:hAnsi="Times New Roman"/>
          <w:sz w:val="24"/>
          <w:szCs w:val="24"/>
        </w:rPr>
        <w:pPrChange w:id="2447" w:author="EMRAH COLAK" w:date="2015-07-30T11:07:00Z">
          <w:pPr>
            <w:pStyle w:val="GvdeMetni"/>
            <w:spacing w:before="125" w:line="360" w:lineRule="auto"/>
            <w:ind w:left="0" w:right="100" w:firstLine="567"/>
            <w:jc w:val="both"/>
          </w:pPr>
        </w:pPrChange>
      </w:pPr>
    </w:p>
    <w:p w14:paraId="4C999D2B" w14:textId="77777777" w:rsidR="0028145B" w:rsidRDefault="0028145B">
      <w:pPr>
        <w:pStyle w:val="GvdeMetni"/>
        <w:spacing w:before="0" w:line="360" w:lineRule="auto"/>
        <w:ind w:left="0" w:right="-2" w:firstLine="709"/>
        <w:jc w:val="both"/>
        <w:rPr>
          <w:ins w:id="2448" w:author="EMRAH COLAK" w:date="2015-07-30T11:13:00Z"/>
          <w:rFonts w:ascii="Times New Roman" w:hAnsi="Times New Roman"/>
          <w:sz w:val="24"/>
          <w:szCs w:val="24"/>
        </w:rPr>
        <w:pPrChange w:id="2449" w:author="EMRAH COLAK" w:date="2015-07-30T11:07:00Z">
          <w:pPr>
            <w:pStyle w:val="GvdeMetni"/>
            <w:spacing w:before="125" w:line="360" w:lineRule="auto"/>
            <w:ind w:left="0" w:right="100" w:firstLine="567"/>
            <w:jc w:val="both"/>
          </w:pPr>
        </w:pPrChange>
      </w:pPr>
      <w:r w:rsidRPr="006A505C">
        <w:rPr>
          <w:rFonts w:ascii="Times New Roman" w:hAnsi="Times New Roman"/>
          <w:sz w:val="24"/>
          <w:szCs w:val="24"/>
        </w:rPr>
        <w:lastRenderedPageBreak/>
        <w:t xml:space="preserve">Yakın zamana kadar bellek sanallaştırması, ağ hızlarının düşük olması ve gecikmelerin çok </w:t>
      </w:r>
      <w:r w:rsidRPr="003A623F">
        <w:rPr>
          <w:rFonts w:ascii="Times New Roman" w:hAnsi="Times New Roman"/>
          <w:sz w:val="24"/>
          <w:szCs w:val="24"/>
        </w:rPr>
        <w:t>büyük olması sebebi ile mümkün değildi. Buna rağmen şu anda bile bellek sanallaştırması kullanılması bellek boyutu ile bellek erişim hızı arasında ödünleşme yapılmasını gerektirir.</w:t>
      </w:r>
    </w:p>
    <w:p w14:paraId="650D7013" w14:textId="77777777" w:rsidR="00CC7780" w:rsidRPr="003A623F" w:rsidRDefault="00CC7780">
      <w:pPr>
        <w:pStyle w:val="GvdeMetni"/>
        <w:spacing w:before="0" w:line="360" w:lineRule="auto"/>
        <w:ind w:left="0" w:right="-2" w:firstLine="709"/>
        <w:jc w:val="both"/>
        <w:rPr>
          <w:rFonts w:ascii="Times New Roman" w:hAnsi="Times New Roman"/>
          <w:sz w:val="24"/>
          <w:szCs w:val="24"/>
        </w:rPr>
        <w:pPrChange w:id="2450" w:author="EMRAH COLAK" w:date="2015-07-30T11:07:00Z">
          <w:pPr>
            <w:pStyle w:val="GvdeMetni"/>
            <w:spacing w:before="125" w:line="360" w:lineRule="auto"/>
            <w:ind w:left="0" w:right="100" w:firstLine="567"/>
            <w:jc w:val="both"/>
          </w:pPr>
        </w:pPrChange>
      </w:pPr>
    </w:p>
    <w:p w14:paraId="3C2F69F7" w14:textId="77777777" w:rsidR="0028145B" w:rsidRPr="003A623F" w:rsidRDefault="0028145B">
      <w:pPr>
        <w:pStyle w:val="GvdeMetni"/>
        <w:spacing w:before="0" w:line="360" w:lineRule="auto"/>
        <w:ind w:left="0" w:right="-2" w:firstLine="709"/>
        <w:jc w:val="both"/>
        <w:rPr>
          <w:rFonts w:ascii="Times New Roman" w:hAnsi="Times New Roman"/>
          <w:sz w:val="24"/>
          <w:szCs w:val="24"/>
        </w:rPr>
        <w:pPrChange w:id="2451" w:author="EMRAH COLAK" w:date="2015-07-30T11:07:00Z">
          <w:pPr>
            <w:pStyle w:val="GvdeMetni"/>
            <w:spacing w:before="125" w:line="360" w:lineRule="auto"/>
            <w:ind w:left="0" w:right="100" w:firstLine="567"/>
            <w:jc w:val="both"/>
          </w:pPr>
        </w:pPrChange>
      </w:pPr>
      <w:r w:rsidRPr="003A623F">
        <w:rPr>
          <w:rFonts w:ascii="Times New Roman" w:hAnsi="Times New Roman"/>
          <w:sz w:val="24"/>
          <w:szCs w:val="24"/>
        </w:rPr>
        <w:t>Bellek sanallaştırmasının başlıca yararları şöyle sıralanabilir:</w:t>
      </w:r>
    </w:p>
    <w:p w14:paraId="0200FF6D" w14:textId="23A0C709" w:rsidR="0028145B" w:rsidRPr="003A623F" w:rsidRDefault="0028145B">
      <w:pPr>
        <w:pStyle w:val="GvdeMetni"/>
        <w:spacing w:before="0" w:line="360" w:lineRule="auto"/>
        <w:ind w:left="0" w:right="-2" w:firstLine="709"/>
        <w:jc w:val="both"/>
        <w:rPr>
          <w:rFonts w:ascii="Times New Roman" w:hAnsi="Times New Roman"/>
          <w:sz w:val="24"/>
          <w:szCs w:val="24"/>
        </w:rPr>
        <w:pPrChange w:id="2452"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453" w:author="EMRAH COLAK" w:date="2015-07-30T09:58:00Z">
        <w:r w:rsidR="007B0F90">
          <w:rPr>
            <w:rFonts w:ascii="Times New Roman" w:hAnsi="Times New Roman"/>
            <w:sz w:val="24"/>
            <w:szCs w:val="24"/>
          </w:rPr>
          <w:t xml:space="preserve"> </w:t>
        </w:r>
      </w:ins>
      <w:del w:id="2454"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Ortak bellek havuzu sayesinde kısıtlı bellek kaynaklarının daha verimli kullanımı sağlanır.</w:t>
      </w:r>
    </w:p>
    <w:p w14:paraId="7B53B224" w14:textId="6A0063F5" w:rsidR="0028145B" w:rsidRPr="003A623F" w:rsidRDefault="0028145B">
      <w:pPr>
        <w:pStyle w:val="GvdeMetni"/>
        <w:spacing w:before="0" w:line="360" w:lineRule="auto"/>
        <w:ind w:left="0" w:right="-2" w:firstLine="709"/>
        <w:jc w:val="both"/>
        <w:rPr>
          <w:rFonts w:ascii="Times New Roman" w:hAnsi="Times New Roman"/>
          <w:sz w:val="24"/>
          <w:szCs w:val="24"/>
        </w:rPr>
        <w:pPrChange w:id="2455"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456" w:author="EMRAH COLAK" w:date="2015-07-30T09:58:00Z">
        <w:r w:rsidR="007B0F90">
          <w:rPr>
            <w:rFonts w:ascii="Times New Roman" w:hAnsi="Times New Roman"/>
            <w:sz w:val="24"/>
            <w:szCs w:val="24"/>
          </w:rPr>
          <w:t xml:space="preserve"> </w:t>
        </w:r>
      </w:ins>
      <w:del w:id="2457"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Veri yoğun ya da girdi-çıktı bağımlı işlerin gerçekleştirilme sürelerini kısaltır ve verimliliği arttırır.</w:t>
      </w:r>
    </w:p>
    <w:p w14:paraId="54E5FC1A" w14:textId="2C0796FB" w:rsidR="0028145B" w:rsidRPr="003A623F" w:rsidRDefault="0028145B">
      <w:pPr>
        <w:pStyle w:val="GvdeMetni"/>
        <w:spacing w:before="0" w:line="360" w:lineRule="auto"/>
        <w:ind w:left="0" w:right="-2" w:firstLine="709"/>
        <w:jc w:val="both"/>
        <w:rPr>
          <w:rFonts w:ascii="Times New Roman" w:hAnsi="Times New Roman"/>
          <w:sz w:val="24"/>
          <w:szCs w:val="24"/>
        </w:rPr>
        <w:pPrChange w:id="2458"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459" w:author="EMRAH COLAK" w:date="2015-07-30T09:58:00Z">
        <w:r w:rsidR="007B0F90">
          <w:rPr>
            <w:rFonts w:ascii="Times New Roman" w:hAnsi="Times New Roman"/>
            <w:sz w:val="24"/>
            <w:szCs w:val="24"/>
          </w:rPr>
          <w:t xml:space="preserve"> </w:t>
        </w:r>
      </w:ins>
      <w:del w:id="2460"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Uygulamaların veri tekrarı yapmadan birden fazla sunucu üzerinde çalışmasını sağlayarak toplam bellek ihtiyacını düşürür.</w:t>
      </w:r>
    </w:p>
    <w:p w14:paraId="160546F1" w14:textId="3A37E104" w:rsidR="0028145B" w:rsidRPr="003A623F" w:rsidRDefault="0028145B">
      <w:pPr>
        <w:pStyle w:val="GvdeMetni"/>
        <w:spacing w:before="0" w:line="360" w:lineRule="auto"/>
        <w:ind w:left="0" w:right="-2" w:firstLine="709"/>
        <w:jc w:val="both"/>
        <w:rPr>
          <w:rFonts w:ascii="Times New Roman" w:hAnsi="Times New Roman"/>
          <w:sz w:val="24"/>
          <w:szCs w:val="24"/>
        </w:rPr>
        <w:pPrChange w:id="2461"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462" w:author="EMRAH COLAK" w:date="2015-07-30T09:58:00Z">
        <w:r w:rsidR="007B0F90">
          <w:rPr>
            <w:rFonts w:ascii="Times New Roman" w:hAnsi="Times New Roman"/>
            <w:sz w:val="24"/>
            <w:szCs w:val="24"/>
          </w:rPr>
          <w:t xml:space="preserve"> </w:t>
        </w:r>
      </w:ins>
      <w:del w:id="2463"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SSD, SAN ve NAS gibi diğer bellek paylaşım çözümlerinden daha hızlı erişim sağlar.</w:t>
      </w:r>
    </w:p>
    <w:p w14:paraId="637F48B1" w14:textId="0CC03B63" w:rsidR="0028145B" w:rsidRPr="003A623F" w:rsidRDefault="0028145B">
      <w:pPr>
        <w:pStyle w:val="GvdeMetni"/>
        <w:spacing w:before="0" w:line="360" w:lineRule="auto"/>
        <w:ind w:left="0" w:right="-2" w:firstLine="709"/>
        <w:jc w:val="both"/>
        <w:rPr>
          <w:rFonts w:ascii="Times New Roman" w:hAnsi="Times New Roman"/>
          <w:sz w:val="24"/>
          <w:szCs w:val="24"/>
        </w:rPr>
        <w:pPrChange w:id="2464" w:author="EMRAH COLAK" w:date="2015-07-30T11:07:00Z">
          <w:pPr>
            <w:pStyle w:val="GvdeMetni"/>
            <w:spacing w:before="125" w:line="360" w:lineRule="auto"/>
            <w:ind w:left="0" w:right="100" w:firstLine="709"/>
            <w:jc w:val="both"/>
          </w:pPr>
        </w:pPrChange>
      </w:pPr>
      <w:r w:rsidRPr="003A623F">
        <w:rPr>
          <w:rFonts w:ascii="Times New Roman" w:hAnsi="Times New Roman"/>
          <w:sz w:val="24"/>
          <w:szCs w:val="24"/>
        </w:rPr>
        <w:t>•</w:t>
      </w:r>
      <w:ins w:id="2465" w:author="EMRAH COLAK" w:date="2015-07-30T09:58:00Z">
        <w:r w:rsidR="007B0F90">
          <w:rPr>
            <w:rFonts w:ascii="Times New Roman" w:hAnsi="Times New Roman"/>
            <w:sz w:val="24"/>
            <w:szCs w:val="24"/>
          </w:rPr>
          <w:t xml:space="preserve"> </w:t>
        </w:r>
      </w:ins>
      <w:del w:id="2466" w:author="EMRAH COLAK" w:date="2015-07-30T09:58:00Z">
        <w:r w:rsidRPr="003A623F" w:rsidDel="007B0F90">
          <w:rPr>
            <w:rFonts w:ascii="Times New Roman" w:hAnsi="Times New Roman"/>
            <w:sz w:val="24"/>
            <w:szCs w:val="24"/>
          </w:rPr>
          <w:tab/>
        </w:r>
      </w:del>
      <w:r w:rsidRPr="003A623F">
        <w:rPr>
          <w:rFonts w:ascii="Times New Roman" w:hAnsi="Times New Roman"/>
          <w:sz w:val="24"/>
          <w:szCs w:val="24"/>
        </w:rPr>
        <w:t>Ortak bellek havuzu, kendisine bağlı bulunan kullanılabilir kaynakların yük dağılımını düzenler.</w:t>
      </w:r>
      <w:r w:rsidR="000F588F" w:rsidRPr="003A623F">
        <w:rPr>
          <w:rStyle w:val="DipnotBavurusu"/>
          <w:rFonts w:ascii="Times New Roman" w:hAnsi="Times New Roman"/>
          <w:sz w:val="24"/>
          <w:szCs w:val="24"/>
        </w:rPr>
        <w:footnoteReference w:id="34"/>
      </w:r>
    </w:p>
    <w:p w14:paraId="25149089" w14:textId="77777777" w:rsidR="00B87C8B" w:rsidRDefault="00B87C8B">
      <w:pPr>
        <w:pStyle w:val="GvdeMetni"/>
        <w:spacing w:before="0" w:line="360" w:lineRule="auto"/>
        <w:ind w:left="0" w:right="100" w:firstLine="567"/>
        <w:jc w:val="both"/>
        <w:rPr>
          <w:ins w:id="2487" w:author="EMRAH COLAK" w:date="2015-07-31T12:43:00Z"/>
          <w:rFonts w:ascii="Times New Roman" w:hAnsi="Times New Roman"/>
        </w:rPr>
        <w:pPrChange w:id="2488" w:author="EMRAH COLAK" w:date="2015-07-30T11:07:00Z">
          <w:pPr>
            <w:pStyle w:val="GvdeMetni"/>
            <w:spacing w:before="125" w:line="360" w:lineRule="auto"/>
            <w:ind w:left="0" w:right="100" w:firstLine="567"/>
            <w:jc w:val="both"/>
          </w:pPr>
        </w:pPrChange>
      </w:pPr>
    </w:p>
    <w:p w14:paraId="1A043528" w14:textId="77777777" w:rsidR="00066285" w:rsidRDefault="00066285">
      <w:pPr>
        <w:pStyle w:val="GvdeMetni"/>
        <w:spacing w:before="0" w:line="360" w:lineRule="auto"/>
        <w:ind w:left="0" w:right="100" w:firstLine="567"/>
        <w:jc w:val="both"/>
        <w:rPr>
          <w:ins w:id="2489" w:author="EMRAH COLAK" w:date="2015-07-31T12:43:00Z"/>
          <w:rFonts w:ascii="Times New Roman" w:hAnsi="Times New Roman"/>
        </w:rPr>
        <w:pPrChange w:id="2490" w:author="EMRAH COLAK" w:date="2015-07-30T11:07:00Z">
          <w:pPr>
            <w:pStyle w:val="GvdeMetni"/>
            <w:spacing w:before="125" w:line="360" w:lineRule="auto"/>
            <w:ind w:left="0" w:right="100" w:firstLine="567"/>
            <w:jc w:val="both"/>
          </w:pPr>
        </w:pPrChange>
      </w:pPr>
    </w:p>
    <w:p w14:paraId="2E77EC74" w14:textId="77777777" w:rsidR="00066285" w:rsidRDefault="00066285">
      <w:pPr>
        <w:pStyle w:val="GvdeMetni"/>
        <w:spacing w:before="0" w:line="360" w:lineRule="auto"/>
        <w:ind w:left="0" w:right="100" w:firstLine="567"/>
        <w:jc w:val="both"/>
        <w:rPr>
          <w:ins w:id="2491" w:author="EMRAH COLAK" w:date="2015-07-31T12:43:00Z"/>
          <w:rFonts w:ascii="Times New Roman" w:hAnsi="Times New Roman"/>
        </w:rPr>
        <w:pPrChange w:id="2492" w:author="EMRAH COLAK" w:date="2015-07-30T11:07:00Z">
          <w:pPr>
            <w:pStyle w:val="GvdeMetni"/>
            <w:spacing w:before="125" w:line="360" w:lineRule="auto"/>
            <w:ind w:left="0" w:right="100" w:firstLine="567"/>
            <w:jc w:val="both"/>
          </w:pPr>
        </w:pPrChange>
      </w:pPr>
    </w:p>
    <w:p w14:paraId="49B6E0B7" w14:textId="77777777" w:rsidR="00066285" w:rsidRDefault="00066285">
      <w:pPr>
        <w:pStyle w:val="GvdeMetni"/>
        <w:spacing w:before="0" w:line="360" w:lineRule="auto"/>
        <w:ind w:left="0" w:right="100" w:firstLine="567"/>
        <w:jc w:val="both"/>
        <w:rPr>
          <w:ins w:id="2493" w:author="EMRAH COLAK" w:date="2015-07-31T12:43:00Z"/>
          <w:rFonts w:ascii="Times New Roman" w:hAnsi="Times New Roman"/>
        </w:rPr>
        <w:pPrChange w:id="2494" w:author="EMRAH COLAK" w:date="2015-07-30T11:07:00Z">
          <w:pPr>
            <w:pStyle w:val="GvdeMetni"/>
            <w:spacing w:before="125" w:line="360" w:lineRule="auto"/>
            <w:ind w:left="0" w:right="100" w:firstLine="567"/>
            <w:jc w:val="both"/>
          </w:pPr>
        </w:pPrChange>
      </w:pPr>
    </w:p>
    <w:p w14:paraId="07D7A204" w14:textId="77777777" w:rsidR="00066285" w:rsidRDefault="00066285">
      <w:pPr>
        <w:pStyle w:val="GvdeMetni"/>
        <w:spacing w:before="0" w:line="360" w:lineRule="auto"/>
        <w:ind w:left="0" w:right="100" w:firstLine="567"/>
        <w:jc w:val="both"/>
        <w:rPr>
          <w:ins w:id="2495" w:author="EMRAH COLAK" w:date="2015-07-31T12:43:00Z"/>
          <w:rFonts w:ascii="Times New Roman" w:hAnsi="Times New Roman"/>
        </w:rPr>
        <w:pPrChange w:id="2496" w:author="EMRAH COLAK" w:date="2015-07-30T11:07:00Z">
          <w:pPr>
            <w:pStyle w:val="GvdeMetni"/>
            <w:spacing w:before="125" w:line="360" w:lineRule="auto"/>
            <w:ind w:left="0" w:right="100" w:firstLine="567"/>
            <w:jc w:val="both"/>
          </w:pPr>
        </w:pPrChange>
      </w:pPr>
    </w:p>
    <w:p w14:paraId="766F20DB" w14:textId="77777777" w:rsidR="00066285" w:rsidRDefault="00066285">
      <w:pPr>
        <w:pStyle w:val="GvdeMetni"/>
        <w:spacing w:before="0" w:line="360" w:lineRule="auto"/>
        <w:ind w:left="0" w:right="100" w:firstLine="567"/>
        <w:jc w:val="both"/>
        <w:rPr>
          <w:ins w:id="2497" w:author="EMRAH COLAK" w:date="2015-07-31T12:44:00Z"/>
          <w:rFonts w:ascii="Times New Roman" w:hAnsi="Times New Roman"/>
        </w:rPr>
        <w:pPrChange w:id="2498" w:author="EMRAH COLAK" w:date="2015-07-30T11:07:00Z">
          <w:pPr>
            <w:pStyle w:val="GvdeMetni"/>
            <w:spacing w:before="125" w:line="360" w:lineRule="auto"/>
            <w:ind w:left="0" w:right="100" w:firstLine="567"/>
            <w:jc w:val="both"/>
          </w:pPr>
        </w:pPrChange>
      </w:pPr>
    </w:p>
    <w:p w14:paraId="204C749C" w14:textId="77777777" w:rsidR="00066285" w:rsidRDefault="00066285">
      <w:pPr>
        <w:pStyle w:val="GvdeMetni"/>
        <w:spacing w:before="0" w:line="360" w:lineRule="auto"/>
        <w:ind w:left="0" w:right="100" w:firstLine="567"/>
        <w:jc w:val="both"/>
        <w:rPr>
          <w:ins w:id="2499" w:author="EMRAH COLAK" w:date="2015-07-31T12:44:00Z"/>
          <w:rFonts w:ascii="Times New Roman" w:hAnsi="Times New Roman"/>
        </w:rPr>
        <w:pPrChange w:id="2500" w:author="EMRAH COLAK" w:date="2015-07-30T11:07:00Z">
          <w:pPr>
            <w:pStyle w:val="GvdeMetni"/>
            <w:spacing w:before="125" w:line="360" w:lineRule="auto"/>
            <w:ind w:left="0" w:right="100" w:firstLine="567"/>
            <w:jc w:val="both"/>
          </w:pPr>
        </w:pPrChange>
      </w:pPr>
    </w:p>
    <w:p w14:paraId="302252AC" w14:textId="77777777" w:rsidR="00066285" w:rsidRDefault="00066285">
      <w:pPr>
        <w:pStyle w:val="GvdeMetni"/>
        <w:spacing w:before="0" w:line="360" w:lineRule="auto"/>
        <w:ind w:left="0" w:right="100" w:firstLine="567"/>
        <w:jc w:val="both"/>
        <w:rPr>
          <w:ins w:id="2501" w:author="EMRAH COLAK" w:date="2015-07-31T12:44:00Z"/>
          <w:rFonts w:ascii="Times New Roman" w:hAnsi="Times New Roman"/>
        </w:rPr>
        <w:pPrChange w:id="2502" w:author="EMRAH COLAK" w:date="2015-07-30T11:07:00Z">
          <w:pPr>
            <w:pStyle w:val="GvdeMetni"/>
            <w:spacing w:before="125" w:line="360" w:lineRule="auto"/>
            <w:ind w:left="0" w:right="100" w:firstLine="567"/>
            <w:jc w:val="both"/>
          </w:pPr>
        </w:pPrChange>
      </w:pPr>
    </w:p>
    <w:p w14:paraId="2FCA6DB2" w14:textId="77777777" w:rsidR="00066285" w:rsidRDefault="00066285">
      <w:pPr>
        <w:pStyle w:val="GvdeMetni"/>
        <w:spacing w:before="0" w:line="360" w:lineRule="auto"/>
        <w:ind w:left="0" w:right="100" w:firstLine="567"/>
        <w:jc w:val="both"/>
        <w:rPr>
          <w:ins w:id="2503" w:author="EMRAH COLAK" w:date="2015-07-31T12:44:00Z"/>
          <w:rFonts w:ascii="Times New Roman" w:hAnsi="Times New Roman"/>
        </w:rPr>
        <w:pPrChange w:id="2504" w:author="EMRAH COLAK" w:date="2015-07-30T11:07:00Z">
          <w:pPr>
            <w:pStyle w:val="GvdeMetni"/>
            <w:spacing w:before="125" w:line="360" w:lineRule="auto"/>
            <w:ind w:left="0" w:right="100" w:firstLine="567"/>
            <w:jc w:val="both"/>
          </w:pPr>
        </w:pPrChange>
      </w:pPr>
    </w:p>
    <w:p w14:paraId="03DF1E02" w14:textId="77777777" w:rsidR="00066285" w:rsidRDefault="00066285">
      <w:pPr>
        <w:pStyle w:val="GvdeMetni"/>
        <w:spacing w:before="0" w:line="360" w:lineRule="auto"/>
        <w:ind w:left="0" w:right="100" w:firstLine="567"/>
        <w:jc w:val="both"/>
        <w:rPr>
          <w:ins w:id="2505" w:author="EMRAH COLAK" w:date="2015-07-31T12:44:00Z"/>
          <w:rFonts w:ascii="Times New Roman" w:hAnsi="Times New Roman"/>
        </w:rPr>
        <w:pPrChange w:id="2506" w:author="EMRAH COLAK" w:date="2015-07-30T11:07:00Z">
          <w:pPr>
            <w:pStyle w:val="GvdeMetni"/>
            <w:spacing w:before="125" w:line="360" w:lineRule="auto"/>
            <w:ind w:left="0" w:right="100" w:firstLine="567"/>
            <w:jc w:val="both"/>
          </w:pPr>
        </w:pPrChange>
      </w:pPr>
    </w:p>
    <w:p w14:paraId="218EEC20" w14:textId="77777777" w:rsidR="00066285" w:rsidRDefault="00066285">
      <w:pPr>
        <w:pStyle w:val="GvdeMetni"/>
        <w:spacing w:before="0" w:line="360" w:lineRule="auto"/>
        <w:ind w:left="0" w:right="100" w:firstLine="567"/>
        <w:jc w:val="both"/>
        <w:rPr>
          <w:ins w:id="2507" w:author="EMRAH COLAK" w:date="2015-07-31T12:44:00Z"/>
          <w:rFonts w:ascii="Times New Roman" w:hAnsi="Times New Roman"/>
        </w:rPr>
        <w:pPrChange w:id="2508" w:author="EMRAH COLAK" w:date="2015-07-30T11:07:00Z">
          <w:pPr>
            <w:pStyle w:val="GvdeMetni"/>
            <w:spacing w:before="125" w:line="360" w:lineRule="auto"/>
            <w:ind w:left="0" w:right="100" w:firstLine="567"/>
            <w:jc w:val="both"/>
          </w:pPr>
        </w:pPrChange>
      </w:pPr>
    </w:p>
    <w:p w14:paraId="0305405A" w14:textId="77777777" w:rsidR="00066285" w:rsidRDefault="00066285">
      <w:pPr>
        <w:pStyle w:val="GvdeMetni"/>
        <w:spacing w:before="0" w:line="360" w:lineRule="auto"/>
        <w:ind w:left="0" w:right="100" w:firstLine="567"/>
        <w:jc w:val="both"/>
        <w:rPr>
          <w:ins w:id="2509" w:author="EMRAH COLAK" w:date="2015-07-31T12:44:00Z"/>
          <w:rFonts w:ascii="Times New Roman" w:hAnsi="Times New Roman"/>
        </w:rPr>
        <w:pPrChange w:id="2510" w:author="EMRAH COLAK" w:date="2015-07-30T11:07:00Z">
          <w:pPr>
            <w:pStyle w:val="GvdeMetni"/>
            <w:spacing w:before="125" w:line="360" w:lineRule="auto"/>
            <w:ind w:left="0" w:right="100" w:firstLine="567"/>
            <w:jc w:val="both"/>
          </w:pPr>
        </w:pPrChange>
      </w:pPr>
    </w:p>
    <w:p w14:paraId="7B825D10" w14:textId="77777777" w:rsidR="00066285" w:rsidRDefault="00066285">
      <w:pPr>
        <w:pStyle w:val="GvdeMetni"/>
        <w:spacing w:before="0" w:line="360" w:lineRule="auto"/>
        <w:ind w:left="0" w:right="100" w:firstLine="567"/>
        <w:jc w:val="both"/>
        <w:rPr>
          <w:ins w:id="2511" w:author="EMRAH COLAK" w:date="2015-07-31T12:44:00Z"/>
          <w:rFonts w:ascii="Times New Roman" w:hAnsi="Times New Roman"/>
        </w:rPr>
        <w:pPrChange w:id="2512" w:author="EMRAH COLAK" w:date="2015-07-30T11:07:00Z">
          <w:pPr>
            <w:pStyle w:val="GvdeMetni"/>
            <w:spacing w:before="125" w:line="360" w:lineRule="auto"/>
            <w:ind w:left="0" w:right="100" w:firstLine="567"/>
            <w:jc w:val="both"/>
          </w:pPr>
        </w:pPrChange>
      </w:pPr>
    </w:p>
    <w:p w14:paraId="53391AA3" w14:textId="77777777" w:rsidR="00066285" w:rsidRDefault="00066285">
      <w:pPr>
        <w:pStyle w:val="GvdeMetni"/>
        <w:spacing w:before="0" w:line="360" w:lineRule="auto"/>
        <w:ind w:left="0" w:right="100" w:firstLine="567"/>
        <w:jc w:val="both"/>
        <w:rPr>
          <w:ins w:id="2513" w:author="EMRAH COLAK" w:date="2015-07-31T12:44:00Z"/>
          <w:rFonts w:ascii="Times New Roman" w:hAnsi="Times New Roman"/>
        </w:rPr>
        <w:pPrChange w:id="2514" w:author="EMRAH COLAK" w:date="2015-07-30T11:07:00Z">
          <w:pPr>
            <w:pStyle w:val="GvdeMetni"/>
            <w:spacing w:before="125" w:line="360" w:lineRule="auto"/>
            <w:ind w:left="0" w:right="100" w:firstLine="567"/>
            <w:jc w:val="both"/>
          </w:pPr>
        </w:pPrChange>
      </w:pPr>
    </w:p>
    <w:p w14:paraId="50BFB84E" w14:textId="77777777" w:rsidR="00066285" w:rsidRPr="003A623F" w:rsidRDefault="00066285">
      <w:pPr>
        <w:pStyle w:val="GvdeMetni"/>
        <w:spacing w:before="0" w:line="360" w:lineRule="auto"/>
        <w:ind w:left="0" w:right="100" w:firstLine="567"/>
        <w:jc w:val="both"/>
        <w:rPr>
          <w:rFonts w:ascii="Times New Roman" w:hAnsi="Times New Roman"/>
        </w:rPr>
        <w:pPrChange w:id="2515" w:author="EMRAH COLAK" w:date="2015-07-30T11:07:00Z">
          <w:pPr>
            <w:pStyle w:val="GvdeMetni"/>
            <w:spacing w:before="125" w:line="360" w:lineRule="auto"/>
            <w:ind w:left="0" w:right="100" w:firstLine="567"/>
            <w:jc w:val="both"/>
          </w:pPr>
        </w:pPrChange>
      </w:pPr>
    </w:p>
    <w:p w14:paraId="20F99045" w14:textId="77777777" w:rsidR="00B87C8B" w:rsidRDefault="00B87C8B">
      <w:pPr>
        <w:pStyle w:val="GvdeMetni"/>
        <w:spacing w:before="0" w:line="360" w:lineRule="auto"/>
        <w:ind w:left="0" w:right="100" w:firstLine="567"/>
        <w:jc w:val="both"/>
        <w:rPr>
          <w:ins w:id="2516" w:author="EMRAH COLAK" w:date="2015-07-30T15:06:00Z"/>
          <w:rFonts w:ascii="Times New Roman" w:hAnsi="Times New Roman"/>
        </w:rPr>
        <w:pPrChange w:id="2517" w:author="EMRAH COLAK" w:date="2015-07-30T11:07:00Z">
          <w:pPr>
            <w:pStyle w:val="GvdeMetni"/>
            <w:spacing w:before="125" w:line="360" w:lineRule="auto"/>
            <w:ind w:left="0" w:right="100" w:firstLine="567"/>
            <w:jc w:val="both"/>
          </w:pPr>
        </w:pPrChange>
      </w:pPr>
    </w:p>
    <w:p w14:paraId="714B3018" w14:textId="77777777" w:rsidR="007241AB" w:rsidRDefault="007241AB">
      <w:pPr>
        <w:pStyle w:val="GvdeMetni"/>
        <w:spacing w:before="0" w:line="360" w:lineRule="auto"/>
        <w:ind w:left="0" w:right="100" w:firstLine="567"/>
        <w:jc w:val="both"/>
        <w:rPr>
          <w:ins w:id="2518" w:author="EMRAH COLAK" w:date="2015-07-31T11:54:00Z"/>
          <w:rFonts w:ascii="Times New Roman" w:hAnsi="Times New Roman"/>
        </w:rPr>
        <w:pPrChange w:id="2519" w:author="EMRAH COLAK" w:date="2015-07-30T11:07:00Z">
          <w:pPr>
            <w:pStyle w:val="GvdeMetni"/>
            <w:spacing w:before="125" w:line="360" w:lineRule="auto"/>
            <w:ind w:left="0" w:right="100" w:firstLine="567"/>
            <w:jc w:val="both"/>
          </w:pPr>
        </w:pPrChange>
      </w:pPr>
    </w:p>
    <w:p w14:paraId="52DCD1DC" w14:textId="77777777" w:rsidR="00A420C2" w:rsidRDefault="00A420C2">
      <w:pPr>
        <w:pStyle w:val="GvdeMetni"/>
        <w:spacing w:before="0" w:line="360" w:lineRule="auto"/>
        <w:ind w:left="0" w:right="100" w:firstLine="567"/>
        <w:jc w:val="both"/>
        <w:rPr>
          <w:ins w:id="2520" w:author="EMRAH COLAK" w:date="2015-07-31T11:54:00Z"/>
          <w:rFonts w:ascii="Times New Roman" w:hAnsi="Times New Roman"/>
        </w:rPr>
        <w:pPrChange w:id="2521" w:author="EMRAH COLAK" w:date="2015-07-30T11:07:00Z">
          <w:pPr>
            <w:pStyle w:val="GvdeMetni"/>
            <w:spacing w:before="125" w:line="360" w:lineRule="auto"/>
            <w:ind w:left="0" w:right="100" w:firstLine="567"/>
            <w:jc w:val="both"/>
          </w:pPr>
        </w:pPrChange>
      </w:pPr>
    </w:p>
    <w:p w14:paraId="7C6BCC52" w14:textId="4E8A591A" w:rsidR="00A420C2" w:rsidRPr="003A623F" w:rsidDel="00A420C2" w:rsidRDefault="00A420C2">
      <w:pPr>
        <w:pStyle w:val="GvdeMetni"/>
        <w:spacing w:before="0" w:line="360" w:lineRule="auto"/>
        <w:ind w:left="0" w:right="100" w:firstLine="567"/>
        <w:jc w:val="both"/>
        <w:rPr>
          <w:del w:id="2522" w:author="EMRAH COLAK" w:date="2015-07-31T11:54:00Z"/>
          <w:rFonts w:ascii="Times New Roman" w:hAnsi="Times New Roman"/>
        </w:rPr>
        <w:pPrChange w:id="2523" w:author="EMRAH COLAK" w:date="2015-07-30T11:07:00Z">
          <w:pPr>
            <w:pStyle w:val="GvdeMetni"/>
            <w:spacing w:before="125" w:line="360" w:lineRule="auto"/>
            <w:ind w:left="0" w:right="100" w:firstLine="567"/>
            <w:jc w:val="both"/>
          </w:pPr>
        </w:pPrChange>
      </w:pPr>
    </w:p>
    <w:p w14:paraId="212058E5" w14:textId="149A35DF" w:rsidR="00B87C8B" w:rsidRPr="003A623F" w:rsidDel="006C1A64" w:rsidRDefault="00B87C8B">
      <w:pPr>
        <w:pStyle w:val="Balk1"/>
        <w:rPr>
          <w:del w:id="2524" w:author="EMRAH COLAK" w:date="2015-07-30T17:17:00Z"/>
        </w:rPr>
        <w:pPrChange w:id="2525" w:author="EMRE MUTLU" w:date="2015-07-31T10:42:00Z">
          <w:pPr>
            <w:pStyle w:val="GvdeMetni"/>
            <w:spacing w:before="125" w:line="360" w:lineRule="auto"/>
            <w:ind w:left="0" w:right="100" w:firstLine="567"/>
            <w:jc w:val="both"/>
          </w:pPr>
        </w:pPrChange>
      </w:pPr>
    </w:p>
    <w:p w14:paraId="70FF1B03" w14:textId="724497A4" w:rsidR="00B87C8B" w:rsidDel="00CC7780" w:rsidRDefault="00B87C8B">
      <w:pPr>
        <w:pStyle w:val="Balk1"/>
        <w:rPr>
          <w:del w:id="2526" w:author="EMRAH COLAK" w:date="2015-07-30T11:13:00Z"/>
        </w:rPr>
        <w:pPrChange w:id="2527" w:author="EMRE MUTLU" w:date="2015-07-31T10:42:00Z">
          <w:pPr>
            <w:pStyle w:val="GvdeMetni"/>
            <w:spacing w:before="125" w:line="360" w:lineRule="auto"/>
            <w:ind w:left="0" w:right="100" w:firstLine="567"/>
            <w:jc w:val="both"/>
          </w:pPr>
        </w:pPrChange>
      </w:pPr>
    </w:p>
    <w:p w14:paraId="05BC296B" w14:textId="4D7EDC76" w:rsidR="00A91862" w:rsidDel="00CC7780" w:rsidRDefault="00A91862">
      <w:pPr>
        <w:pStyle w:val="Balk1"/>
        <w:rPr>
          <w:del w:id="2528" w:author="EMRAH COLAK" w:date="2015-07-30T11:13:00Z"/>
        </w:rPr>
        <w:pPrChange w:id="2529" w:author="EMRE MUTLU" w:date="2015-07-31T10:42:00Z">
          <w:pPr>
            <w:pStyle w:val="GvdeMetni"/>
            <w:spacing w:before="125" w:line="360" w:lineRule="auto"/>
            <w:ind w:left="0" w:right="100" w:firstLine="567"/>
            <w:jc w:val="both"/>
          </w:pPr>
        </w:pPrChange>
      </w:pPr>
    </w:p>
    <w:p w14:paraId="1E8DB3EE" w14:textId="16DC84AB" w:rsidR="00A91862" w:rsidDel="00CC7780" w:rsidRDefault="00A91862">
      <w:pPr>
        <w:pStyle w:val="Balk1"/>
        <w:rPr>
          <w:del w:id="2530" w:author="EMRAH COLAK" w:date="2015-07-30T11:13:00Z"/>
        </w:rPr>
        <w:pPrChange w:id="2531" w:author="EMRE MUTLU" w:date="2015-07-31T10:42:00Z">
          <w:pPr>
            <w:pStyle w:val="GvdeMetni"/>
            <w:spacing w:before="125" w:line="360" w:lineRule="auto"/>
            <w:ind w:left="0" w:right="100" w:firstLine="567"/>
            <w:jc w:val="both"/>
          </w:pPr>
        </w:pPrChange>
      </w:pPr>
    </w:p>
    <w:p w14:paraId="3D3C84EE" w14:textId="24DA59E2" w:rsidR="00A91862" w:rsidDel="00CC7780" w:rsidRDefault="00A91862">
      <w:pPr>
        <w:pStyle w:val="Balk1"/>
        <w:rPr>
          <w:del w:id="2532" w:author="EMRAH COLAK" w:date="2015-07-30T11:13:00Z"/>
        </w:rPr>
        <w:pPrChange w:id="2533" w:author="EMRE MUTLU" w:date="2015-07-31T10:42:00Z">
          <w:pPr>
            <w:pStyle w:val="GvdeMetni"/>
            <w:spacing w:before="125" w:line="360" w:lineRule="auto"/>
            <w:ind w:left="0" w:right="100" w:firstLine="567"/>
            <w:jc w:val="both"/>
          </w:pPr>
        </w:pPrChange>
      </w:pPr>
    </w:p>
    <w:p w14:paraId="55C485A3" w14:textId="67B6EAB2" w:rsidR="00A91862" w:rsidDel="00CC7780" w:rsidRDefault="00A91862">
      <w:pPr>
        <w:pStyle w:val="Balk1"/>
        <w:rPr>
          <w:del w:id="2534" w:author="EMRAH COLAK" w:date="2015-07-30T11:13:00Z"/>
        </w:rPr>
        <w:pPrChange w:id="2535" w:author="EMRE MUTLU" w:date="2015-07-31T10:42:00Z">
          <w:pPr>
            <w:pStyle w:val="GvdeMetni"/>
            <w:spacing w:before="125" w:line="360" w:lineRule="auto"/>
            <w:ind w:left="0" w:right="100" w:firstLine="567"/>
            <w:jc w:val="both"/>
          </w:pPr>
        </w:pPrChange>
      </w:pPr>
    </w:p>
    <w:p w14:paraId="6F479C9F" w14:textId="6F56A652" w:rsidR="00A91862" w:rsidDel="00CC7780" w:rsidRDefault="00A91862">
      <w:pPr>
        <w:pStyle w:val="Balk1"/>
        <w:rPr>
          <w:del w:id="2536" w:author="EMRAH COLAK" w:date="2015-07-30T11:13:00Z"/>
        </w:rPr>
        <w:pPrChange w:id="2537" w:author="EMRE MUTLU" w:date="2015-07-31T10:42:00Z">
          <w:pPr>
            <w:pStyle w:val="GvdeMetni"/>
            <w:spacing w:before="125" w:line="360" w:lineRule="auto"/>
            <w:ind w:left="0" w:right="100" w:firstLine="567"/>
            <w:jc w:val="both"/>
          </w:pPr>
        </w:pPrChange>
      </w:pPr>
    </w:p>
    <w:p w14:paraId="29507ADF" w14:textId="6A379B10" w:rsidR="00A91862" w:rsidDel="00CC7780" w:rsidRDefault="00A91862">
      <w:pPr>
        <w:pStyle w:val="Balk1"/>
        <w:rPr>
          <w:del w:id="2538" w:author="EMRAH COLAK" w:date="2015-07-30T11:13:00Z"/>
        </w:rPr>
        <w:pPrChange w:id="2539" w:author="EMRE MUTLU" w:date="2015-07-31T10:42:00Z">
          <w:pPr>
            <w:pStyle w:val="GvdeMetni"/>
            <w:spacing w:before="125" w:line="360" w:lineRule="auto"/>
            <w:ind w:left="0" w:right="100" w:firstLine="567"/>
            <w:jc w:val="both"/>
          </w:pPr>
        </w:pPrChange>
      </w:pPr>
    </w:p>
    <w:p w14:paraId="0F868146" w14:textId="4C7A5ED2" w:rsidR="00A91862" w:rsidDel="00CC7780" w:rsidRDefault="00A91862">
      <w:pPr>
        <w:pStyle w:val="Balk1"/>
        <w:rPr>
          <w:del w:id="2540" w:author="EMRAH COLAK" w:date="2015-07-30T11:13:00Z"/>
        </w:rPr>
        <w:pPrChange w:id="2541" w:author="EMRE MUTLU" w:date="2015-07-31T10:42:00Z">
          <w:pPr>
            <w:pStyle w:val="GvdeMetni"/>
            <w:spacing w:before="125" w:line="360" w:lineRule="auto"/>
            <w:ind w:left="0" w:right="100" w:firstLine="567"/>
            <w:jc w:val="both"/>
          </w:pPr>
        </w:pPrChange>
      </w:pPr>
    </w:p>
    <w:p w14:paraId="361A201D" w14:textId="0D947C07" w:rsidR="00A91862" w:rsidDel="00CC7780" w:rsidRDefault="00A91862">
      <w:pPr>
        <w:pStyle w:val="Balk1"/>
        <w:rPr>
          <w:del w:id="2542" w:author="EMRAH COLAK" w:date="2015-07-30T11:13:00Z"/>
        </w:rPr>
        <w:pPrChange w:id="2543" w:author="EMRE MUTLU" w:date="2015-07-31T10:42:00Z">
          <w:pPr>
            <w:pStyle w:val="GvdeMetni"/>
            <w:spacing w:before="125" w:line="360" w:lineRule="auto"/>
            <w:ind w:left="0" w:right="100" w:firstLine="567"/>
            <w:jc w:val="both"/>
          </w:pPr>
        </w:pPrChange>
      </w:pPr>
    </w:p>
    <w:p w14:paraId="234ECF87" w14:textId="1466D4F0" w:rsidR="00A91862" w:rsidDel="00CC7780" w:rsidRDefault="00A91862">
      <w:pPr>
        <w:pStyle w:val="Balk1"/>
        <w:rPr>
          <w:del w:id="2544" w:author="EMRAH COLAK" w:date="2015-07-30T11:13:00Z"/>
        </w:rPr>
        <w:pPrChange w:id="2545" w:author="EMRE MUTLU" w:date="2015-07-31T10:42:00Z">
          <w:pPr>
            <w:pStyle w:val="GvdeMetni"/>
            <w:spacing w:before="125" w:line="360" w:lineRule="auto"/>
            <w:ind w:left="0" w:right="100" w:firstLine="567"/>
            <w:jc w:val="both"/>
          </w:pPr>
        </w:pPrChange>
      </w:pPr>
    </w:p>
    <w:p w14:paraId="217C4377" w14:textId="4803BE19" w:rsidR="00A91862" w:rsidDel="00CC7780" w:rsidRDefault="00A91862">
      <w:pPr>
        <w:pStyle w:val="Balk1"/>
        <w:rPr>
          <w:del w:id="2546" w:author="EMRAH COLAK" w:date="2015-07-30T11:13:00Z"/>
        </w:rPr>
        <w:pPrChange w:id="2547" w:author="EMRE MUTLU" w:date="2015-07-31T10:42:00Z">
          <w:pPr>
            <w:pStyle w:val="GvdeMetni"/>
            <w:spacing w:before="125" w:line="360" w:lineRule="auto"/>
            <w:ind w:left="0" w:right="100" w:firstLine="567"/>
            <w:jc w:val="both"/>
          </w:pPr>
        </w:pPrChange>
      </w:pPr>
    </w:p>
    <w:p w14:paraId="3734E268" w14:textId="52A0A6CA" w:rsidR="00A91862" w:rsidDel="00CC7780" w:rsidRDefault="00A91862">
      <w:pPr>
        <w:pStyle w:val="Balk1"/>
        <w:rPr>
          <w:del w:id="2548" w:author="EMRAH COLAK" w:date="2015-07-30T11:13:00Z"/>
        </w:rPr>
        <w:pPrChange w:id="2549" w:author="EMRE MUTLU" w:date="2015-07-31T10:42:00Z">
          <w:pPr>
            <w:pStyle w:val="GvdeMetni"/>
            <w:spacing w:before="125" w:line="360" w:lineRule="auto"/>
            <w:ind w:left="0" w:right="100" w:firstLine="567"/>
            <w:jc w:val="both"/>
          </w:pPr>
        </w:pPrChange>
      </w:pPr>
    </w:p>
    <w:p w14:paraId="02DE6FC6" w14:textId="782B67D3" w:rsidR="00A91862" w:rsidDel="00CC7780" w:rsidRDefault="00A91862">
      <w:pPr>
        <w:pStyle w:val="Balk1"/>
        <w:rPr>
          <w:del w:id="2550" w:author="EMRAH COLAK" w:date="2015-07-30T11:13:00Z"/>
        </w:rPr>
        <w:pPrChange w:id="2551" w:author="EMRE MUTLU" w:date="2015-07-31T10:42:00Z">
          <w:pPr>
            <w:pStyle w:val="GvdeMetni"/>
            <w:spacing w:before="125" w:line="360" w:lineRule="auto"/>
            <w:ind w:left="0" w:right="100" w:firstLine="567"/>
            <w:jc w:val="both"/>
          </w:pPr>
        </w:pPrChange>
      </w:pPr>
    </w:p>
    <w:p w14:paraId="2A72B70D" w14:textId="343AFEB1" w:rsidR="00A91862" w:rsidRPr="003A623F" w:rsidDel="00CC7780" w:rsidRDefault="00A91862">
      <w:pPr>
        <w:pStyle w:val="Balk1"/>
        <w:rPr>
          <w:del w:id="2552" w:author="EMRAH COLAK" w:date="2015-07-30T11:13:00Z"/>
        </w:rPr>
        <w:pPrChange w:id="2553" w:author="EMRE MUTLU" w:date="2015-07-31T10:42:00Z">
          <w:pPr>
            <w:pStyle w:val="GvdeMetni"/>
            <w:spacing w:before="125" w:line="360" w:lineRule="auto"/>
            <w:ind w:left="0" w:right="100" w:firstLine="567"/>
            <w:jc w:val="both"/>
          </w:pPr>
        </w:pPrChange>
      </w:pPr>
    </w:p>
    <w:p w14:paraId="0DE54971" w14:textId="56499BA6" w:rsidR="00B87C8B" w:rsidRPr="003A623F" w:rsidDel="00CC7780" w:rsidRDefault="00B87C8B">
      <w:pPr>
        <w:pStyle w:val="Balk1"/>
        <w:rPr>
          <w:del w:id="2554" w:author="EMRAH COLAK" w:date="2015-07-30T11:13:00Z"/>
        </w:rPr>
        <w:pPrChange w:id="2555" w:author="EMRE MUTLU" w:date="2015-07-31T10:42:00Z">
          <w:pPr>
            <w:pStyle w:val="GvdeMetni"/>
            <w:spacing w:before="125" w:line="360" w:lineRule="auto"/>
            <w:ind w:left="0" w:right="100" w:firstLine="567"/>
            <w:jc w:val="both"/>
          </w:pPr>
        </w:pPrChange>
      </w:pPr>
    </w:p>
    <w:p w14:paraId="303F24C1" w14:textId="77777777" w:rsidR="00B87C8B" w:rsidRPr="00513A2A" w:rsidRDefault="00B87C8B">
      <w:pPr>
        <w:pStyle w:val="Balk1"/>
      </w:pPr>
      <w:bookmarkStart w:id="2556" w:name="_Toc425946766"/>
      <w:r>
        <w:t>İKİNCİ</w:t>
      </w:r>
      <w:r w:rsidRPr="00513A2A">
        <w:t xml:space="preserve"> BÖLÜM</w:t>
      </w:r>
      <w:bookmarkEnd w:id="2556"/>
    </w:p>
    <w:p w14:paraId="0171DC81" w14:textId="77777777" w:rsidR="00B87C8B" w:rsidRDefault="00B87C8B">
      <w:pPr>
        <w:pStyle w:val="Balk1"/>
      </w:pPr>
      <w:bookmarkStart w:id="2557" w:name="_Toc425946767"/>
      <w:r>
        <w:t>İNCE İSTEMCİ VE UYGULAMALARI</w:t>
      </w:r>
      <w:bookmarkEnd w:id="2557"/>
      <w:r>
        <w:t xml:space="preserve"> </w:t>
      </w:r>
    </w:p>
    <w:p w14:paraId="0824F2EB" w14:textId="77777777" w:rsidR="00147E93" w:rsidRDefault="00147E93">
      <w:pPr>
        <w:spacing w:after="0"/>
        <w:ind w:left="142"/>
        <w:rPr>
          <w:ins w:id="2558" w:author="EMRAH COLAK" w:date="2015-07-30T11:13:00Z"/>
          <w:lang w:eastAsia="tr-TR"/>
        </w:rPr>
        <w:pPrChange w:id="2559" w:author="EMRAH COLAK" w:date="2015-07-30T11:07:00Z">
          <w:pPr>
            <w:ind w:left="142"/>
          </w:pPr>
        </w:pPrChange>
      </w:pPr>
    </w:p>
    <w:p w14:paraId="60E516DB" w14:textId="42E52AFB" w:rsidR="00CC7780" w:rsidRPr="00147E93" w:rsidRDefault="00CC7780">
      <w:pPr>
        <w:spacing w:after="0"/>
        <w:ind w:left="142"/>
        <w:rPr>
          <w:lang w:eastAsia="tr-TR"/>
        </w:rPr>
        <w:pPrChange w:id="2560" w:author="EMRAH COLAK" w:date="2015-07-30T11:07:00Z">
          <w:pPr>
            <w:ind w:left="142"/>
          </w:pPr>
        </w:pPrChange>
      </w:pPr>
    </w:p>
    <w:p w14:paraId="0C87E1BD" w14:textId="77777777" w:rsidR="00147E93" w:rsidRPr="00147E93" w:rsidRDefault="00147E93">
      <w:pPr>
        <w:pStyle w:val="ListeParagraf"/>
        <w:keepNext/>
        <w:keepLines/>
        <w:numPr>
          <w:ilvl w:val="0"/>
          <w:numId w:val="1"/>
        </w:numPr>
        <w:spacing w:after="0" w:line="360" w:lineRule="auto"/>
        <w:contextualSpacing w:val="0"/>
        <w:jc w:val="both"/>
        <w:outlineLvl w:val="1"/>
        <w:rPr>
          <w:rFonts w:ascii="Times New Roman" w:eastAsia="Times New Roman" w:hAnsi="Times New Roman"/>
          <w:b/>
          <w:vanish/>
          <w:sz w:val="24"/>
          <w:szCs w:val="26"/>
        </w:rPr>
      </w:pPr>
      <w:bookmarkStart w:id="2561" w:name="_Toc424308399"/>
      <w:bookmarkStart w:id="2562" w:name="_Toc424308539"/>
      <w:bookmarkStart w:id="2563" w:name="_Toc424308977"/>
      <w:bookmarkStart w:id="2564" w:name="_Toc424309113"/>
      <w:bookmarkStart w:id="2565" w:name="_Toc424309284"/>
      <w:bookmarkStart w:id="2566" w:name="_Toc424309424"/>
      <w:bookmarkStart w:id="2567" w:name="_Toc424309563"/>
      <w:bookmarkStart w:id="2568" w:name="_Toc424309798"/>
      <w:bookmarkStart w:id="2569" w:name="_Toc424310224"/>
      <w:bookmarkStart w:id="2570" w:name="_Toc424310345"/>
      <w:bookmarkStart w:id="2571" w:name="_Toc424310461"/>
      <w:bookmarkStart w:id="2572" w:name="_Toc424310576"/>
      <w:bookmarkStart w:id="2573" w:name="_Toc424568171"/>
      <w:bookmarkStart w:id="2574" w:name="_Toc425946407"/>
      <w:bookmarkStart w:id="2575" w:name="_Toc425946768"/>
      <w:bookmarkStart w:id="2576" w:name="_Toc406579862"/>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p>
    <w:p w14:paraId="53EBCFC3" w14:textId="77777777" w:rsidR="00386E38" w:rsidRDefault="00147E93">
      <w:pPr>
        <w:pStyle w:val="Balk2"/>
      </w:pPr>
      <w:bookmarkStart w:id="2577" w:name="_Toc425946769"/>
      <w:bookmarkEnd w:id="2576"/>
      <w:r>
        <w:t>İnce İstemci</w:t>
      </w:r>
      <w:bookmarkEnd w:id="2577"/>
    </w:p>
    <w:p w14:paraId="188E4199" w14:textId="31C1422F" w:rsidR="003103F4" w:rsidRPr="00A41BDB" w:rsidRDefault="0084512F">
      <w:pPr>
        <w:pStyle w:val="GvdeMetni"/>
        <w:spacing w:before="0" w:line="360" w:lineRule="auto"/>
        <w:ind w:left="0" w:right="100" w:firstLine="0"/>
        <w:jc w:val="both"/>
        <w:rPr>
          <w:rFonts w:ascii="Times New Roman" w:hAnsi="Times New Roman"/>
        </w:rPr>
        <w:pPrChange w:id="2578" w:author="EMRAH COLAK" w:date="2015-07-30T14:25:00Z">
          <w:pPr>
            <w:pStyle w:val="GvdeMetni"/>
            <w:spacing w:before="125" w:line="360" w:lineRule="auto"/>
            <w:ind w:left="0" w:right="100" w:firstLine="709"/>
            <w:jc w:val="both"/>
          </w:pPr>
        </w:pPrChange>
      </w:pPr>
      <w:del w:id="2579" w:author="EMRAH COLAK" w:date="2015-07-29T14:36:00Z">
        <w:r w:rsidRPr="006A505C" w:rsidDel="00F2691E">
          <w:rPr>
            <w:rFonts w:ascii="Times New Roman" w:hAnsi="Times New Roman"/>
            <w:sz w:val="24"/>
            <w:szCs w:val="24"/>
          </w:rPr>
          <w:delText xml:space="preserve"> </w:delText>
        </w:r>
        <w:r w:rsidR="00A75553" w:rsidDel="00F2691E">
          <w:rPr>
            <w:rFonts w:ascii="Times New Roman" w:hAnsi="Times New Roman"/>
            <w:sz w:val="24"/>
            <w:szCs w:val="24"/>
          </w:rPr>
          <w:tab/>
        </w:r>
        <w:r w:rsidR="00A75553" w:rsidDel="00F2691E">
          <w:rPr>
            <w:rFonts w:ascii="Times New Roman" w:hAnsi="Times New Roman"/>
            <w:sz w:val="24"/>
            <w:szCs w:val="24"/>
          </w:rPr>
          <w:tab/>
        </w:r>
        <w:r w:rsidR="00A75553" w:rsidDel="00F2691E">
          <w:rPr>
            <w:rFonts w:ascii="Times New Roman" w:hAnsi="Times New Roman"/>
            <w:sz w:val="24"/>
            <w:szCs w:val="24"/>
          </w:rPr>
          <w:tab/>
        </w:r>
      </w:del>
      <w:bookmarkStart w:id="2580" w:name="şekil201"/>
      <w:r w:rsidR="003103F4" w:rsidRPr="00A41BDB">
        <w:rPr>
          <w:rFonts w:ascii="Times New Roman" w:hAnsi="Times New Roman"/>
        </w:rPr>
        <w:t xml:space="preserve">Şekil </w:t>
      </w:r>
      <w:del w:id="2581" w:author="EMRAH COLAK" w:date="2015-07-29T16:54:00Z">
        <w:r w:rsidR="003103F4" w:rsidRPr="00A41BDB" w:rsidDel="00EF2EE6">
          <w:rPr>
            <w:rFonts w:ascii="Times New Roman" w:hAnsi="Times New Roman"/>
          </w:rPr>
          <w:delText>2-1</w:delText>
        </w:r>
      </w:del>
      <w:ins w:id="2582" w:author="EMRAH COLAK" w:date="2015-07-29T16:54:00Z">
        <w:r w:rsidR="00EF2EE6">
          <w:rPr>
            <w:rFonts w:ascii="Times New Roman" w:hAnsi="Times New Roman"/>
          </w:rPr>
          <w:t>13:</w:t>
        </w:r>
      </w:ins>
      <w:r w:rsidR="003103F4" w:rsidRPr="00A41BDB">
        <w:rPr>
          <w:rFonts w:ascii="Times New Roman" w:hAnsi="Times New Roman"/>
        </w:rPr>
        <w:t xml:space="preserve"> İnce İstemci Genel Görünüm</w:t>
      </w:r>
      <w:bookmarkEnd w:id="2580"/>
    </w:p>
    <w:p w14:paraId="24774CF8" w14:textId="77777777" w:rsidR="006A2257" w:rsidRDefault="000F7C00">
      <w:pPr>
        <w:pStyle w:val="GvdeMetni"/>
        <w:spacing w:before="0" w:line="360" w:lineRule="auto"/>
        <w:ind w:left="0" w:right="100" w:firstLine="0"/>
        <w:jc w:val="both"/>
        <w:rPr>
          <w:noProof/>
          <w:lang w:val="tr-TR" w:eastAsia="tr-TR"/>
        </w:rPr>
        <w:pPrChange w:id="2583" w:author="EMRAH COLAK" w:date="2015-07-30T14:25:00Z">
          <w:pPr>
            <w:pStyle w:val="GvdeMetni"/>
            <w:spacing w:before="125" w:line="360" w:lineRule="auto"/>
            <w:ind w:left="0" w:right="100" w:firstLine="0"/>
            <w:jc w:val="both"/>
          </w:pPr>
        </w:pPrChange>
      </w:pPr>
      <w:r>
        <w:rPr>
          <w:noProof/>
          <w:lang w:val="tr-TR" w:eastAsia="tr-TR"/>
        </w:rPr>
        <w:drawing>
          <wp:inline distT="0" distB="0" distL="0" distR="0" wp14:anchorId="4C7F4F8F" wp14:editId="4B1C013B">
            <wp:extent cx="3061335" cy="1574165"/>
            <wp:effectExtent l="0" t="0" r="5715" b="6985"/>
            <wp:docPr id="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1335" cy="1574165"/>
                    </a:xfrm>
                    <a:prstGeom prst="rect">
                      <a:avLst/>
                    </a:prstGeom>
                    <a:noFill/>
                    <a:ln>
                      <a:noFill/>
                    </a:ln>
                  </pic:spPr>
                </pic:pic>
              </a:graphicData>
            </a:graphic>
          </wp:inline>
        </w:drawing>
      </w:r>
    </w:p>
    <w:p w14:paraId="0FD09D63" w14:textId="77777777" w:rsidR="003103F4" w:rsidRDefault="003103F4">
      <w:pPr>
        <w:pStyle w:val="GvdeMetni"/>
        <w:spacing w:before="0" w:line="360" w:lineRule="auto"/>
        <w:ind w:left="0" w:right="100" w:firstLine="0"/>
        <w:jc w:val="both"/>
        <w:rPr>
          <w:ins w:id="2584" w:author="EMRAH COLAK" w:date="2015-07-30T11:15:00Z"/>
          <w:rFonts w:ascii="Times New Roman" w:hAnsi="Times New Roman"/>
        </w:rPr>
        <w:pPrChange w:id="2585" w:author="EMRAH COLAK" w:date="2015-07-30T14:25:00Z">
          <w:pPr>
            <w:pStyle w:val="GvdeMetni"/>
            <w:spacing w:before="125" w:line="360" w:lineRule="auto"/>
            <w:ind w:left="707" w:right="100" w:firstLine="709"/>
            <w:jc w:val="both"/>
          </w:pPr>
        </w:pPrChange>
      </w:pPr>
      <w:r w:rsidRPr="006A505C">
        <w:rPr>
          <w:rFonts w:ascii="Times New Roman" w:hAnsi="Times New Roman"/>
        </w:rPr>
        <w:t xml:space="preserve">Kaynak: </w:t>
      </w:r>
      <w:r w:rsidRPr="003103F4">
        <w:rPr>
          <w:rFonts w:ascii="Times New Roman" w:hAnsi="Times New Roman"/>
        </w:rPr>
        <w:t>http://www8.hp.com/us/en/thin-clients/overview.html</w:t>
      </w:r>
    </w:p>
    <w:p w14:paraId="5AFF8BCA" w14:textId="77777777" w:rsidR="00CC7780" w:rsidRDefault="00CC7780">
      <w:pPr>
        <w:pStyle w:val="GvdeMetni"/>
        <w:spacing w:before="0" w:line="360" w:lineRule="auto"/>
        <w:ind w:left="0" w:right="100" w:firstLine="0"/>
        <w:jc w:val="both"/>
        <w:rPr>
          <w:rFonts w:ascii="Times New Roman" w:hAnsi="Times New Roman"/>
          <w:sz w:val="24"/>
          <w:szCs w:val="24"/>
        </w:rPr>
        <w:pPrChange w:id="2586" w:author="EMRAH COLAK" w:date="2015-07-30T14:25:00Z">
          <w:pPr>
            <w:pStyle w:val="GvdeMetni"/>
            <w:spacing w:before="125" w:line="360" w:lineRule="auto"/>
            <w:ind w:left="707" w:right="100" w:firstLine="709"/>
            <w:jc w:val="both"/>
          </w:pPr>
        </w:pPrChange>
      </w:pPr>
    </w:p>
    <w:p w14:paraId="09BBC1BC" w14:textId="51E3FAA1" w:rsidR="0076509E" w:rsidRPr="00480F45" w:rsidRDefault="00D46129" w:rsidP="00685147">
      <w:pPr>
        <w:pStyle w:val="Balk3"/>
        <w:rPr>
          <w:ins w:id="2587" w:author="EMRAH COLAK" w:date="2015-07-29T15:10:00Z"/>
        </w:rPr>
        <w:pPrChange w:id="2588" w:author="EMRAH COLAK" w:date="2015-07-31T14:33:00Z">
          <w:pPr>
            <w:pStyle w:val="GvdeMetni"/>
            <w:spacing w:before="125" w:line="360" w:lineRule="auto"/>
            <w:ind w:left="0" w:right="100" w:firstLine="709"/>
            <w:jc w:val="both"/>
          </w:pPr>
        </w:pPrChange>
      </w:pPr>
      <w:bookmarkStart w:id="2589" w:name="_Toc425946770"/>
      <w:ins w:id="2590" w:author="EMRAH COLAK" w:date="2015-07-29T15:11:00Z">
        <w:r>
          <w:t>İnce İstemci</w:t>
        </w:r>
      </w:ins>
      <w:ins w:id="2591" w:author="EMRAH COLAK" w:date="2015-07-29T15:12:00Z">
        <w:r>
          <w:t>nin Tanımı</w:t>
        </w:r>
      </w:ins>
      <w:bookmarkEnd w:id="2589"/>
      <w:ins w:id="2592" w:author="EMRAH COLAK" w:date="2015-07-29T15:11:00Z">
        <w:r>
          <w:t xml:space="preserve"> </w:t>
        </w:r>
      </w:ins>
    </w:p>
    <w:p w14:paraId="5132A9E4" w14:textId="77777777" w:rsidR="0084512F" w:rsidRDefault="0084512F">
      <w:pPr>
        <w:pStyle w:val="GvdeMetni"/>
        <w:spacing w:before="0" w:line="360" w:lineRule="auto"/>
        <w:ind w:left="0" w:right="100" w:firstLine="709"/>
        <w:jc w:val="both"/>
        <w:rPr>
          <w:ins w:id="2593" w:author="EMRAH COLAK" w:date="2015-07-30T11:15:00Z"/>
          <w:rFonts w:ascii="Times New Roman" w:hAnsi="Times New Roman"/>
          <w:sz w:val="24"/>
          <w:szCs w:val="24"/>
        </w:rPr>
        <w:pPrChange w:id="2594" w:author="EMRAH COLAK" w:date="2015-07-30T14:25:00Z">
          <w:pPr>
            <w:pStyle w:val="GvdeMetni"/>
            <w:spacing w:before="125" w:line="360" w:lineRule="auto"/>
            <w:ind w:left="0" w:right="100" w:firstLine="709"/>
            <w:jc w:val="both"/>
          </w:pPr>
        </w:pPrChange>
      </w:pPr>
      <w:r w:rsidRPr="006A505C">
        <w:rPr>
          <w:rFonts w:ascii="Times New Roman" w:hAnsi="Times New Roman"/>
          <w:sz w:val="24"/>
          <w:szCs w:val="24"/>
        </w:rPr>
        <w:t>İnce istemci, içinde gömülü işletim sistemi bulunan ve bir çok yazılım uygulamasının da içinde olduğu çeşitli donanım tasarımlarından oluşmuş bir makinedir ve uzak bir bilgi işlem sisteminde çalışan uygulamaları, kullanıcı arayüzünde kullanıcıya gösterir. Basit özelliklere sahip bir bilgisayar kasası da denilebilir</w:t>
      </w:r>
      <w:r w:rsidR="00453006" w:rsidRPr="006A505C">
        <w:rPr>
          <w:rStyle w:val="DipnotBavurusu"/>
          <w:rFonts w:ascii="Times New Roman" w:hAnsi="Times New Roman"/>
          <w:sz w:val="24"/>
          <w:szCs w:val="24"/>
        </w:rPr>
        <w:footnoteReference w:id="35"/>
      </w:r>
      <w:r w:rsidRPr="006A505C">
        <w:rPr>
          <w:rFonts w:ascii="Times New Roman" w:hAnsi="Times New Roman"/>
          <w:sz w:val="24"/>
          <w:szCs w:val="24"/>
        </w:rPr>
        <w:t>.</w:t>
      </w:r>
    </w:p>
    <w:p w14:paraId="3558EF47" w14:textId="77777777" w:rsidR="00CC7780" w:rsidRDefault="00CC7780">
      <w:pPr>
        <w:pStyle w:val="GvdeMetni"/>
        <w:spacing w:before="0" w:line="360" w:lineRule="auto"/>
        <w:ind w:left="0" w:right="100" w:firstLine="709"/>
        <w:jc w:val="both"/>
        <w:rPr>
          <w:rFonts w:ascii="Times New Roman" w:hAnsi="Times New Roman"/>
          <w:sz w:val="24"/>
          <w:szCs w:val="24"/>
        </w:rPr>
        <w:pPrChange w:id="2622" w:author="EMRAH COLAK" w:date="2015-07-30T14:25:00Z">
          <w:pPr>
            <w:pStyle w:val="GvdeMetni"/>
            <w:spacing w:before="125" w:line="360" w:lineRule="auto"/>
            <w:ind w:left="0" w:right="100" w:firstLine="709"/>
            <w:jc w:val="both"/>
          </w:pPr>
        </w:pPrChange>
      </w:pPr>
    </w:p>
    <w:p w14:paraId="1FAC823F" w14:textId="77777777" w:rsidR="00E3558C" w:rsidRDefault="00E3558C">
      <w:pPr>
        <w:pStyle w:val="GvdeMetni"/>
        <w:spacing w:before="0" w:line="360" w:lineRule="auto"/>
        <w:ind w:left="0" w:right="100" w:firstLine="709"/>
        <w:jc w:val="both"/>
        <w:rPr>
          <w:ins w:id="2623" w:author="EMRAH COLAK" w:date="2015-07-30T11:15:00Z"/>
          <w:rFonts w:ascii="Times New Roman" w:hAnsi="Times New Roman"/>
          <w:sz w:val="24"/>
          <w:szCs w:val="24"/>
        </w:rPr>
        <w:pPrChange w:id="2624"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 xml:space="preserve">İnce istemci yada thin client, merkezi bir sunucuya bağlanarak bu sunucu üzerinde oturum açmaya ve program çalıştırmaya yarayan kullanıcı terminalidir. Sunucu tabanlı bilgi işlem olarak adlandırılan bu yapıda bütün uygulamalar sunucu üzerinde çalışır. İnce istemcilerin işlevi klavye ve fare üzerinden gelen girdileri sunucu üzerinde çalışan programa iletmek ve oradan gelen görüntü bilgilerini terminal ekranına yansıtmaktır. Bu yapıda bütün veri ve yazılımlar sunucu üzerinde bulunduğundan istemci tarafına program yüklemeye gerek yoktur. </w:t>
      </w:r>
    </w:p>
    <w:p w14:paraId="578BADF1" w14:textId="77777777" w:rsidR="00CC7780" w:rsidRPr="00E3558C" w:rsidRDefault="00CC7780">
      <w:pPr>
        <w:pStyle w:val="GvdeMetni"/>
        <w:spacing w:before="0" w:line="360" w:lineRule="auto"/>
        <w:ind w:left="0" w:right="100" w:firstLine="709"/>
        <w:jc w:val="both"/>
        <w:rPr>
          <w:rFonts w:ascii="Times New Roman" w:hAnsi="Times New Roman"/>
          <w:sz w:val="24"/>
          <w:szCs w:val="24"/>
        </w:rPr>
        <w:pPrChange w:id="2625" w:author="EMRAH COLAK" w:date="2015-07-30T14:25:00Z">
          <w:pPr>
            <w:pStyle w:val="GvdeMetni"/>
            <w:spacing w:before="125" w:line="360" w:lineRule="auto"/>
            <w:ind w:left="0" w:right="100" w:firstLine="709"/>
            <w:jc w:val="both"/>
          </w:pPr>
        </w:pPrChange>
      </w:pPr>
    </w:p>
    <w:p w14:paraId="2EEABE64" w14:textId="110C7F00" w:rsidR="00CC7780" w:rsidRPr="00E3558C" w:rsidDel="00CF6D57" w:rsidRDefault="00E3558C">
      <w:pPr>
        <w:pStyle w:val="GvdeMetni"/>
        <w:spacing w:before="0" w:line="360" w:lineRule="auto"/>
        <w:ind w:left="0" w:right="100" w:firstLine="709"/>
        <w:jc w:val="both"/>
        <w:rPr>
          <w:del w:id="2626" w:author="EMRAH COLAK" w:date="2015-07-30T14:21:00Z"/>
          <w:rFonts w:ascii="Times New Roman" w:hAnsi="Times New Roman"/>
          <w:sz w:val="24"/>
          <w:szCs w:val="24"/>
        </w:rPr>
        <w:pPrChange w:id="2627"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Üzerinde yerel internet tarayıcı (local browser) bulunan ince istemcilerle web tabanlı programları çalıştırmak ve inte</w:t>
      </w:r>
      <w:r>
        <w:rPr>
          <w:rFonts w:ascii="Times New Roman" w:hAnsi="Times New Roman"/>
          <w:sz w:val="24"/>
          <w:szCs w:val="24"/>
        </w:rPr>
        <w:t>rnette gezinmek de mümkündür.</w:t>
      </w:r>
      <w:ins w:id="2628" w:author="EMRAH COLAK" w:date="2015-07-30T14:21:00Z">
        <w:r w:rsidR="00CF6D57">
          <w:rPr>
            <w:rFonts w:ascii="Times New Roman" w:hAnsi="Times New Roman"/>
            <w:sz w:val="24"/>
            <w:szCs w:val="24"/>
          </w:rPr>
          <w:t xml:space="preserve"> </w:t>
        </w:r>
      </w:ins>
      <w:del w:id="2629" w:author="EMRAH COLAK" w:date="2015-07-30T14:21:00Z">
        <w:r w:rsidDel="00CF6D57">
          <w:rPr>
            <w:rFonts w:ascii="Times New Roman" w:hAnsi="Times New Roman"/>
            <w:sz w:val="24"/>
            <w:szCs w:val="24"/>
          </w:rPr>
          <w:delText xml:space="preserve">  </w:delText>
        </w:r>
      </w:del>
    </w:p>
    <w:p w14:paraId="7E96C1B7" w14:textId="3202D3E9" w:rsidR="00CC7780" w:rsidRPr="00E3558C" w:rsidDel="00CF6D57" w:rsidRDefault="00E3558C">
      <w:pPr>
        <w:pStyle w:val="GvdeMetni"/>
        <w:spacing w:before="0" w:line="360" w:lineRule="auto"/>
        <w:ind w:left="0" w:right="100" w:firstLine="709"/>
        <w:jc w:val="both"/>
        <w:rPr>
          <w:del w:id="2630" w:author="EMRAH COLAK" w:date="2015-07-30T14:21:00Z"/>
          <w:rFonts w:ascii="Times New Roman" w:hAnsi="Times New Roman"/>
          <w:sz w:val="24"/>
          <w:szCs w:val="24"/>
        </w:rPr>
        <w:pPrChange w:id="2631"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 xml:space="preserve">İnce </w:t>
      </w:r>
      <w:r w:rsidRPr="00E3558C">
        <w:rPr>
          <w:rFonts w:ascii="Times New Roman" w:hAnsi="Times New Roman"/>
          <w:sz w:val="24"/>
          <w:szCs w:val="24"/>
        </w:rPr>
        <w:lastRenderedPageBreak/>
        <w:t>istemciler uygulamaların çalıştığı sunucuya yerel yada geniş alan ağı (LAN/WAN) üzerinden bağlanabileceği gibi int</w:t>
      </w:r>
      <w:r>
        <w:rPr>
          <w:rFonts w:ascii="Times New Roman" w:hAnsi="Times New Roman"/>
          <w:sz w:val="24"/>
          <w:szCs w:val="24"/>
        </w:rPr>
        <w:t xml:space="preserve">ernet üzerinden de erişebilir. </w:t>
      </w:r>
    </w:p>
    <w:p w14:paraId="7CD0A672" w14:textId="77777777" w:rsidR="00E3558C" w:rsidRDefault="00E3558C">
      <w:pPr>
        <w:pStyle w:val="GvdeMetni"/>
        <w:spacing w:before="0" w:line="360" w:lineRule="auto"/>
        <w:ind w:left="0" w:right="100" w:firstLine="709"/>
        <w:jc w:val="both"/>
        <w:rPr>
          <w:ins w:id="2632" w:author="EMRAH COLAK" w:date="2015-07-30T15:38:00Z"/>
          <w:rFonts w:ascii="Times New Roman" w:hAnsi="Times New Roman"/>
          <w:sz w:val="24"/>
          <w:szCs w:val="24"/>
        </w:rPr>
        <w:pPrChange w:id="2633"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İnce istemciler, günümüzde giderek yaygınlaşan bulut bilişim (cloud computing) yapısı için de kullanıcı erişim birimi olarak kullanılan temel cihazlardır.</w:t>
      </w:r>
    </w:p>
    <w:p w14:paraId="2EE41D4F" w14:textId="77777777" w:rsidR="0007300D" w:rsidRDefault="0007300D">
      <w:pPr>
        <w:pStyle w:val="GvdeMetni"/>
        <w:spacing w:before="0" w:line="360" w:lineRule="auto"/>
        <w:ind w:left="0" w:right="100" w:firstLine="709"/>
        <w:jc w:val="both"/>
        <w:rPr>
          <w:ins w:id="2634" w:author="EMRAH COLAK" w:date="2015-07-30T11:15:00Z"/>
          <w:rFonts w:ascii="Times New Roman" w:hAnsi="Times New Roman"/>
          <w:sz w:val="24"/>
          <w:szCs w:val="24"/>
        </w:rPr>
        <w:pPrChange w:id="2635" w:author="EMRAH COLAK" w:date="2015-07-30T14:25:00Z">
          <w:pPr>
            <w:pStyle w:val="GvdeMetni"/>
            <w:spacing w:before="125" w:line="360" w:lineRule="auto"/>
            <w:ind w:left="0" w:right="100" w:firstLine="709"/>
            <w:jc w:val="both"/>
          </w:pPr>
        </w:pPrChange>
      </w:pPr>
    </w:p>
    <w:p w14:paraId="78927CF1" w14:textId="31886C29" w:rsidR="00CC7780" w:rsidRPr="006A505C" w:rsidDel="00CF6D57" w:rsidRDefault="00CC7780">
      <w:pPr>
        <w:pStyle w:val="GvdeMetni"/>
        <w:spacing w:before="0" w:line="360" w:lineRule="auto"/>
        <w:ind w:left="0" w:right="100" w:firstLine="709"/>
        <w:jc w:val="both"/>
        <w:rPr>
          <w:del w:id="2636" w:author="EMRAH COLAK" w:date="2015-07-30T14:22:00Z"/>
          <w:rFonts w:ascii="Times New Roman" w:hAnsi="Times New Roman"/>
          <w:sz w:val="24"/>
          <w:szCs w:val="24"/>
        </w:rPr>
        <w:pPrChange w:id="2637" w:author="EMRAH COLAK" w:date="2015-07-30T14:25:00Z">
          <w:pPr>
            <w:pStyle w:val="GvdeMetni"/>
            <w:spacing w:before="125" w:line="360" w:lineRule="auto"/>
            <w:ind w:left="0" w:right="100" w:firstLine="709"/>
            <w:jc w:val="both"/>
          </w:pPr>
        </w:pPrChange>
      </w:pPr>
    </w:p>
    <w:p w14:paraId="6B8E5155" w14:textId="77777777" w:rsidR="0084512F" w:rsidRDefault="0084512F">
      <w:pPr>
        <w:pStyle w:val="GvdeMetni"/>
        <w:spacing w:before="0" w:line="360" w:lineRule="auto"/>
        <w:ind w:left="0" w:right="100" w:firstLine="709"/>
        <w:jc w:val="both"/>
        <w:rPr>
          <w:ins w:id="2638" w:author="EMRAH COLAK" w:date="2015-07-30T11:15:00Z"/>
          <w:rFonts w:ascii="Times New Roman" w:hAnsi="Times New Roman"/>
          <w:sz w:val="24"/>
          <w:szCs w:val="24"/>
        </w:rPr>
        <w:pPrChange w:id="2639" w:author="EMRAH COLAK" w:date="2015-07-30T14:25:00Z">
          <w:pPr>
            <w:pStyle w:val="GvdeMetni"/>
            <w:spacing w:before="125" w:line="360" w:lineRule="auto"/>
            <w:ind w:left="0" w:right="100" w:firstLine="709"/>
            <w:jc w:val="both"/>
          </w:pPr>
        </w:pPrChange>
      </w:pPr>
      <w:r w:rsidRPr="006A505C">
        <w:rPr>
          <w:rFonts w:ascii="Times New Roman" w:hAnsi="Times New Roman"/>
          <w:sz w:val="24"/>
          <w:szCs w:val="24"/>
        </w:rPr>
        <w:t xml:space="preserve">Donanımı ve işletim sistemi çeşitli olsa da ince istemcilerin temel fonksiyonu aynı doğrultudadır. Uzak bilgi işlem sistemlerindeki servislerle haberleşebilmek için hızlı ve verimli protokoller kullanır. Bu da kullanıcıya sanki lokal bilgisayarında işiyle </w:t>
      </w:r>
      <w:r w:rsidR="00624D37" w:rsidRPr="006A505C">
        <w:rPr>
          <w:rFonts w:ascii="Times New Roman" w:hAnsi="Times New Roman"/>
          <w:sz w:val="24"/>
          <w:szCs w:val="24"/>
        </w:rPr>
        <w:t>ilgili çalışmasını</w:t>
      </w:r>
      <w:r w:rsidRPr="006A505C">
        <w:rPr>
          <w:rFonts w:ascii="Times New Roman" w:hAnsi="Times New Roman"/>
          <w:sz w:val="24"/>
          <w:szCs w:val="24"/>
        </w:rPr>
        <w:t xml:space="preserve"> yapıyormuşçasına bir tecrübe sağlar.</w:t>
      </w:r>
    </w:p>
    <w:p w14:paraId="26D0264F" w14:textId="77777777" w:rsidR="00CC7780" w:rsidRDefault="00CC7780">
      <w:pPr>
        <w:pStyle w:val="GvdeMetni"/>
        <w:spacing w:before="0" w:line="360" w:lineRule="auto"/>
        <w:ind w:left="0" w:right="100" w:firstLine="709"/>
        <w:jc w:val="both"/>
        <w:rPr>
          <w:rFonts w:ascii="Times New Roman" w:hAnsi="Times New Roman"/>
          <w:sz w:val="24"/>
          <w:szCs w:val="24"/>
        </w:rPr>
        <w:pPrChange w:id="2640" w:author="EMRAH COLAK" w:date="2015-07-30T14:25:00Z">
          <w:pPr>
            <w:pStyle w:val="GvdeMetni"/>
            <w:spacing w:before="125" w:line="360" w:lineRule="auto"/>
            <w:ind w:left="0" w:right="100" w:firstLine="709"/>
            <w:jc w:val="both"/>
          </w:pPr>
        </w:pPrChange>
      </w:pPr>
    </w:p>
    <w:p w14:paraId="4DD315B3" w14:textId="5A39A6A0" w:rsidR="00E3558C" w:rsidRDefault="00E3558C">
      <w:pPr>
        <w:pStyle w:val="GvdeMetni"/>
        <w:spacing w:before="0" w:line="360" w:lineRule="auto"/>
        <w:ind w:left="0" w:right="100" w:firstLine="709"/>
        <w:jc w:val="both"/>
        <w:rPr>
          <w:ins w:id="2641" w:author="EMRAH COLAK" w:date="2015-07-30T11:15:00Z"/>
          <w:rFonts w:ascii="Times New Roman" w:hAnsi="Times New Roman"/>
          <w:sz w:val="24"/>
          <w:szCs w:val="24"/>
        </w:rPr>
        <w:pPrChange w:id="2642" w:author="EMRAH COLAK" w:date="2015-07-30T14:25:00Z">
          <w:pPr>
            <w:pStyle w:val="GvdeMetni"/>
            <w:spacing w:before="125" w:line="360" w:lineRule="auto"/>
            <w:ind w:left="0" w:right="100" w:firstLine="709"/>
            <w:jc w:val="both"/>
          </w:pPr>
        </w:pPrChange>
      </w:pPr>
      <w:r w:rsidRPr="00E3558C">
        <w:rPr>
          <w:rFonts w:ascii="Times New Roman" w:hAnsi="Times New Roman"/>
          <w:sz w:val="24"/>
          <w:szCs w:val="24"/>
        </w:rPr>
        <w:t>İnce istemcilerde (thin client</w:t>
      </w:r>
      <w:r w:rsidR="00624D37" w:rsidRPr="00E3558C">
        <w:rPr>
          <w:rFonts w:ascii="Times New Roman" w:hAnsi="Times New Roman"/>
          <w:sz w:val="24"/>
          <w:szCs w:val="24"/>
        </w:rPr>
        <w:t>) ve</w:t>
      </w:r>
      <w:r w:rsidRPr="00E3558C">
        <w:rPr>
          <w:rFonts w:ascii="Times New Roman" w:hAnsi="Times New Roman"/>
          <w:sz w:val="24"/>
          <w:szCs w:val="24"/>
        </w:rPr>
        <w:t xml:space="preserve"> genel olarak bütün gömülü sistemlerde çalışan işletim sistemlerine gömülü işletim sistemi denmektedir. </w:t>
      </w:r>
      <w:r w:rsidR="00624D37" w:rsidRPr="00E3558C">
        <w:rPr>
          <w:rFonts w:ascii="Times New Roman" w:hAnsi="Times New Roman"/>
          <w:sz w:val="24"/>
          <w:szCs w:val="24"/>
        </w:rPr>
        <w:t>Masaüstü bilgisayarlarda</w:t>
      </w:r>
      <w:r w:rsidRPr="00E3558C">
        <w:rPr>
          <w:rFonts w:ascii="Times New Roman" w:hAnsi="Times New Roman"/>
          <w:sz w:val="24"/>
          <w:szCs w:val="24"/>
        </w:rPr>
        <w:t xml:space="preserve"> çalışan işletim sistemlerinin tersine bu işletim sistemleri yüklemeye hazır bir yazılım olarak bulunmamaktadır. Ürün geliştiren firmalar çeşitli geliştirme araçları kullanarak kendi ürünlerine uygun işletim sistemi bileşenlerini bir araya getirmekte, çeşitli bileşenler üzerinde uyarlama ve optimizasyonlar yapmakta, kendi geliştirdikleri </w:t>
      </w:r>
      <w:r w:rsidR="00624D37" w:rsidRPr="00E3558C">
        <w:rPr>
          <w:rFonts w:ascii="Times New Roman" w:hAnsi="Times New Roman"/>
          <w:sz w:val="24"/>
          <w:szCs w:val="24"/>
        </w:rPr>
        <w:t>sistem ve</w:t>
      </w:r>
      <w:r w:rsidRPr="00E3558C">
        <w:rPr>
          <w:rFonts w:ascii="Times New Roman" w:hAnsi="Times New Roman"/>
          <w:sz w:val="24"/>
          <w:szCs w:val="24"/>
        </w:rPr>
        <w:t xml:space="preserve"> kullanıcı yazılımlarını eklemekte ve sonuç olarak nihai üründe çalışa</w:t>
      </w:r>
      <w:ins w:id="2643" w:author="EMRAH COLAK" w:date="2015-07-30T09:13:00Z">
        <w:r w:rsidR="00106230">
          <w:rPr>
            <w:rFonts w:ascii="Times New Roman" w:hAnsi="Times New Roman"/>
            <w:sz w:val="24"/>
            <w:szCs w:val="24"/>
          </w:rPr>
          <w:t>n</w:t>
        </w:r>
      </w:ins>
      <w:del w:id="2644" w:author="EMRAH COLAK" w:date="2015-07-30T09:13:00Z">
        <w:r w:rsidRPr="00E3558C" w:rsidDel="00106230">
          <w:rPr>
            <w:rFonts w:ascii="Times New Roman" w:hAnsi="Times New Roman"/>
            <w:sz w:val="24"/>
            <w:szCs w:val="24"/>
          </w:rPr>
          <w:delText>cak</w:delText>
        </w:r>
      </w:del>
      <w:r w:rsidRPr="00E3558C">
        <w:rPr>
          <w:rFonts w:ascii="Times New Roman" w:hAnsi="Times New Roman"/>
          <w:sz w:val="24"/>
          <w:szCs w:val="24"/>
        </w:rPr>
        <w:t xml:space="preserve"> bir işletim sistemi ortaya çıkarmaktadır. Bu nedenle aynı Windows CE sürümüne dayansa bile farklı üreticilerce geliştirilen ince istemcilerin kaliteleri, özellikleri ve performansları birbirinden farklıdır.</w:t>
      </w:r>
      <w:ins w:id="2645" w:author="EMRAH COLAK" w:date="2015-07-30T17:19:00Z">
        <w:r w:rsidR="006C1A64">
          <w:rPr>
            <w:rStyle w:val="DipnotBavurusu"/>
            <w:rFonts w:ascii="Times New Roman" w:hAnsi="Times New Roman"/>
            <w:sz w:val="24"/>
            <w:szCs w:val="24"/>
          </w:rPr>
          <w:footnoteReference w:id="36"/>
        </w:r>
      </w:ins>
    </w:p>
    <w:p w14:paraId="1A5A68D0" w14:textId="77777777" w:rsidR="00CC7780" w:rsidRPr="006A505C" w:rsidRDefault="00CC7780">
      <w:pPr>
        <w:pStyle w:val="GvdeMetni"/>
        <w:spacing w:before="0" w:line="360" w:lineRule="auto"/>
        <w:ind w:left="0" w:right="100" w:firstLine="709"/>
        <w:jc w:val="both"/>
        <w:rPr>
          <w:rFonts w:ascii="Times New Roman" w:hAnsi="Times New Roman"/>
          <w:sz w:val="24"/>
          <w:szCs w:val="24"/>
        </w:rPr>
        <w:pPrChange w:id="2649" w:author="EMRAH COLAK" w:date="2015-07-30T14:25:00Z">
          <w:pPr>
            <w:pStyle w:val="GvdeMetni"/>
            <w:spacing w:before="125" w:line="360" w:lineRule="auto"/>
            <w:ind w:left="0" w:right="100" w:firstLine="709"/>
            <w:jc w:val="both"/>
          </w:pPr>
        </w:pPrChange>
      </w:pPr>
    </w:p>
    <w:p w14:paraId="35F45C8E" w14:textId="77777777" w:rsidR="0084512F" w:rsidRDefault="0084512F">
      <w:pPr>
        <w:pStyle w:val="GvdeMetni"/>
        <w:spacing w:before="0" w:line="360" w:lineRule="auto"/>
        <w:ind w:left="0" w:right="100" w:firstLine="709"/>
        <w:jc w:val="both"/>
        <w:rPr>
          <w:ins w:id="2650" w:author="EMRAH COLAK" w:date="2015-07-30T11:15:00Z"/>
          <w:rFonts w:ascii="Times New Roman" w:hAnsi="Times New Roman"/>
          <w:sz w:val="24"/>
          <w:szCs w:val="24"/>
        </w:rPr>
        <w:pPrChange w:id="2651" w:author="EMRAH COLAK" w:date="2015-07-30T14:25:00Z">
          <w:pPr>
            <w:pStyle w:val="GvdeMetni"/>
            <w:spacing w:before="125" w:line="360" w:lineRule="auto"/>
            <w:ind w:left="0" w:right="100" w:firstLine="709"/>
            <w:jc w:val="both"/>
          </w:pPr>
        </w:pPrChange>
      </w:pPr>
      <w:r w:rsidRPr="006A505C">
        <w:rPr>
          <w:rFonts w:ascii="Times New Roman" w:hAnsi="Times New Roman"/>
          <w:sz w:val="24"/>
          <w:szCs w:val="24"/>
        </w:rPr>
        <w:t xml:space="preserve">Uygulamaları kullanıcını lokal bilgisayarından ayırdığı için çok daha kolay cihaz kurulumu çok iyi kullanım </w:t>
      </w:r>
      <w:r w:rsidR="00624D37" w:rsidRPr="006A505C">
        <w:rPr>
          <w:rFonts w:ascii="Times New Roman" w:hAnsi="Times New Roman"/>
          <w:sz w:val="24"/>
          <w:szCs w:val="24"/>
        </w:rPr>
        <w:t>kolaylığı daha</w:t>
      </w:r>
      <w:r w:rsidRPr="006A505C">
        <w:rPr>
          <w:rFonts w:ascii="Times New Roman" w:hAnsi="Times New Roman"/>
          <w:sz w:val="24"/>
          <w:szCs w:val="24"/>
        </w:rPr>
        <w:t xml:space="preserve"> etkin uygulama yönetimi ve güvenlik gereken iş yerlerinde çok daha sıkı güvenlik sağlar. </w:t>
      </w:r>
    </w:p>
    <w:p w14:paraId="1973AB50" w14:textId="77777777" w:rsidR="00CC7780" w:rsidRPr="006A505C" w:rsidRDefault="00CC7780">
      <w:pPr>
        <w:pStyle w:val="GvdeMetni"/>
        <w:spacing w:before="0" w:line="360" w:lineRule="auto"/>
        <w:ind w:left="0" w:right="100" w:firstLine="709"/>
        <w:jc w:val="both"/>
        <w:rPr>
          <w:rFonts w:ascii="Times New Roman" w:hAnsi="Times New Roman"/>
          <w:sz w:val="24"/>
          <w:szCs w:val="24"/>
        </w:rPr>
        <w:pPrChange w:id="2652" w:author="EMRAH COLAK" w:date="2015-07-30T14:25:00Z">
          <w:pPr>
            <w:pStyle w:val="GvdeMetni"/>
            <w:spacing w:before="125" w:line="360" w:lineRule="auto"/>
            <w:ind w:left="0" w:right="100" w:firstLine="709"/>
            <w:jc w:val="both"/>
          </w:pPr>
        </w:pPrChange>
      </w:pPr>
    </w:p>
    <w:p w14:paraId="235C63A1" w14:textId="2A66E9E9" w:rsidR="00CC7780" w:rsidRDefault="0084512F" w:rsidP="00EC00C6">
      <w:pPr>
        <w:pStyle w:val="GvdeMetni"/>
        <w:spacing w:before="0" w:line="360" w:lineRule="auto"/>
        <w:ind w:left="0" w:right="100" w:firstLine="709"/>
        <w:jc w:val="both"/>
        <w:rPr>
          <w:ins w:id="2653" w:author="EMRAH COLAK" w:date="2015-07-30T11:18:00Z"/>
          <w:rFonts w:ascii="Times New Roman" w:hAnsi="Times New Roman"/>
          <w:sz w:val="24"/>
          <w:szCs w:val="24"/>
        </w:rPr>
      </w:pPr>
      <w:r w:rsidRPr="006A505C">
        <w:rPr>
          <w:rFonts w:ascii="Times New Roman" w:hAnsi="Times New Roman"/>
          <w:sz w:val="24"/>
          <w:szCs w:val="24"/>
        </w:rPr>
        <w:t>İnce istemciler sayesinde; geleneksel kişisel bilgisayarlarda uygulanması çok zor olan kullanım özelliklerine sahip olunur</w:t>
      </w:r>
      <w:ins w:id="2654" w:author="EMRAH COLAK" w:date="2015-07-30T11:18:00Z">
        <w:r w:rsidR="00CC7780">
          <w:rPr>
            <w:rFonts w:ascii="Times New Roman" w:hAnsi="Times New Roman"/>
            <w:sz w:val="24"/>
            <w:szCs w:val="24"/>
          </w:rPr>
          <w:t>.</w:t>
        </w:r>
        <w:r w:rsidR="00CC7780" w:rsidRPr="00CC7780">
          <w:rPr>
            <w:rFonts w:ascii="Times New Roman" w:hAnsi="Times New Roman"/>
            <w:sz w:val="24"/>
            <w:szCs w:val="24"/>
          </w:rPr>
          <w:t xml:space="preserve"> </w:t>
        </w:r>
        <w:r w:rsidR="00CC7780">
          <w:rPr>
            <w:rFonts w:ascii="Times New Roman" w:hAnsi="Times New Roman"/>
            <w:sz w:val="24"/>
            <w:szCs w:val="24"/>
          </w:rPr>
          <w:t>B</w:t>
        </w:r>
        <w:r w:rsidR="00CC7780" w:rsidRPr="006A505C">
          <w:rPr>
            <w:rFonts w:ascii="Times New Roman" w:hAnsi="Times New Roman"/>
            <w:sz w:val="24"/>
            <w:szCs w:val="24"/>
          </w:rPr>
          <w:t>unlar</w:t>
        </w:r>
        <w:r w:rsidR="00CC7780">
          <w:rPr>
            <w:rFonts w:ascii="Times New Roman" w:hAnsi="Times New Roman"/>
            <w:sz w:val="24"/>
            <w:szCs w:val="24"/>
          </w:rPr>
          <w:t>:</w:t>
        </w:r>
      </w:ins>
    </w:p>
    <w:p w14:paraId="7A8F75F8" w14:textId="163FA9A9" w:rsidR="0084512F" w:rsidRPr="006A505C" w:rsidDel="00CC7780" w:rsidRDefault="0084512F">
      <w:pPr>
        <w:pStyle w:val="GvdeMetni"/>
        <w:spacing w:before="0" w:line="360" w:lineRule="auto"/>
        <w:ind w:left="0" w:right="100" w:firstLine="709"/>
        <w:jc w:val="both"/>
        <w:rPr>
          <w:del w:id="2655" w:author="EMRAH COLAK" w:date="2015-07-30T11:16:00Z"/>
          <w:rFonts w:ascii="Times New Roman" w:hAnsi="Times New Roman"/>
          <w:sz w:val="24"/>
          <w:szCs w:val="24"/>
        </w:rPr>
        <w:pPrChange w:id="2656" w:author="EMRAH COLAK" w:date="2015-07-30T14:25:00Z">
          <w:pPr>
            <w:pStyle w:val="GvdeMetni"/>
            <w:spacing w:before="125" w:line="360" w:lineRule="auto"/>
            <w:ind w:left="0" w:right="100" w:firstLine="709"/>
            <w:jc w:val="both"/>
          </w:pPr>
        </w:pPrChange>
      </w:pPr>
      <w:del w:id="2657" w:author="EMRAH COLAK" w:date="2015-07-30T11:18:00Z">
        <w:r w:rsidRPr="006A505C" w:rsidDel="00CC7780">
          <w:rPr>
            <w:rFonts w:ascii="Times New Roman" w:hAnsi="Times New Roman"/>
            <w:sz w:val="24"/>
            <w:szCs w:val="24"/>
          </w:rPr>
          <w:delText>, bunlar</w:delText>
        </w:r>
      </w:del>
      <w:del w:id="2658" w:author="EMRAH COLAK" w:date="2015-07-30T11:15:00Z">
        <w:r w:rsidRPr="006A505C" w:rsidDel="00CC7780">
          <w:rPr>
            <w:rFonts w:ascii="Times New Roman" w:hAnsi="Times New Roman"/>
            <w:sz w:val="24"/>
            <w:szCs w:val="24"/>
          </w:rPr>
          <w:delText>:</w:delText>
        </w:r>
      </w:del>
    </w:p>
    <w:p w14:paraId="6CADA8BF" w14:textId="77777777" w:rsidR="0084512F" w:rsidRDefault="0084512F">
      <w:pPr>
        <w:pStyle w:val="GvdeMetni"/>
        <w:spacing w:before="0" w:line="360" w:lineRule="auto"/>
        <w:ind w:left="0" w:right="100" w:firstLine="709"/>
        <w:jc w:val="both"/>
        <w:rPr>
          <w:ins w:id="2659" w:author="EMRAH COLAK" w:date="2015-07-30T11:18:00Z"/>
          <w:rFonts w:ascii="Times New Roman" w:hAnsi="Times New Roman"/>
          <w:sz w:val="24"/>
          <w:szCs w:val="24"/>
        </w:rPr>
        <w:pPrChange w:id="2660" w:author="EMRAH COLAK" w:date="2015-07-30T14:25:00Z">
          <w:pPr>
            <w:pStyle w:val="GvdeMetni"/>
            <w:spacing w:before="125" w:line="360" w:lineRule="auto"/>
            <w:ind w:left="0" w:right="100"/>
            <w:jc w:val="both"/>
          </w:pPr>
        </w:pPrChange>
      </w:pPr>
      <w:r w:rsidRPr="008D356D">
        <w:rPr>
          <w:rFonts w:ascii="Times New Roman" w:hAnsi="Times New Roman"/>
          <w:sz w:val="24"/>
          <w:szCs w:val="24"/>
          <w:rPrChange w:id="2661" w:author="EMRAH COLAK" w:date="2015-07-29T15:38:00Z">
            <w:rPr>
              <w:rFonts w:ascii="Times New Roman" w:hAnsi="Times New Roman"/>
              <w:b/>
              <w:sz w:val="24"/>
              <w:szCs w:val="24"/>
            </w:rPr>
          </w:rPrChange>
        </w:rPr>
        <w:t>Sınırlı bağlantı:</w:t>
      </w:r>
      <w:r w:rsidRPr="006A505C">
        <w:rPr>
          <w:rFonts w:ascii="Times New Roman" w:hAnsi="Times New Roman"/>
          <w:sz w:val="24"/>
          <w:szCs w:val="24"/>
        </w:rPr>
        <w:t xml:space="preserve"> </w:t>
      </w:r>
      <w:ins w:id="2662" w:author="EMRAH COLAK" w:date="2015-07-30T11:17:00Z">
        <w:r w:rsidR="00CC7780">
          <w:rPr>
            <w:rFonts w:ascii="Times New Roman" w:hAnsi="Times New Roman"/>
            <w:sz w:val="24"/>
            <w:szCs w:val="24"/>
          </w:rPr>
          <w:t>K</w:t>
        </w:r>
      </w:ins>
      <w:del w:id="2663" w:author="EMRAH COLAK" w:date="2015-07-30T11:17:00Z">
        <w:r w:rsidRPr="006A505C" w:rsidDel="00CC7780">
          <w:rPr>
            <w:rFonts w:ascii="Times New Roman" w:hAnsi="Times New Roman"/>
            <w:sz w:val="24"/>
            <w:szCs w:val="24"/>
          </w:rPr>
          <w:delText>k</w:delText>
        </w:r>
      </w:del>
      <w:r w:rsidRPr="006A505C">
        <w:rPr>
          <w:rFonts w:ascii="Times New Roman" w:hAnsi="Times New Roman"/>
          <w:sz w:val="24"/>
          <w:szCs w:val="24"/>
        </w:rPr>
        <w:t>ullanıcılar, ancak bağlanmaları gereken belirli sunucu ve veri kaynaklarında bağlanırlar</w:t>
      </w:r>
    </w:p>
    <w:p w14:paraId="112B2A5B" w14:textId="3420B8D0" w:rsidR="00CC7780" w:rsidRPr="006A505C" w:rsidDel="00CC7780" w:rsidRDefault="00CC7780">
      <w:pPr>
        <w:pStyle w:val="GvdeMetni"/>
        <w:spacing w:before="0" w:line="360" w:lineRule="auto"/>
        <w:ind w:left="0" w:right="100"/>
        <w:jc w:val="both"/>
        <w:rPr>
          <w:del w:id="2664" w:author="EMRAH COLAK" w:date="2015-07-30T11:16:00Z"/>
          <w:rFonts w:ascii="Times New Roman" w:hAnsi="Times New Roman"/>
          <w:sz w:val="24"/>
          <w:szCs w:val="24"/>
        </w:rPr>
        <w:pPrChange w:id="2665" w:author="EMRAH COLAK" w:date="2015-07-30T14:25:00Z">
          <w:pPr>
            <w:pStyle w:val="GvdeMetni"/>
            <w:spacing w:before="125" w:line="360" w:lineRule="auto"/>
            <w:ind w:left="0" w:right="100"/>
            <w:jc w:val="both"/>
          </w:pPr>
        </w:pPrChange>
      </w:pPr>
    </w:p>
    <w:p w14:paraId="5D2F98C0" w14:textId="39793D74" w:rsidR="0084512F" w:rsidRDefault="0084512F">
      <w:pPr>
        <w:pStyle w:val="GvdeMetni"/>
        <w:spacing w:before="0" w:line="360" w:lineRule="auto"/>
        <w:ind w:left="0" w:right="100"/>
        <w:jc w:val="both"/>
        <w:rPr>
          <w:ins w:id="2666" w:author="EMRAH COLAK" w:date="2015-07-30T11:16:00Z"/>
          <w:rFonts w:ascii="Times New Roman" w:hAnsi="Times New Roman"/>
          <w:sz w:val="24"/>
          <w:szCs w:val="24"/>
        </w:rPr>
        <w:pPrChange w:id="2667" w:author="EMRAH COLAK" w:date="2015-07-30T14:25:00Z">
          <w:pPr>
            <w:pStyle w:val="GvdeMetni"/>
            <w:spacing w:before="125" w:line="360" w:lineRule="auto"/>
            <w:ind w:left="0" w:right="100"/>
            <w:jc w:val="both"/>
          </w:pPr>
        </w:pPrChange>
      </w:pPr>
      <w:r w:rsidRPr="008D356D">
        <w:rPr>
          <w:rFonts w:ascii="Times New Roman" w:hAnsi="Times New Roman"/>
          <w:sz w:val="24"/>
          <w:szCs w:val="24"/>
          <w:rPrChange w:id="2668" w:author="EMRAH COLAK" w:date="2015-07-29T15:38:00Z">
            <w:rPr>
              <w:rFonts w:ascii="Times New Roman" w:hAnsi="Times New Roman"/>
              <w:b/>
              <w:sz w:val="24"/>
              <w:szCs w:val="24"/>
            </w:rPr>
          </w:rPrChange>
        </w:rPr>
        <w:t>Sınırlı görev:</w:t>
      </w:r>
      <w:del w:id="2669" w:author="EMRAH COLAK" w:date="2015-07-30T14:54:00Z">
        <w:r w:rsidRPr="006A505C" w:rsidDel="000530F0">
          <w:rPr>
            <w:rFonts w:ascii="Times New Roman" w:hAnsi="Times New Roman"/>
            <w:sz w:val="24"/>
            <w:szCs w:val="24"/>
          </w:rPr>
          <w:delText xml:space="preserve"> </w:delText>
        </w:r>
      </w:del>
      <w:r w:rsidRPr="006A505C">
        <w:rPr>
          <w:rFonts w:ascii="Times New Roman" w:hAnsi="Times New Roman"/>
          <w:sz w:val="24"/>
          <w:szCs w:val="24"/>
        </w:rPr>
        <w:t xml:space="preserve"> </w:t>
      </w:r>
      <w:ins w:id="2670" w:author="EMRAH COLAK" w:date="2015-07-30T11:17:00Z">
        <w:r w:rsidR="00CC7780">
          <w:rPr>
            <w:rFonts w:ascii="Times New Roman" w:hAnsi="Times New Roman"/>
            <w:sz w:val="24"/>
            <w:szCs w:val="24"/>
          </w:rPr>
          <w:t>K</w:t>
        </w:r>
      </w:ins>
      <w:del w:id="2671" w:author="EMRAH COLAK" w:date="2015-07-30T11:17:00Z">
        <w:r w:rsidRPr="006A505C" w:rsidDel="00CC7780">
          <w:rPr>
            <w:rFonts w:ascii="Times New Roman" w:hAnsi="Times New Roman"/>
            <w:sz w:val="24"/>
            <w:szCs w:val="24"/>
          </w:rPr>
          <w:delText>k</w:delText>
        </w:r>
      </w:del>
      <w:r w:rsidRPr="006A505C">
        <w:rPr>
          <w:rFonts w:ascii="Times New Roman" w:hAnsi="Times New Roman"/>
          <w:sz w:val="24"/>
          <w:szCs w:val="24"/>
        </w:rPr>
        <w:t>ullanıcı kimliğine göre kullanıcılar ancak belirli uygulama faaliyetlerine bağlanabilirler. Kullanıcı hesabı sadece sınırlı bir bağlantı kümesine göre de yapılandırılabilir.</w:t>
      </w:r>
    </w:p>
    <w:p w14:paraId="4004A7E5" w14:textId="59C0D550" w:rsidR="00CC7780" w:rsidRPr="006A505C" w:rsidDel="00F77D4B" w:rsidRDefault="00CC7780">
      <w:pPr>
        <w:pStyle w:val="GvdeMetni"/>
        <w:spacing w:before="0" w:line="360" w:lineRule="auto"/>
        <w:ind w:left="0" w:right="100"/>
        <w:jc w:val="both"/>
        <w:rPr>
          <w:del w:id="2672" w:author="EMRAH COLAK" w:date="2015-07-30T11:25:00Z"/>
          <w:rFonts w:ascii="Times New Roman" w:hAnsi="Times New Roman"/>
          <w:sz w:val="24"/>
          <w:szCs w:val="24"/>
        </w:rPr>
        <w:pPrChange w:id="2673" w:author="EMRAH COLAK" w:date="2015-07-30T14:25:00Z">
          <w:pPr>
            <w:pStyle w:val="GvdeMetni"/>
            <w:spacing w:before="125" w:line="360" w:lineRule="auto"/>
            <w:ind w:left="0" w:right="100"/>
            <w:jc w:val="both"/>
          </w:pPr>
        </w:pPrChange>
      </w:pPr>
    </w:p>
    <w:p w14:paraId="0603F736" w14:textId="636B2965" w:rsidR="0084512F" w:rsidRDefault="0084512F">
      <w:pPr>
        <w:pStyle w:val="GvdeMetni"/>
        <w:spacing w:before="0" w:line="360" w:lineRule="auto"/>
        <w:ind w:left="0" w:right="100"/>
        <w:jc w:val="both"/>
        <w:rPr>
          <w:ins w:id="2674" w:author="EMRAH COLAK" w:date="2015-07-30T11:18:00Z"/>
          <w:rFonts w:ascii="Times New Roman" w:hAnsi="Times New Roman"/>
          <w:sz w:val="24"/>
          <w:szCs w:val="24"/>
        </w:rPr>
        <w:pPrChange w:id="2675" w:author="EMRAH COLAK" w:date="2015-07-30T14:25:00Z">
          <w:pPr>
            <w:pStyle w:val="GvdeMetni"/>
            <w:spacing w:before="125" w:line="360" w:lineRule="auto"/>
            <w:ind w:left="0" w:right="100"/>
            <w:jc w:val="both"/>
          </w:pPr>
        </w:pPrChange>
      </w:pPr>
      <w:r w:rsidRPr="008D356D">
        <w:rPr>
          <w:rFonts w:ascii="Times New Roman" w:hAnsi="Times New Roman"/>
          <w:sz w:val="24"/>
          <w:szCs w:val="24"/>
          <w:rPrChange w:id="2676" w:author="EMRAH COLAK" w:date="2015-07-29T15:38:00Z">
            <w:rPr>
              <w:rFonts w:ascii="Times New Roman" w:hAnsi="Times New Roman"/>
              <w:b/>
              <w:sz w:val="24"/>
              <w:szCs w:val="24"/>
            </w:rPr>
          </w:rPrChange>
        </w:rPr>
        <w:t>Kiosk biçimi:</w:t>
      </w:r>
      <w:r w:rsidRPr="006A505C">
        <w:rPr>
          <w:rFonts w:ascii="Times New Roman" w:hAnsi="Times New Roman"/>
          <w:sz w:val="24"/>
          <w:szCs w:val="24"/>
        </w:rPr>
        <w:t xml:space="preserve"> </w:t>
      </w:r>
      <w:ins w:id="2677" w:author="EMRAH COLAK" w:date="2015-07-30T11:17:00Z">
        <w:r w:rsidR="00CC7780">
          <w:rPr>
            <w:rFonts w:ascii="Times New Roman" w:hAnsi="Times New Roman"/>
            <w:sz w:val="24"/>
            <w:szCs w:val="24"/>
          </w:rPr>
          <w:t>İ</w:t>
        </w:r>
      </w:ins>
      <w:del w:id="2678" w:author="EMRAH COLAK" w:date="2015-07-30T11:17:00Z">
        <w:r w:rsidRPr="006A505C" w:rsidDel="00CC7780">
          <w:rPr>
            <w:rFonts w:ascii="Times New Roman" w:hAnsi="Times New Roman"/>
            <w:sz w:val="24"/>
            <w:szCs w:val="24"/>
          </w:rPr>
          <w:delText>i</w:delText>
        </w:r>
      </w:del>
      <w:r w:rsidRPr="006A505C">
        <w:rPr>
          <w:rFonts w:ascii="Times New Roman" w:hAnsi="Times New Roman"/>
          <w:sz w:val="24"/>
          <w:szCs w:val="24"/>
        </w:rPr>
        <w:t xml:space="preserve">nce istemciler kiosk özellikli bilgisayarlar olarak da çok sık kullanılırlar çünkü burada da kullanıcı kendine tanınan ayrıcalıklarla ancak orada yapabileceği işlemleri hızlı bir şekilde, </w:t>
      </w:r>
      <w:del w:id="2679" w:author="EMRAH COLAK" w:date="2015-07-29T12:59:00Z">
        <w:r w:rsidRPr="006A505C" w:rsidDel="00226358">
          <w:rPr>
            <w:rFonts w:ascii="Times New Roman" w:hAnsi="Times New Roman"/>
            <w:sz w:val="24"/>
            <w:szCs w:val="24"/>
          </w:rPr>
          <w:delText>güvenli  ve</w:delText>
        </w:r>
      </w:del>
      <w:ins w:id="2680" w:author="EMRAH COLAK" w:date="2015-07-29T12:59:00Z">
        <w:r w:rsidR="00226358" w:rsidRPr="006A505C">
          <w:rPr>
            <w:rFonts w:ascii="Times New Roman" w:hAnsi="Times New Roman"/>
            <w:sz w:val="24"/>
            <w:szCs w:val="24"/>
          </w:rPr>
          <w:t>güvenli ve</w:t>
        </w:r>
      </w:ins>
      <w:r w:rsidRPr="006A505C">
        <w:rPr>
          <w:rFonts w:ascii="Times New Roman" w:hAnsi="Times New Roman"/>
          <w:sz w:val="24"/>
          <w:szCs w:val="24"/>
        </w:rPr>
        <w:t xml:space="preserve"> aracısız olarak yaparlar vecihazdaki kullanıcı değişiklikleri ve başka herhangi bir uygulamaya erişimi de kısıtlanmış olur.</w:t>
      </w:r>
      <w:ins w:id="2681" w:author="EMRAH COLAK" w:date="2015-07-29T12:59:00Z">
        <w:r w:rsidR="00A6281A">
          <w:rPr>
            <w:rFonts w:ascii="Times New Roman" w:hAnsi="Times New Roman"/>
            <w:sz w:val="24"/>
            <w:szCs w:val="24"/>
          </w:rPr>
          <w:t xml:space="preserve"> B</w:t>
        </w:r>
      </w:ins>
      <w:del w:id="2682" w:author="EMRAH COLAK" w:date="2015-07-29T12:59:00Z">
        <w:r w:rsidRPr="006A505C" w:rsidDel="00A6281A">
          <w:rPr>
            <w:rFonts w:ascii="Times New Roman" w:hAnsi="Times New Roman"/>
            <w:sz w:val="24"/>
            <w:szCs w:val="24"/>
          </w:rPr>
          <w:delText>b</w:delText>
        </w:r>
      </w:del>
      <w:r w:rsidRPr="006A505C">
        <w:rPr>
          <w:rFonts w:ascii="Times New Roman" w:hAnsi="Times New Roman"/>
          <w:sz w:val="24"/>
          <w:szCs w:val="24"/>
        </w:rPr>
        <w:t>u seviyede güvenli ve katı bir şekilde sınırlandırılmış istemcilerden özellikle kamu erişim cihazlarında yararlanılır.</w:t>
      </w:r>
      <w:ins w:id="2683" w:author="EMRAH COLAK" w:date="2015-07-29T12:08:00Z">
        <w:r w:rsidR="00A6281A">
          <w:rPr>
            <w:rFonts w:ascii="Times New Roman" w:hAnsi="Times New Roman"/>
            <w:sz w:val="24"/>
            <w:szCs w:val="24"/>
          </w:rPr>
          <w:t xml:space="preserve"> </w:t>
        </w:r>
      </w:ins>
      <w:r w:rsidRPr="006A505C">
        <w:rPr>
          <w:rFonts w:ascii="Times New Roman" w:hAnsi="Times New Roman"/>
          <w:sz w:val="24"/>
          <w:szCs w:val="24"/>
        </w:rPr>
        <w:t>Ör</w:t>
      </w:r>
      <w:ins w:id="2684" w:author="EMRAH COLAK" w:date="2015-07-29T12:59:00Z">
        <w:r w:rsidR="00A6281A">
          <w:rPr>
            <w:rFonts w:ascii="Times New Roman" w:hAnsi="Times New Roman"/>
            <w:sz w:val="24"/>
            <w:szCs w:val="24"/>
          </w:rPr>
          <w:t>neğin</w:t>
        </w:r>
      </w:ins>
      <w:del w:id="2685" w:author="EMRAH COLAK" w:date="2015-07-29T12:59:00Z">
        <w:r w:rsidRPr="006A505C" w:rsidDel="00A6281A">
          <w:rPr>
            <w:rFonts w:ascii="Times New Roman" w:hAnsi="Times New Roman"/>
            <w:sz w:val="24"/>
            <w:szCs w:val="24"/>
          </w:rPr>
          <w:delText>:</w:delText>
        </w:r>
      </w:del>
      <w:r w:rsidRPr="006A505C">
        <w:rPr>
          <w:rFonts w:ascii="Times New Roman" w:hAnsi="Times New Roman"/>
          <w:sz w:val="24"/>
          <w:szCs w:val="24"/>
        </w:rPr>
        <w:t xml:space="preserve"> elektronik market kasaları, uçak tren yer belirleme kioskları gibi.      </w:t>
      </w:r>
    </w:p>
    <w:p w14:paraId="0DA9D6EF" w14:textId="1365BD4A" w:rsidR="00CC7780" w:rsidRPr="006A505C" w:rsidDel="00CC7780" w:rsidRDefault="00CC7780">
      <w:pPr>
        <w:pStyle w:val="GvdeMetni"/>
        <w:spacing w:before="0" w:line="360" w:lineRule="auto"/>
        <w:ind w:left="0" w:right="100"/>
        <w:jc w:val="both"/>
        <w:rPr>
          <w:del w:id="2686" w:author="EMRAH COLAK" w:date="2015-07-30T11:18:00Z"/>
          <w:rFonts w:ascii="Times New Roman" w:hAnsi="Times New Roman"/>
          <w:sz w:val="24"/>
          <w:szCs w:val="24"/>
        </w:rPr>
        <w:pPrChange w:id="2687" w:author="EMRAH COLAK" w:date="2015-07-30T14:25:00Z">
          <w:pPr>
            <w:pStyle w:val="GvdeMetni"/>
            <w:spacing w:before="125" w:line="360" w:lineRule="auto"/>
            <w:ind w:left="0" w:right="100"/>
            <w:jc w:val="both"/>
          </w:pPr>
        </w:pPrChange>
      </w:pPr>
    </w:p>
    <w:p w14:paraId="612F96F3" w14:textId="211FE581" w:rsidR="00386E38" w:rsidRDefault="0084512F">
      <w:pPr>
        <w:pStyle w:val="GvdeMetni"/>
        <w:spacing w:before="0" w:line="360" w:lineRule="auto"/>
        <w:ind w:left="0" w:right="102" w:firstLine="709"/>
        <w:jc w:val="both"/>
        <w:rPr>
          <w:ins w:id="2688" w:author="EMRAH COLAK" w:date="2015-07-30T11:16:00Z"/>
          <w:rFonts w:ascii="Times New Roman" w:hAnsi="Times New Roman"/>
          <w:sz w:val="24"/>
          <w:szCs w:val="24"/>
        </w:rPr>
        <w:pPrChange w:id="2689" w:author="EMRAH COLAK" w:date="2015-07-30T14:25:00Z">
          <w:pPr>
            <w:pStyle w:val="GvdeMetni"/>
            <w:spacing w:before="125" w:after="120" w:line="360" w:lineRule="auto"/>
            <w:ind w:left="0" w:right="102" w:firstLine="709"/>
            <w:jc w:val="both"/>
          </w:pPr>
        </w:pPrChange>
      </w:pPr>
      <w:del w:id="2690" w:author="EMRAH COLAK" w:date="2015-07-29T15:39:00Z">
        <w:r w:rsidRPr="006A505C" w:rsidDel="008D356D">
          <w:rPr>
            <w:rFonts w:ascii="Times New Roman" w:hAnsi="Times New Roman"/>
            <w:b/>
            <w:sz w:val="24"/>
            <w:szCs w:val="24"/>
          </w:rPr>
          <w:delText>Masaüstü tecrübesi:</w:delText>
        </w:r>
        <w:r w:rsidRPr="006A505C" w:rsidDel="008D356D">
          <w:rPr>
            <w:rFonts w:ascii="Times New Roman" w:hAnsi="Times New Roman"/>
            <w:sz w:val="24"/>
            <w:szCs w:val="24"/>
          </w:rPr>
          <w:delText xml:space="preserve"> </w:delText>
        </w:r>
      </w:del>
      <w:ins w:id="2691" w:author="EMRAH COLAK" w:date="2015-07-29T15:39:00Z">
        <w:r w:rsidR="008D356D">
          <w:rPr>
            <w:rFonts w:ascii="Times New Roman" w:hAnsi="Times New Roman"/>
            <w:sz w:val="24"/>
            <w:szCs w:val="24"/>
          </w:rPr>
          <w:t xml:space="preserve">Masaüstü tecrübesi: </w:t>
        </w:r>
      </w:ins>
      <w:ins w:id="2692" w:author="EMRAH COLAK" w:date="2015-07-30T11:17:00Z">
        <w:r w:rsidR="00CC7780">
          <w:rPr>
            <w:rFonts w:ascii="Times New Roman" w:hAnsi="Times New Roman"/>
            <w:sz w:val="24"/>
            <w:szCs w:val="24"/>
          </w:rPr>
          <w:t>İ</w:t>
        </w:r>
      </w:ins>
      <w:del w:id="2693" w:author="EMRAH COLAK" w:date="2015-07-30T11:17:00Z">
        <w:r w:rsidRPr="006A505C" w:rsidDel="00CC7780">
          <w:rPr>
            <w:rFonts w:ascii="Times New Roman" w:hAnsi="Times New Roman"/>
            <w:sz w:val="24"/>
            <w:szCs w:val="24"/>
          </w:rPr>
          <w:delText>i</w:delText>
        </w:r>
      </w:del>
      <w:r w:rsidRPr="006A505C">
        <w:rPr>
          <w:rFonts w:ascii="Times New Roman" w:hAnsi="Times New Roman"/>
          <w:sz w:val="24"/>
          <w:szCs w:val="24"/>
        </w:rPr>
        <w:t xml:space="preserve">nce istemciler, kişisel masaüstü bilgisayarlara çok yakın bir şekilde kullanıcı tecrübesi sağlarlar. Uzak bir bilgi işlem </w:t>
      </w:r>
      <w:r w:rsidR="00624D37" w:rsidRPr="006A505C">
        <w:rPr>
          <w:rFonts w:ascii="Times New Roman" w:hAnsi="Times New Roman"/>
          <w:sz w:val="24"/>
          <w:szCs w:val="24"/>
        </w:rPr>
        <w:t>merkezinden sağlanan</w:t>
      </w:r>
      <w:r w:rsidRPr="006A505C">
        <w:rPr>
          <w:rFonts w:ascii="Times New Roman" w:hAnsi="Times New Roman"/>
          <w:sz w:val="24"/>
          <w:szCs w:val="24"/>
        </w:rPr>
        <w:t xml:space="preserve"> ince istemci bağlantısıyla kullanıcılar, tüm kişisel masaüstünü görüntüleyebilir. </w:t>
      </w:r>
      <w:r w:rsidR="00624D37" w:rsidRPr="006A505C">
        <w:rPr>
          <w:rFonts w:ascii="Times New Roman" w:hAnsi="Times New Roman"/>
          <w:sz w:val="24"/>
          <w:szCs w:val="24"/>
        </w:rPr>
        <w:t>Kullanıcılar</w:t>
      </w:r>
      <w:r w:rsidRPr="006A505C">
        <w:rPr>
          <w:rFonts w:ascii="Times New Roman" w:hAnsi="Times New Roman"/>
          <w:sz w:val="24"/>
          <w:szCs w:val="24"/>
        </w:rPr>
        <w:t>, kendi kimlikleri ve onlara verilmiş sunucu sistemlerine erişim haklarıyla uzak masaüstü bağlantısı ile uygulamalarına ve kişisel dosyalarına direkt erişebilirler.</w:t>
      </w:r>
    </w:p>
    <w:p w14:paraId="47A74107" w14:textId="77777777" w:rsidR="00CC7780" w:rsidRDefault="00CC7780">
      <w:pPr>
        <w:pStyle w:val="GvdeMetni"/>
        <w:spacing w:before="0" w:line="360" w:lineRule="auto"/>
        <w:ind w:left="0" w:right="102" w:firstLine="709"/>
        <w:jc w:val="both"/>
        <w:rPr>
          <w:rFonts w:ascii="Times New Roman" w:hAnsi="Times New Roman"/>
          <w:sz w:val="24"/>
          <w:szCs w:val="24"/>
        </w:rPr>
        <w:pPrChange w:id="2694" w:author="EMRAH COLAK" w:date="2015-07-30T14:25:00Z">
          <w:pPr>
            <w:pStyle w:val="GvdeMetni"/>
            <w:spacing w:before="125" w:after="120" w:line="360" w:lineRule="auto"/>
            <w:ind w:left="0" w:right="102" w:firstLine="709"/>
            <w:jc w:val="both"/>
          </w:pPr>
        </w:pPrChange>
      </w:pPr>
    </w:p>
    <w:p w14:paraId="79BEDB4A" w14:textId="4C470D17" w:rsidR="008C4E9A" w:rsidRPr="006A505C" w:rsidRDefault="008C4E9A" w:rsidP="00685147">
      <w:pPr>
        <w:pStyle w:val="Balk3"/>
        <w:pPrChange w:id="2695" w:author="EMRAH COLAK" w:date="2015-07-31T14:33:00Z">
          <w:pPr>
            <w:pStyle w:val="Balk3"/>
          </w:pPr>
        </w:pPrChange>
      </w:pPr>
      <w:bookmarkStart w:id="2696" w:name="_Toc425946771"/>
      <w:commentRangeStart w:id="2697"/>
      <w:r w:rsidRPr="006A505C">
        <w:t xml:space="preserve">İnce İstemcinin Kullanım Amacı ve </w:t>
      </w:r>
      <w:r w:rsidR="00D2151A" w:rsidRPr="006A505C">
        <w:t>Uygulama Alanları</w:t>
      </w:r>
      <w:commentRangeEnd w:id="2697"/>
      <w:r w:rsidR="00A8475E">
        <w:rPr>
          <w:rStyle w:val="AklamaBavurusu"/>
          <w:rFonts w:ascii="Calibri" w:eastAsia="Calibri" w:hAnsi="Calibri"/>
          <w:b w:val="0"/>
        </w:rPr>
        <w:commentReference w:id="2697"/>
      </w:r>
      <w:bookmarkEnd w:id="2696"/>
    </w:p>
    <w:p w14:paraId="5FB44939" w14:textId="2269F4DD" w:rsidR="00CC7780" w:rsidRDefault="008C4E9A">
      <w:pPr>
        <w:pStyle w:val="GvdeMetni"/>
        <w:spacing w:before="0" w:line="360" w:lineRule="auto"/>
        <w:ind w:left="0" w:right="100"/>
        <w:jc w:val="both"/>
        <w:rPr>
          <w:ins w:id="2698" w:author="EMRAH COLAK" w:date="2015-07-30T11:19:00Z"/>
          <w:rFonts w:ascii="Times New Roman" w:hAnsi="Times New Roman"/>
          <w:sz w:val="24"/>
          <w:szCs w:val="24"/>
        </w:rPr>
        <w:pPrChange w:id="2699" w:author="EMRAH COLAK" w:date="2015-07-30T14:25:00Z">
          <w:pPr>
            <w:pStyle w:val="GvdeMetni"/>
            <w:spacing w:before="125" w:line="360" w:lineRule="auto"/>
            <w:ind w:left="0" w:right="100"/>
            <w:jc w:val="both"/>
          </w:pPr>
        </w:pPrChange>
      </w:pPr>
      <w:r w:rsidRPr="006A505C">
        <w:rPr>
          <w:rFonts w:ascii="Times New Roman" w:hAnsi="Times New Roman"/>
          <w:sz w:val="24"/>
          <w:szCs w:val="24"/>
        </w:rPr>
        <w:t>İnce istemcilerin çeşitli özelliklerdeki sunucularla haberleşebilmek için, içinde gömülü yazılım bileşenleri kullanılır. Bu bileşenler sunucu tabanlı uygulamalarla diyalog kurabilmek için protokol sağlarlar. Dört temel sunucu ve hizmet tipine sahiptirler.</w:t>
      </w:r>
      <w:r w:rsidR="00453006" w:rsidRPr="006A505C">
        <w:rPr>
          <w:rStyle w:val="DipnotBavurusu"/>
          <w:rFonts w:ascii="Times New Roman" w:hAnsi="Times New Roman"/>
          <w:sz w:val="24"/>
          <w:szCs w:val="24"/>
        </w:rPr>
        <w:footnoteReference w:id="37"/>
      </w:r>
      <w:r w:rsidRPr="006A505C">
        <w:rPr>
          <w:rFonts w:ascii="Times New Roman" w:hAnsi="Times New Roman"/>
          <w:sz w:val="24"/>
          <w:szCs w:val="24"/>
        </w:rPr>
        <w:t xml:space="preserve"> Bunlar:</w:t>
      </w:r>
    </w:p>
    <w:p w14:paraId="2D4418A7" w14:textId="77777777" w:rsidR="00CC7780" w:rsidRPr="006A505C" w:rsidRDefault="00CC7780">
      <w:pPr>
        <w:pStyle w:val="GvdeMetni"/>
        <w:spacing w:before="0" w:line="360" w:lineRule="auto"/>
        <w:ind w:left="0" w:right="100"/>
        <w:jc w:val="both"/>
        <w:rPr>
          <w:rFonts w:ascii="Times New Roman" w:hAnsi="Times New Roman"/>
          <w:sz w:val="24"/>
          <w:szCs w:val="24"/>
        </w:rPr>
        <w:pPrChange w:id="2720" w:author="EMRAH COLAK" w:date="2015-07-30T14:25:00Z">
          <w:pPr>
            <w:pStyle w:val="GvdeMetni"/>
            <w:spacing w:before="125" w:line="360" w:lineRule="auto"/>
            <w:ind w:left="0" w:right="100"/>
            <w:jc w:val="both"/>
          </w:pPr>
        </w:pPrChange>
      </w:pPr>
    </w:p>
    <w:p w14:paraId="68B817D7" w14:textId="77777777" w:rsidR="008C4E9A" w:rsidRPr="006A505C" w:rsidRDefault="008C4E9A">
      <w:pPr>
        <w:pStyle w:val="GvdeMetni"/>
        <w:spacing w:before="0" w:line="360" w:lineRule="auto"/>
        <w:ind w:left="0" w:right="100"/>
        <w:jc w:val="both"/>
        <w:rPr>
          <w:rFonts w:ascii="Times New Roman" w:hAnsi="Times New Roman"/>
          <w:sz w:val="24"/>
          <w:szCs w:val="24"/>
        </w:rPr>
        <w:pPrChange w:id="2721" w:author="EMRAH COLAK" w:date="2015-07-30T14:25:00Z">
          <w:pPr>
            <w:pStyle w:val="GvdeMetni"/>
            <w:spacing w:before="125" w:line="360" w:lineRule="auto"/>
            <w:ind w:left="0" w:right="100"/>
            <w:jc w:val="both"/>
          </w:pPr>
        </w:pPrChange>
      </w:pPr>
      <w:r w:rsidRPr="006A505C">
        <w:rPr>
          <w:rFonts w:ascii="Times New Roman" w:hAnsi="Times New Roman"/>
          <w:sz w:val="24"/>
          <w:szCs w:val="24"/>
        </w:rPr>
        <w:t>Microsoft Terminal Services (MTS)</w:t>
      </w:r>
    </w:p>
    <w:p w14:paraId="79777A0E" w14:textId="77777777" w:rsidR="008C4E9A" w:rsidRPr="006A505C" w:rsidRDefault="008C4E9A">
      <w:pPr>
        <w:pStyle w:val="GvdeMetni"/>
        <w:spacing w:before="0" w:line="360" w:lineRule="auto"/>
        <w:ind w:left="0" w:right="100"/>
        <w:jc w:val="both"/>
        <w:rPr>
          <w:rFonts w:ascii="Times New Roman" w:hAnsi="Times New Roman"/>
          <w:sz w:val="24"/>
          <w:szCs w:val="24"/>
        </w:rPr>
        <w:pPrChange w:id="2722" w:author="EMRAH COLAK" w:date="2015-07-30T14:25:00Z">
          <w:pPr>
            <w:pStyle w:val="GvdeMetni"/>
            <w:spacing w:before="125" w:line="360" w:lineRule="auto"/>
            <w:ind w:left="0" w:right="100"/>
            <w:jc w:val="both"/>
          </w:pPr>
        </w:pPrChange>
      </w:pPr>
      <w:r w:rsidRPr="006A505C">
        <w:rPr>
          <w:rFonts w:ascii="Times New Roman" w:hAnsi="Times New Roman"/>
          <w:sz w:val="24"/>
          <w:szCs w:val="24"/>
        </w:rPr>
        <w:t xml:space="preserve">Citrix (MetaFrame) Presentation Server (MPS)  </w:t>
      </w:r>
    </w:p>
    <w:p w14:paraId="77925AF3" w14:textId="77777777" w:rsidR="008C4E9A" w:rsidRPr="006A505C" w:rsidRDefault="0033240E">
      <w:pPr>
        <w:pStyle w:val="GvdeMetni"/>
        <w:spacing w:before="0" w:line="360" w:lineRule="auto"/>
        <w:ind w:left="0" w:right="100"/>
        <w:jc w:val="both"/>
        <w:rPr>
          <w:rFonts w:ascii="Times New Roman" w:hAnsi="Times New Roman"/>
          <w:sz w:val="24"/>
          <w:szCs w:val="24"/>
        </w:rPr>
        <w:pPrChange w:id="2723" w:author="EMRAH COLAK" w:date="2015-07-30T14:25:00Z">
          <w:pPr>
            <w:pStyle w:val="GvdeMetni"/>
            <w:spacing w:before="125" w:line="360" w:lineRule="auto"/>
            <w:ind w:left="0" w:right="100"/>
            <w:jc w:val="both"/>
          </w:pPr>
        </w:pPrChange>
      </w:pPr>
      <w:r>
        <w:rPr>
          <w:rFonts w:ascii="Times New Roman" w:hAnsi="Times New Roman"/>
          <w:sz w:val="24"/>
          <w:szCs w:val="24"/>
        </w:rPr>
        <w:t>Terminal Emulation (TE</w:t>
      </w:r>
      <w:r w:rsidR="008C4E9A" w:rsidRPr="006A505C">
        <w:rPr>
          <w:rFonts w:ascii="Times New Roman" w:hAnsi="Times New Roman"/>
          <w:sz w:val="24"/>
          <w:szCs w:val="24"/>
        </w:rPr>
        <w:t>) and Linux Termcap</w:t>
      </w:r>
    </w:p>
    <w:p w14:paraId="44B823D3" w14:textId="77777777" w:rsidR="00386E38" w:rsidRDefault="008C4E9A">
      <w:pPr>
        <w:pStyle w:val="GvdeMetni"/>
        <w:spacing w:before="0" w:line="360" w:lineRule="auto"/>
        <w:ind w:left="0" w:right="100"/>
        <w:jc w:val="both"/>
        <w:rPr>
          <w:ins w:id="2724" w:author="EMRAH COLAK" w:date="2015-07-30T11:19:00Z"/>
          <w:rFonts w:ascii="Times New Roman" w:hAnsi="Times New Roman"/>
          <w:sz w:val="24"/>
          <w:szCs w:val="24"/>
        </w:rPr>
        <w:pPrChange w:id="2725" w:author="EMRAH COLAK" w:date="2015-07-30T14:25:00Z">
          <w:pPr>
            <w:pStyle w:val="GvdeMetni"/>
            <w:spacing w:before="125" w:line="360" w:lineRule="auto"/>
            <w:ind w:left="0" w:right="100"/>
            <w:jc w:val="both"/>
          </w:pPr>
        </w:pPrChange>
      </w:pPr>
      <w:r w:rsidRPr="006A505C">
        <w:rPr>
          <w:rFonts w:ascii="Times New Roman" w:hAnsi="Times New Roman"/>
          <w:sz w:val="24"/>
          <w:szCs w:val="24"/>
        </w:rPr>
        <w:t>Web Servers</w:t>
      </w:r>
      <w:r w:rsidR="000B5343" w:rsidRPr="006A505C">
        <w:rPr>
          <w:rFonts w:ascii="Times New Roman" w:hAnsi="Times New Roman"/>
          <w:sz w:val="24"/>
          <w:szCs w:val="24"/>
        </w:rPr>
        <w:t xml:space="preserve"> (Ağ Sunucuları)</w:t>
      </w:r>
    </w:p>
    <w:p w14:paraId="28728E2B" w14:textId="77777777" w:rsidR="00CC7780" w:rsidRDefault="00CC7780">
      <w:pPr>
        <w:pStyle w:val="GvdeMetni"/>
        <w:spacing w:before="0" w:line="360" w:lineRule="auto"/>
        <w:ind w:left="0" w:right="100"/>
        <w:jc w:val="both"/>
        <w:rPr>
          <w:rFonts w:ascii="Times New Roman" w:hAnsi="Times New Roman"/>
          <w:sz w:val="24"/>
          <w:szCs w:val="24"/>
        </w:rPr>
        <w:pPrChange w:id="2726" w:author="EMRAH COLAK" w:date="2015-07-30T14:25:00Z">
          <w:pPr>
            <w:pStyle w:val="GvdeMetni"/>
            <w:spacing w:before="125" w:line="360" w:lineRule="auto"/>
            <w:ind w:left="0" w:right="100"/>
            <w:jc w:val="both"/>
          </w:pPr>
        </w:pPrChange>
      </w:pPr>
    </w:p>
    <w:p w14:paraId="67431FC1" w14:textId="1C31C35F" w:rsidR="000C6ED0" w:rsidRPr="006A505C" w:rsidDel="008D356D" w:rsidRDefault="000C6ED0">
      <w:pPr>
        <w:pStyle w:val="GvdeMetni"/>
        <w:spacing w:before="0" w:line="360" w:lineRule="auto"/>
        <w:ind w:left="0" w:right="100"/>
        <w:jc w:val="both"/>
        <w:rPr>
          <w:del w:id="2727" w:author="EMRAH COLAK" w:date="2015-07-29T15:39:00Z"/>
          <w:rFonts w:ascii="Times New Roman" w:hAnsi="Times New Roman"/>
          <w:sz w:val="24"/>
          <w:szCs w:val="24"/>
        </w:rPr>
        <w:pPrChange w:id="2728" w:author="EMRAH COLAK" w:date="2015-07-30T14:25:00Z">
          <w:pPr>
            <w:pStyle w:val="GvdeMetni"/>
            <w:spacing w:before="125" w:line="360" w:lineRule="auto"/>
            <w:ind w:left="0" w:right="100"/>
            <w:jc w:val="both"/>
          </w:pPr>
        </w:pPrChange>
      </w:pPr>
    </w:p>
    <w:p w14:paraId="1526219B" w14:textId="745AD86B" w:rsidR="00D91485" w:rsidRPr="006A505C" w:rsidRDefault="00480F45">
      <w:pPr>
        <w:pStyle w:val="Balk4"/>
        <w:numPr>
          <w:ilvl w:val="0"/>
          <w:numId w:val="0"/>
        </w:numPr>
        <w:ind w:left="710"/>
        <w:pPrChange w:id="2729" w:author="EMRAH COLAK" w:date="2015-07-30T14:25:00Z">
          <w:pPr>
            <w:pStyle w:val="Balk4"/>
          </w:pPr>
        </w:pPrChange>
      </w:pPr>
      <w:bookmarkStart w:id="2730" w:name="_Toc424568174"/>
      <w:bookmarkStart w:id="2731" w:name="_Toc425946772"/>
      <w:ins w:id="2732" w:author="EMRAH COLAK" w:date="2015-07-29T15:21:00Z">
        <w:r>
          <w:t>2.1.2.1</w:t>
        </w:r>
        <w:r>
          <w:tab/>
        </w:r>
      </w:ins>
      <w:r w:rsidR="000B5343" w:rsidRPr="006A505C">
        <w:t>Microsoft Terminal Services (MTS)</w:t>
      </w:r>
      <w:bookmarkEnd w:id="2730"/>
      <w:bookmarkEnd w:id="2731"/>
    </w:p>
    <w:p w14:paraId="58027F60" w14:textId="09EBA6D9" w:rsidR="00CF6D57" w:rsidRPr="006A505C" w:rsidDel="006C1A64" w:rsidRDefault="000B5343">
      <w:pPr>
        <w:pStyle w:val="GvdeMetni"/>
        <w:spacing w:before="0" w:line="360" w:lineRule="auto"/>
        <w:ind w:left="0" w:right="100"/>
        <w:jc w:val="both"/>
        <w:rPr>
          <w:del w:id="2733" w:author="EMRAH COLAK" w:date="2015-07-30T17:21:00Z"/>
          <w:rFonts w:ascii="Times New Roman" w:hAnsi="Times New Roman"/>
          <w:sz w:val="24"/>
          <w:szCs w:val="24"/>
        </w:rPr>
        <w:pPrChange w:id="2734" w:author="EMRAH COLAK" w:date="2015-07-30T17:21:00Z">
          <w:pPr>
            <w:pStyle w:val="GvdeMetni"/>
            <w:spacing w:before="125" w:line="360" w:lineRule="auto"/>
            <w:ind w:left="0" w:right="100"/>
            <w:jc w:val="both"/>
          </w:pPr>
        </w:pPrChange>
      </w:pPr>
      <w:r w:rsidRPr="006A505C">
        <w:rPr>
          <w:rFonts w:ascii="Times New Roman" w:hAnsi="Times New Roman"/>
          <w:sz w:val="24"/>
          <w:szCs w:val="24"/>
        </w:rPr>
        <w:t>MTS; Microsoft XP ve bütün Microsoft Server işletim sistemlerinde</w:t>
      </w:r>
      <w:r w:rsidR="009F5DD6" w:rsidRPr="006A505C">
        <w:rPr>
          <w:rFonts w:ascii="Times New Roman" w:hAnsi="Times New Roman"/>
          <w:sz w:val="24"/>
          <w:szCs w:val="24"/>
        </w:rPr>
        <w:t>, Microsoft</w:t>
      </w:r>
      <w:r w:rsidRPr="006A505C">
        <w:rPr>
          <w:rFonts w:ascii="Times New Roman" w:hAnsi="Times New Roman"/>
          <w:sz w:val="24"/>
          <w:szCs w:val="24"/>
        </w:rPr>
        <w:t xml:space="preserve"> Service içine yapılandırılmıştır. Bu servis, Remote Desktop Connection (RDC)’ı destekleyerek uygulamalara ve cihazlara sunucu üzerinden veya sunucu aracılığıyla ulaşmamızı sağlar</w:t>
      </w:r>
      <w:ins w:id="2735" w:author="EMRAH COLAK" w:date="2015-07-30T17:21:00Z">
        <w:r w:rsidR="006C1A64">
          <w:rPr>
            <w:rFonts w:ascii="Times New Roman" w:hAnsi="Times New Roman"/>
            <w:sz w:val="24"/>
            <w:szCs w:val="24"/>
          </w:rPr>
          <w:t xml:space="preserve">. </w:t>
        </w:r>
      </w:ins>
    </w:p>
    <w:p w14:paraId="2FD7CE7B" w14:textId="59AA248E" w:rsidR="000B5343" w:rsidRPr="006A505C" w:rsidDel="00CF6D57" w:rsidRDefault="00453006">
      <w:pPr>
        <w:pStyle w:val="GvdeMetni"/>
        <w:spacing w:before="0" w:line="360" w:lineRule="auto"/>
        <w:ind w:left="0" w:right="100"/>
        <w:jc w:val="both"/>
        <w:rPr>
          <w:del w:id="2736" w:author="EMRAH COLAK" w:date="2015-07-30T14:23:00Z"/>
          <w:rFonts w:ascii="Times New Roman" w:hAnsi="Times New Roman"/>
          <w:sz w:val="24"/>
          <w:szCs w:val="24"/>
        </w:rPr>
        <w:pPrChange w:id="2737" w:author="EMRAH COLAK" w:date="2015-07-30T17:21:00Z">
          <w:pPr>
            <w:pStyle w:val="GvdeMetni"/>
            <w:spacing w:before="125" w:line="360" w:lineRule="auto"/>
            <w:ind w:left="0" w:right="100"/>
            <w:jc w:val="both"/>
          </w:pPr>
        </w:pPrChange>
      </w:pPr>
      <w:del w:id="2738" w:author="EMRAH COLAK" w:date="2015-07-30T14:23:00Z">
        <w:r w:rsidRPr="006A505C" w:rsidDel="00CF6D57">
          <w:rPr>
            <w:rFonts w:ascii="Times New Roman" w:hAnsi="Times New Roman"/>
            <w:sz w:val="24"/>
            <w:szCs w:val="24"/>
          </w:rPr>
          <w:delText xml:space="preserve">-  </w:delText>
        </w:r>
      </w:del>
      <w:r w:rsidR="000B5343" w:rsidRPr="006A505C">
        <w:rPr>
          <w:rFonts w:ascii="Times New Roman" w:hAnsi="Times New Roman"/>
          <w:sz w:val="24"/>
          <w:szCs w:val="24"/>
        </w:rPr>
        <w:t>RDC, ince istemci ve sunucu arasında bağlantı oluşturmak için Microsoft Remote Desktop Protocol (MS RDP) kullanır.</w:t>
      </w:r>
    </w:p>
    <w:p w14:paraId="05191B3B" w14:textId="7D1A8553" w:rsidR="000B5343" w:rsidRPr="006A505C" w:rsidDel="00CF6D57" w:rsidRDefault="00453006">
      <w:pPr>
        <w:pStyle w:val="GvdeMetni"/>
        <w:spacing w:before="0" w:line="360" w:lineRule="auto"/>
        <w:ind w:left="0" w:right="100"/>
        <w:jc w:val="both"/>
        <w:rPr>
          <w:del w:id="2739" w:author="EMRAH COLAK" w:date="2015-07-30T14:23:00Z"/>
          <w:rFonts w:ascii="Times New Roman" w:hAnsi="Times New Roman"/>
          <w:sz w:val="24"/>
          <w:szCs w:val="24"/>
        </w:rPr>
        <w:pPrChange w:id="2740" w:author="EMRAH COLAK" w:date="2015-07-30T17:21:00Z">
          <w:pPr>
            <w:pStyle w:val="GvdeMetni"/>
            <w:spacing w:before="125" w:line="360" w:lineRule="auto"/>
            <w:ind w:left="0" w:right="100"/>
            <w:jc w:val="both"/>
          </w:pPr>
        </w:pPrChange>
      </w:pPr>
      <w:del w:id="2741" w:author="EMRAH COLAK" w:date="2015-07-30T14:23:00Z">
        <w:r w:rsidRPr="006A505C" w:rsidDel="00CF6D57">
          <w:rPr>
            <w:rFonts w:ascii="Times New Roman" w:hAnsi="Times New Roman"/>
            <w:sz w:val="24"/>
            <w:szCs w:val="24"/>
          </w:rPr>
          <w:delText xml:space="preserve">- </w:delText>
        </w:r>
      </w:del>
      <w:r w:rsidRPr="006A505C">
        <w:rPr>
          <w:rFonts w:ascii="Times New Roman" w:hAnsi="Times New Roman"/>
          <w:sz w:val="24"/>
          <w:szCs w:val="24"/>
        </w:rPr>
        <w:t xml:space="preserve"> </w:t>
      </w:r>
      <w:r w:rsidR="000B5343" w:rsidRPr="006A505C">
        <w:rPr>
          <w:rFonts w:ascii="Times New Roman" w:hAnsi="Times New Roman"/>
          <w:sz w:val="24"/>
          <w:szCs w:val="24"/>
        </w:rPr>
        <w:t>RDC istemci yazılımı yalnızca Windows platformlarında Geçerlidir.</w:t>
      </w:r>
    </w:p>
    <w:p w14:paraId="2F36520B" w14:textId="7D79C0D4" w:rsidR="000B5343" w:rsidRDefault="00453006">
      <w:pPr>
        <w:pStyle w:val="GvdeMetni"/>
        <w:spacing w:before="0" w:line="360" w:lineRule="auto"/>
        <w:ind w:left="0" w:right="100"/>
        <w:jc w:val="both"/>
        <w:rPr>
          <w:ins w:id="2742" w:author="EMRE MUTLU" w:date="2015-07-31T11:16:00Z"/>
          <w:rFonts w:ascii="Times New Roman" w:hAnsi="Times New Roman"/>
          <w:sz w:val="24"/>
          <w:szCs w:val="24"/>
        </w:rPr>
        <w:pPrChange w:id="2743" w:author="EMRAH COLAK" w:date="2015-07-30T17:21:00Z">
          <w:pPr>
            <w:pStyle w:val="GvdeMetni"/>
            <w:spacing w:before="125" w:line="360" w:lineRule="auto"/>
            <w:ind w:left="0" w:right="100"/>
            <w:jc w:val="both"/>
          </w:pPr>
        </w:pPrChange>
      </w:pPr>
      <w:del w:id="2744" w:author="EMRAH COLAK" w:date="2015-07-30T14:23:00Z">
        <w:r w:rsidRPr="006A505C" w:rsidDel="00CF6D57">
          <w:rPr>
            <w:rFonts w:ascii="Times New Roman" w:hAnsi="Times New Roman"/>
            <w:sz w:val="24"/>
            <w:szCs w:val="24"/>
          </w:rPr>
          <w:delText>-</w:delText>
        </w:r>
      </w:del>
      <w:r w:rsidRPr="006A505C">
        <w:rPr>
          <w:rFonts w:ascii="Times New Roman" w:hAnsi="Times New Roman"/>
          <w:sz w:val="24"/>
          <w:szCs w:val="24"/>
        </w:rPr>
        <w:t xml:space="preserve"> </w:t>
      </w:r>
      <w:r w:rsidR="000B5343" w:rsidRPr="006A505C">
        <w:rPr>
          <w:rFonts w:ascii="Times New Roman" w:hAnsi="Times New Roman"/>
          <w:sz w:val="24"/>
          <w:szCs w:val="24"/>
        </w:rPr>
        <w:t xml:space="preserve">Linux tabanlı ince istemciler, açık kaynaklı rdesktop istemcisini ve MTS servisiyle haberleşmek için </w:t>
      </w:r>
      <w:r w:rsidR="000B5343" w:rsidRPr="006A505C">
        <w:rPr>
          <w:rFonts w:ascii="Times New Roman" w:hAnsi="Times New Roman"/>
          <w:sz w:val="24"/>
          <w:szCs w:val="24"/>
        </w:rPr>
        <w:lastRenderedPageBreak/>
        <w:t>kamu alan uygulamasının RDP protokolünü kullanır.</w:t>
      </w:r>
    </w:p>
    <w:p w14:paraId="11C291C4" w14:textId="04333782" w:rsidR="006C1A64" w:rsidRPr="006A505C" w:rsidDel="005556DC" w:rsidRDefault="006C1A64">
      <w:pPr>
        <w:pStyle w:val="GvdeMetni"/>
        <w:spacing w:before="0" w:line="360" w:lineRule="auto"/>
        <w:ind w:left="0" w:right="100"/>
        <w:jc w:val="both"/>
        <w:rPr>
          <w:del w:id="2745" w:author="EMRAH COLAK" w:date="2015-07-30T17:48:00Z"/>
          <w:rFonts w:ascii="Times New Roman" w:hAnsi="Times New Roman"/>
          <w:sz w:val="24"/>
          <w:szCs w:val="24"/>
        </w:rPr>
        <w:pPrChange w:id="2746" w:author="EMRAH COLAK" w:date="2015-07-30T14:25:00Z">
          <w:pPr>
            <w:pStyle w:val="GvdeMetni"/>
            <w:spacing w:before="125" w:line="360" w:lineRule="auto"/>
            <w:ind w:left="0" w:right="100"/>
            <w:jc w:val="both"/>
          </w:pPr>
        </w:pPrChange>
      </w:pPr>
    </w:p>
    <w:p w14:paraId="72DD6269" w14:textId="4657358D" w:rsidR="00CF6D57" w:rsidDel="0007300D" w:rsidRDefault="000B5343">
      <w:pPr>
        <w:pStyle w:val="GvdeMetni"/>
        <w:spacing w:before="0" w:line="360" w:lineRule="auto"/>
        <w:ind w:left="0" w:right="100"/>
        <w:jc w:val="both"/>
        <w:rPr>
          <w:del w:id="2747" w:author="EMRAH COLAK" w:date="2015-07-30T15:38:00Z"/>
          <w:rFonts w:ascii="Times New Roman" w:hAnsi="Times New Roman"/>
          <w:sz w:val="24"/>
          <w:szCs w:val="24"/>
        </w:rPr>
        <w:pPrChange w:id="2748" w:author="EMRAH COLAK" w:date="2015-07-30T14:25:00Z">
          <w:pPr>
            <w:pStyle w:val="GvdeMetni"/>
            <w:spacing w:before="125" w:line="360" w:lineRule="auto"/>
            <w:ind w:left="0" w:right="100"/>
            <w:jc w:val="both"/>
          </w:pPr>
        </w:pPrChange>
      </w:pPr>
      <w:del w:id="2749" w:author="EMRAH COLAK" w:date="2015-07-30T15:38:00Z">
        <w:r w:rsidRPr="006A505C" w:rsidDel="0007300D">
          <w:rPr>
            <w:rFonts w:ascii="Times New Roman" w:hAnsi="Times New Roman"/>
            <w:sz w:val="24"/>
            <w:szCs w:val="24"/>
          </w:rPr>
          <w:delText xml:space="preserve"> </w:delText>
        </w:r>
      </w:del>
    </w:p>
    <w:p w14:paraId="6ED7BB4B" w14:textId="502FCA76" w:rsidR="000B5343" w:rsidRPr="006A505C" w:rsidRDefault="00480F45">
      <w:pPr>
        <w:pStyle w:val="Balk4"/>
        <w:numPr>
          <w:ilvl w:val="0"/>
          <w:numId w:val="0"/>
        </w:numPr>
        <w:ind w:left="710"/>
        <w:pPrChange w:id="2750" w:author="EMRAH COLAK" w:date="2015-07-30T14:25:00Z">
          <w:pPr>
            <w:pStyle w:val="Balk4"/>
          </w:pPr>
        </w:pPrChange>
      </w:pPr>
      <w:bookmarkStart w:id="2751" w:name="_Toc424568175"/>
      <w:bookmarkStart w:id="2752" w:name="_Toc425946773"/>
      <w:ins w:id="2753" w:author="EMRAH COLAK" w:date="2015-07-29T15:21:00Z">
        <w:r>
          <w:t>2.1.2.2</w:t>
        </w:r>
        <w:r>
          <w:tab/>
        </w:r>
      </w:ins>
      <w:r w:rsidR="000B5343" w:rsidRPr="006A505C">
        <w:t>Citrix (MetaFrame) Presentation Server (MPS)</w:t>
      </w:r>
      <w:bookmarkEnd w:id="2751"/>
      <w:bookmarkEnd w:id="2752"/>
    </w:p>
    <w:p w14:paraId="65391FDC" w14:textId="738AC8D3" w:rsidR="000B5343" w:rsidRPr="006A505C" w:rsidDel="00CF6D57" w:rsidRDefault="000B5343">
      <w:pPr>
        <w:pStyle w:val="GvdeMetni"/>
        <w:spacing w:before="0" w:line="360" w:lineRule="auto"/>
        <w:ind w:left="0" w:right="100"/>
        <w:jc w:val="both"/>
        <w:rPr>
          <w:del w:id="2754" w:author="EMRAH COLAK" w:date="2015-07-30T14:23:00Z"/>
          <w:rFonts w:ascii="Times New Roman" w:hAnsi="Times New Roman"/>
          <w:sz w:val="24"/>
          <w:szCs w:val="24"/>
        </w:rPr>
        <w:pPrChange w:id="2755" w:author="EMRAH COLAK" w:date="2015-07-30T14:25:00Z">
          <w:pPr>
            <w:pStyle w:val="GvdeMetni"/>
            <w:spacing w:before="125" w:line="360" w:lineRule="auto"/>
            <w:ind w:left="0" w:right="100"/>
            <w:jc w:val="both"/>
          </w:pPr>
        </w:pPrChange>
      </w:pPr>
      <w:r w:rsidRPr="006A505C">
        <w:rPr>
          <w:rFonts w:ascii="Times New Roman" w:hAnsi="Times New Roman"/>
          <w:sz w:val="24"/>
          <w:szCs w:val="24"/>
        </w:rPr>
        <w:t>MPS’ler genellikle Citrix firması içinde merkezi sistemdeki masaüstü bağlantısına erişebilecek Citrix istemci temsilcisi yazılımına sahip ince istemciler tarafından kullanıldı.</w:t>
      </w:r>
    </w:p>
    <w:p w14:paraId="5B881F40" w14:textId="77777777" w:rsidR="000B5343" w:rsidRDefault="000B5343">
      <w:pPr>
        <w:pStyle w:val="GvdeMetni"/>
        <w:spacing w:before="0" w:line="360" w:lineRule="auto"/>
        <w:ind w:left="0" w:right="100"/>
        <w:jc w:val="both"/>
        <w:rPr>
          <w:ins w:id="2756" w:author="EMRAH COLAK" w:date="2015-07-30T14:23:00Z"/>
          <w:rFonts w:ascii="Times New Roman" w:hAnsi="Times New Roman"/>
          <w:sz w:val="24"/>
          <w:szCs w:val="24"/>
        </w:rPr>
        <w:pPrChange w:id="2757" w:author="EMRAH COLAK" w:date="2015-07-30T14:25:00Z">
          <w:pPr>
            <w:pStyle w:val="GvdeMetni"/>
            <w:spacing w:before="125" w:line="360" w:lineRule="auto"/>
            <w:ind w:left="0" w:right="100"/>
            <w:jc w:val="both"/>
          </w:pPr>
        </w:pPrChange>
      </w:pPr>
      <w:r w:rsidRPr="006A505C">
        <w:rPr>
          <w:rFonts w:ascii="Times New Roman" w:hAnsi="Times New Roman"/>
          <w:sz w:val="24"/>
          <w:szCs w:val="24"/>
        </w:rPr>
        <w:t>Bu temsilci yazılımı MPS’e bağlanabilmek için Independent Computing Architecture (ICA) protokolü kullandı.</w:t>
      </w:r>
    </w:p>
    <w:p w14:paraId="73D5469A" w14:textId="77777777" w:rsidR="00CF6D57" w:rsidRPr="006A505C" w:rsidRDefault="00CF6D57">
      <w:pPr>
        <w:pStyle w:val="GvdeMetni"/>
        <w:spacing w:before="0" w:line="360" w:lineRule="auto"/>
        <w:ind w:left="0" w:right="100"/>
        <w:jc w:val="both"/>
        <w:rPr>
          <w:rFonts w:ascii="Times New Roman" w:hAnsi="Times New Roman"/>
          <w:sz w:val="24"/>
          <w:szCs w:val="24"/>
        </w:rPr>
        <w:pPrChange w:id="2758" w:author="EMRAH COLAK" w:date="2015-07-30T14:25:00Z">
          <w:pPr>
            <w:pStyle w:val="GvdeMetni"/>
            <w:spacing w:before="125" w:line="360" w:lineRule="auto"/>
            <w:ind w:left="0" w:right="100"/>
            <w:jc w:val="both"/>
          </w:pPr>
        </w:pPrChange>
      </w:pPr>
    </w:p>
    <w:p w14:paraId="1023BC69" w14:textId="2E474D4D" w:rsidR="000B5343" w:rsidRPr="006A505C" w:rsidDel="00CF6D57" w:rsidRDefault="00453006">
      <w:pPr>
        <w:pStyle w:val="GvdeMetni"/>
        <w:spacing w:before="0" w:line="360" w:lineRule="auto"/>
        <w:ind w:left="0" w:right="100"/>
        <w:jc w:val="both"/>
        <w:rPr>
          <w:del w:id="2759" w:author="EMRAH COLAK" w:date="2015-07-30T14:23:00Z"/>
          <w:rFonts w:ascii="Times New Roman" w:hAnsi="Times New Roman"/>
          <w:sz w:val="24"/>
          <w:szCs w:val="24"/>
        </w:rPr>
        <w:pPrChange w:id="2760" w:author="EMRAH COLAK" w:date="2015-07-30T14:25:00Z">
          <w:pPr>
            <w:pStyle w:val="GvdeMetni"/>
            <w:spacing w:before="125" w:line="360" w:lineRule="auto"/>
            <w:ind w:left="0" w:right="100"/>
            <w:jc w:val="both"/>
          </w:pPr>
        </w:pPrChange>
      </w:pPr>
      <w:del w:id="2761" w:author="EMRAH COLAK" w:date="2015-07-30T14:23:00Z">
        <w:r w:rsidRPr="006A505C" w:rsidDel="00CF6D57">
          <w:rPr>
            <w:rFonts w:ascii="Times New Roman" w:hAnsi="Times New Roman"/>
            <w:sz w:val="24"/>
            <w:szCs w:val="24"/>
          </w:rPr>
          <w:delText xml:space="preserve">- </w:delText>
        </w:r>
      </w:del>
      <w:r w:rsidR="000B5343" w:rsidRPr="006A505C">
        <w:rPr>
          <w:rFonts w:ascii="Times New Roman" w:hAnsi="Times New Roman"/>
          <w:sz w:val="24"/>
          <w:szCs w:val="24"/>
        </w:rPr>
        <w:t>Citrix firması MPS’i, Windows 2003 Server (x86 dahil), Windows 2000 Server, Sun Solaris 8/9/10, HP-UX 11/11i ve IBM AIX 5.1/5.2/5.3 işletim sistemleri için çeşitli versiyonlar üretip pazarladı.</w:t>
      </w:r>
    </w:p>
    <w:p w14:paraId="45FFB9AC" w14:textId="21571136" w:rsidR="000B5343" w:rsidRPr="006A505C" w:rsidDel="00CF6D57" w:rsidRDefault="00453006">
      <w:pPr>
        <w:pStyle w:val="GvdeMetni"/>
        <w:spacing w:before="0" w:line="360" w:lineRule="auto"/>
        <w:ind w:left="0" w:right="100"/>
        <w:jc w:val="both"/>
        <w:rPr>
          <w:del w:id="2762" w:author="EMRAH COLAK" w:date="2015-07-30T14:23:00Z"/>
          <w:rFonts w:ascii="Times New Roman" w:hAnsi="Times New Roman"/>
          <w:sz w:val="24"/>
          <w:szCs w:val="24"/>
        </w:rPr>
        <w:pPrChange w:id="2763" w:author="EMRAH COLAK" w:date="2015-07-30T14:25:00Z">
          <w:pPr>
            <w:pStyle w:val="GvdeMetni"/>
            <w:spacing w:before="125" w:line="360" w:lineRule="auto"/>
            <w:ind w:left="0" w:right="100"/>
            <w:jc w:val="both"/>
          </w:pPr>
        </w:pPrChange>
      </w:pPr>
      <w:del w:id="2764" w:author="EMRAH COLAK" w:date="2015-07-30T14:23:00Z">
        <w:r w:rsidRPr="006A505C" w:rsidDel="00CF6D57">
          <w:rPr>
            <w:rFonts w:ascii="Times New Roman" w:hAnsi="Times New Roman"/>
            <w:sz w:val="24"/>
            <w:szCs w:val="24"/>
          </w:rPr>
          <w:delText xml:space="preserve">- </w:delText>
        </w:r>
      </w:del>
      <w:r w:rsidRPr="006A505C">
        <w:rPr>
          <w:rFonts w:ascii="Times New Roman" w:hAnsi="Times New Roman"/>
          <w:sz w:val="24"/>
          <w:szCs w:val="24"/>
        </w:rPr>
        <w:t xml:space="preserve"> </w:t>
      </w:r>
      <w:r w:rsidR="000B5343" w:rsidRPr="006A505C">
        <w:rPr>
          <w:rFonts w:ascii="Times New Roman" w:hAnsi="Times New Roman"/>
          <w:sz w:val="24"/>
          <w:szCs w:val="24"/>
        </w:rPr>
        <w:t>Citrix; Windows CE, Windows XPe, Linux dahil, çeşitli istemci platformları için çeşitl</w:t>
      </w:r>
      <w:r w:rsidRPr="006A505C">
        <w:rPr>
          <w:rFonts w:ascii="Times New Roman" w:hAnsi="Times New Roman"/>
          <w:sz w:val="24"/>
          <w:szCs w:val="24"/>
        </w:rPr>
        <w:t>i ICA temsilci kodları sağladı.</w:t>
      </w:r>
    </w:p>
    <w:p w14:paraId="7E82D7CB" w14:textId="5422D0E0" w:rsidR="000B5343" w:rsidRPr="006A505C" w:rsidDel="00CF6D57" w:rsidRDefault="00453006">
      <w:pPr>
        <w:pStyle w:val="GvdeMetni"/>
        <w:spacing w:before="0" w:line="360" w:lineRule="auto"/>
        <w:ind w:left="0" w:right="100"/>
        <w:jc w:val="both"/>
        <w:rPr>
          <w:del w:id="2765" w:author="EMRAH COLAK" w:date="2015-07-30T14:23:00Z"/>
          <w:rFonts w:ascii="Times New Roman" w:hAnsi="Times New Roman"/>
          <w:sz w:val="24"/>
          <w:szCs w:val="24"/>
        </w:rPr>
        <w:pPrChange w:id="2766" w:author="EMRAH COLAK" w:date="2015-07-30T14:25:00Z">
          <w:pPr>
            <w:pStyle w:val="GvdeMetni"/>
            <w:spacing w:before="125" w:line="360" w:lineRule="auto"/>
            <w:ind w:left="0" w:right="100"/>
            <w:jc w:val="both"/>
          </w:pPr>
        </w:pPrChange>
      </w:pPr>
      <w:del w:id="2767" w:author="EMRAH COLAK" w:date="2015-07-30T14:23:00Z">
        <w:r w:rsidRPr="006A505C" w:rsidDel="00CF6D57">
          <w:rPr>
            <w:rFonts w:ascii="Times New Roman" w:hAnsi="Times New Roman"/>
            <w:sz w:val="24"/>
            <w:szCs w:val="24"/>
          </w:rPr>
          <w:delText xml:space="preserve">- </w:delText>
        </w:r>
      </w:del>
      <w:r w:rsidRPr="006A505C">
        <w:rPr>
          <w:rFonts w:ascii="Times New Roman" w:hAnsi="Times New Roman"/>
          <w:sz w:val="24"/>
          <w:szCs w:val="24"/>
        </w:rPr>
        <w:t xml:space="preserve"> </w:t>
      </w:r>
      <w:r w:rsidR="000B5343" w:rsidRPr="006A505C">
        <w:rPr>
          <w:rFonts w:ascii="Times New Roman" w:hAnsi="Times New Roman"/>
          <w:sz w:val="24"/>
          <w:szCs w:val="24"/>
        </w:rPr>
        <w:t>ICA temsilci yazılımı tamamen ücretsiz fakat MPS ücretli ve lisanslıydı.</w:t>
      </w:r>
    </w:p>
    <w:p w14:paraId="7C9D7E8E" w14:textId="517161E2" w:rsidR="000B5343" w:rsidRPr="006A505C" w:rsidDel="00CF6D57" w:rsidRDefault="000B5343">
      <w:pPr>
        <w:pStyle w:val="GvdeMetni"/>
        <w:spacing w:before="0" w:line="360" w:lineRule="auto"/>
        <w:ind w:left="0" w:right="100"/>
        <w:jc w:val="both"/>
        <w:rPr>
          <w:del w:id="2768" w:author="EMRAH COLAK" w:date="2015-07-30T14:23:00Z"/>
          <w:rFonts w:ascii="Times New Roman" w:hAnsi="Times New Roman"/>
          <w:sz w:val="24"/>
          <w:szCs w:val="24"/>
        </w:rPr>
        <w:pPrChange w:id="2769" w:author="EMRAH COLAK" w:date="2015-07-30T14:25:00Z">
          <w:pPr>
            <w:pStyle w:val="GvdeMetni"/>
            <w:spacing w:before="125" w:line="360" w:lineRule="auto"/>
            <w:ind w:left="0" w:right="100"/>
            <w:jc w:val="both"/>
          </w:pPr>
        </w:pPrChange>
      </w:pPr>
      <w:del w:id="2770" w:author="EMRAH COLAK" w:date="2015-07-30T14:23:00Z">
        <w:r w:rsidRPr="006A505C" w:rsidDel="00CF6D57">
          <w:rPr>
            <w:rFonts w:ascii="Times New Roman" w:hAnsi="Times New Roman"/>
            <w:sz w:val="24"/>
            <w:szCs w:val="24"/>
          </w:rPr>
          <w:delText>-</w:delText>
        </w:r>
      </w:del>
      <w:r w:rsidR="00453006" w:rsidRPr="006A505C">
        <w:rPr>
          <w:rFonts w:ascii="Times New Roman" w:hAnsi="Times New Roman"/>
          <w:sz w:val="24"/>
          <w:szCs w:val="24"/>
        </w:rPr>
        <w:t xml:space="preserve"> </w:t>
      </w:r>
      <w:r w:rsidRPr="006A505C">
        <w:rPr>
          <w:rFonts w:ascii="Times New Roman" w:hAnsi="Times New Roman"/>
          <w:sz w:val="24"/>
          <w:szCs w:val="24"/>
        </w:rPr>
        <w:t>MPS sunucusuna ulaşmak istiyorsanız kesinlikle ICA temsilci yazlımını kullanmak zorundasınız.</w:t>
      </w:r>
    </w:p>
    <w:p w14:paraId="410CF882" w14:textId="05C50ECB" w:rsidR="000B5343" w:rsidRPr="006A505C" w:rsidRDefault="00CF6D57">
      <w:pPr>
        <w:pStyle w:val="GvdeMetni"/>
        <w:spacing w:before="0" w:line="360" w:lineRule="auto"/>
        <w:ind w:left="0" w:right="100"/>
        <w:jc w:val="both"/>
        <w:rPr>
          <w:rFonts w:ascii="Times New Roman" w:hAnsi="Times New Roman"/>
          <w:sz w:val="24"/>
          <w:szCs w:val="24"/>
        </w:rPr>
        <w:pPrChange w:id="2771" w:author="EMRAH COLAK" w:date="2015-07-30T14:25:00Z">
          <w:pPr>
            <w:pStyle w:val="GvdeMetni"/>
            <w:spacing w:before="125" w:line="360" w:lineRule="auto"/>
            <w:ind w:left="0" w:right="100"/>
            <w:jc w:val="both"/>
          </w:pPr>
        </w:pPrChange>
      </w:pPr>
      <w:ins w:id="2772" w:author="EMRAH COLAK" w:date="2015-07-30T14:23:00Z">
        <w:r>
          <w:rPr>
            <w:rFonts w:ascii="Times New Roman" w:hAnsi="Times New Roman"/>
            <w:sz w:val="24"/>
            <w:szCs w:val="24"/>
          </w:rPr>
          <w:t xml:space="preserve"> </w:t>
        </w:r>
      </w:ins>
      <w:r w:rsidR="000B5343" w:rsidRPr="006A505C">
        <w:rPr>
          <w:rFonts w:ascii="Times New Roman" w:hAnsi="Times New Roman"/>
          <w:sz w:val="24"/>
          <w:szCs w:val="24"/>
        </w:rPr>
        <w:t>MPS günümüzde, 1990’lardan beri Windows NT 3 için geliştirilmiş versiyonu olan Citrix MetaFrame ürünleri ile geçerliliğini korumaya devam etmektedir.</w:t>
      </w:r>
    </w:p>
    <w:p w14:paraId="29A674DC" w14:textId="77777777" w:rsidR="000B5343" w:rsidRPr="006A505C" w:rsidRDefault="000B5343">
      <w:pPr>
        <w:pStyle w:val="GvdeMetni"/>
        <w:spacing w:before="0" w:line="360" w:lineRule="auto"/>
        <w:ind w:left="0" w:right="100"/>
        <w:jc w:val="both"/>
        <w:rPr>
          <w:rFonts w:ascii="Times New Roman" w:hAnsi="Times New Roman"/>
          <w:sz w:val="24"/>
          <w:szCs w:val="24"/>
        </w:rPr>
        <w:pPrChange w:id="2773" w:author="EMRAH COLAK" w:date="2015-07-30T14:25:00Z">
          <w:pPr>
            <w:pStyle w:val="GvdeMetni"/>
            <w:spacing w:before="125" w:line="360" w:lineRule="auto"/>
            <w:ind w:left="0" w:right="100"/>
            <w:jc w:val="both"/>
          </w:pPr>
        </w:pPrChange>
      </w:pPr>
    </w:p>
    <w:p w14:paraId="71DDE965" w14:textId="34B625BD" w:rsidR="000B5343" w:rsidRPr="006A505C" w:rsidRDefault="00480F45">
      <w:pPr>
        <w:pStyle w:val="Balk4"/>
        <w:numPr>
          <w:ilvl w:val="0"/>
          <w:numId w:val="0"/>
        </w:numPr>
        <w:ind w:left="710"/>
        <w:pPrChange w:id="2774" w:author="EMRAH COLAK" w:date="2015-07-30T14:25:00Z">
          <w:pPr>
            <w:pStyle w:val="Balk4"/>
          </w:pPr>
        </w:pPrChange>
      </w:pPr>
      <w:bookmarkStart w:id="2775" w:name="_Toc424568176"/>
      <w:bookmarkStart w:id="2776" w:name="_Toc425946774"/>
      <w:ins w:id="2777" w:author="EMRAH COLAK" w:date="2015-07-29T15:21:00Z">
        <w:r>
          <w:t xml:space="preserve">2.1.2.3 </w:t>
        </w:r>
      </w:ins>
      <w:r w:rsidR="0033240E">
        <w:t>Terminal Emulation (TE</w:t>
      </w:r>
      <w:r w:rsidR="000B5343" w:rsidRPr="006A505C">
        <w:t>) and Linux Termcap</w:t>
      </w:r>
      <w:bookmarkEnd w:id="2775"/>
      <w:bookmarkEnd w:id="2776"/>
    </w:p>
    <w:p w14:paraId="694FC0D9" w14:textId="32153C7F" w:rsidR="000B5343" w:rsidRPr="006A505C" w:rsidDel="00CF6D57" w:rsidRDefault="000B5343">
      <w:pPr>
        <w:pStyle w:val="GvdeMetni"/>
        <w:spacing w:before="0" w:line="360" w:lineRule="auto"/>
        <w:ind w:left="0" w:right="100"/>
        <w:jc w:val="both"/>
        <w:rPr>
          <w:del w:id="2778" w:author="EMRAH COLAK" w:date="2015-07-30T14:24:00Z"/>
          <w:rFonts w:ascii="Times New Roman" w:hAnsi="Times New Roman"/>
          <w:sz w:val="24"/>
          <w:szCs w:val="24"/>
        </w:rPr>
        <w:pPrChange w:id="2779" w:author="EMRAH COLAK" w:date="2015-07-30T14:25:00Z">
          <w:pPr>
            <w:pStyle w:val="GvdeMetni"/>
            <w:spacing w:before="125" w:line="360" w:lineRule="auto"/>
            <w:ind w:left="0" w:right="100"/>
            <w:jc w:val="both"/>
          </w:pPr>
        </w:pPrChange>
      </w:pPr>
      <w:r w:rsidRPr="006A505C">
        <w:rPr>
          <w:rFonts w:ascii="Times New Roman" w:hAnsi="Times New Roman"/>
          <w:sz w:val="24"/>
          <w:szCs w:val="24"/>
        </w:rPr>
        <w:t>T</w:t>
      </w:r>
      <w:r w:rsidR="0033240E">
        <w:rPr>
          <w:rFonts w:ascii="Times New Roman" w:hAnsi="Times New Roman"/>
          <w:sz w:val="24"/>
          <w:szCs w:val="24"/>
        </w:rPr>
        <w:t>E</w:t>
      </w:r>
      <w:r w:rsidRPr="006A505C">
        <w:rPr>
          <w:rFonts w:ascii="Times New Roman" w:hAnsi="Times New Roman"/>
          <w:sz w:val="24"/>
          <w:szCs w:val="24"/>
        </w:rPr>
        <w:t>, ince istemcilerin standart bir terminal gibi davranmasını sağlayan yazılımdır. Bu yazılıma sahip olarak bir istemci, standart seri terminal arayüzü veya telnet bağlantlarını destekleyen uzak sistemlerle haberleşebilir.</w:t>
      </w:r>
    </w:p>
    <w:p w14:paraId="33A63A19" w14:textId="73BEB2C5" w:rsidR="000B5343" w:rsidRPr="006A505C" w:rsidDel="00CF6D57" w:rsidRDefault="000B5343">
      <w:pPr>
        <w:pStyle w:val="GvdeMetni"/>
        <w:spacing w:before="0" w:line="360" w:lineRule="auto"/>
        <w:ind w:left="0" w:right="100"/>
        <w:jc w:val="both"/>
        <w:rPr>
          <w:del w:id="2780" w:author="EMRAH COLAK" w:date="2015-07-30T14:24:00Z"/>
          <w:rFonts w:ascii="Times New Roman" w:hAnsi="Times New Roman"/>
          <w:sz w:val="24"/>
          <w:szCs w:val="24"/>
        </w:rPr>
        <w:pPrChange w:id="2781" w:author="EMRAH COLAK" w:date="2015-07-30T14:25:00Z">
          <w:pPr>
            <w:pStyle w:val="GvdeMetni"/>
            <w:spacing w:before="125" w:line="360" w:lineRule="auto"/>
            <w:ind w:left="0" w:right="100"/>
            <w:jc w:val="both"/>
          </w:pPr>
        </w:pPrChange>
      </w:pPr>
      <w:del w:id="2782" w:author="EMRAH COLAK" w:date="2015-07-30T14:24:00Z">
        <w:r w:rsidRPr="006A505C" w:rsidDel="00CF6D57">
          <w:rPr>
            <w:rFonts w:ascii="Times New Roman" w:hAnsi="Times New Roman"/>
            <w:sz w:val="24"/>
            <w:szCs w:val="24"/>
          </w:rPr>
          <w:delText>-</w:delText>
        </w:r>
        <w:r w:rsidR="00453006" w:rsidRPr="006A505C" w:rsidDel="00CF6D57">
          <w:rPr>
            <w:rFonts w:ascii="Times New Roman" w:hAnsi="Times New Roman"/>
            <w:sz w:val="24"/>
            <w:szCs w:val="24"/>
          </w:rPr>
          <w:delText xml:space="preserve">  </w:delText>
        </w:r>
      </w:del>
      <w:r w:rsidR="0033240E">
        <w:rPr>
          <w:rFonts w:ascii="Times New Roman" w:hAnsi="Times New Roman"/>
          <w:sz w:val="24"/>
          <w:szCs w:val="24"/>
        </w:rPr>
        <w:t>Pericom TE</w:t>
      </w:r>
      <w:r w:rsidRPr="006A505C">
        <w:rPr>
          <w:rFonts w:ascii="Times New Roman" w:hAnsi="Times New Roman"/>
          <w:sz w:val="24"/>
          <w:szCs w:val="24"/>
        </w:rPr>
        <w:t xml:space="preserve"> yazılımı HP compaq Windows tabanlı ince istemcilerden VT100 ve IBM 3270 lere kadar çok geniş ölçekte bir çok ince istemci için kullanılabilir.</w:t>
      </w:r>
      <w:r w:rsidR="00453006" w:rsidRPr="006A505C">
        <w:rPr>
          <w:rStyle w:val="DipnotBavurusu"/>
          <w:rFonts w:ascii="Times New Roman" w:hAnsi="Times New Roman"/>
          <w:sz w:val="24"/>
          <w:szCs w:val="24"/>
        </w:rPr>
        <w:footnoteReference w:id="38"/>
      </w:r>
    </w:p>
    <w:p w14:paraId="0B0F8ED4" w14:textId="3E1D3151" w:rsidR="000B5343" w:rsidRDefault="000B5343">
      <w:pPr>
        <w:pStyle w:val="GvdeMetni"/>
        <w:spacing w:before="0" w:line="360" w:lineRule="auto"/>
        <w:ind w:left="0" w:right="100"/>
        <w:jc w:val="both"/>
        <w:rPr>
          <w:ins w:id="2794" w:author="EMRAH COLAK" w:date="2015-07-30T14:24:00Z"/>
          <w:rFonts w:ascii="Times New Roman" w:hAnsi="Times New Roman"/>
          <w:sz w:val="24"/>
          <w:szCs w:val="24"/>
        </w:rPr>
        <w:pPrChange w:id="2795" w:author="EMRAH COLAK" w:date="2015-07-30T14:25:00Z">
          <w:pPr>
            <w:pStyle w:val="GvdeMetni"/>
            <w:spacing w:before="125" w:line="360" w:lineRule="auto"/>
            <w:ind w:left="0" w:right="100"/>
            <w:jc w:val="both"/>
          </w:pPr>
        </w:pPrChange>
      </w:pPr>
      <w:del w:id="2796" w:author="EMRAH COLAK" w:date="2015-07-30T14:24:00Z">
        <w:r w:rsidRPr="006A505C" w:rsidDel="00CF6D57">
          <w:rPr>
            <w:rFonts w:ascii="Times New Roman" w:hAnsi="Times New Roman"/>
            <w:sz w:val="24"/>
            <w:szCs w:val="24"/>
          </w:rPr>
          <w:delText>-</w:delText>
        </w:r>
        <w:r w:rsidR="00453006" w:rsidRPr="006A505C" w:rsidDel="00CF6D57">
          <w:rPr>
            <w:rFonts w:ascii="Times New Roman" w:hAnsi="Times New Roman"/>
            <w:sz w:val="24"/>
            <w:szCs w:val="24"/>
          </w:rPr>
          <w:delText xml:space="preserve"> </w:delText>
        </w:r>
      </w:del>
      <w:r w:rsidR="00453006" w:rsidRPr="006A505C">
        <w:rPr>
          <w:rFonts w:ascii="Times New Roman" w:hAnsi="Times New Roman"/>
          <w:sz w:val="24"/>
          <w:szCs w:val="24"/>
        </w:rPr>
        <w:t xml:space="preserve"> </w:t>
      </w:r>
      <w:r w:rsidRPr="006A505C">
        <w:rPr>
          <w:rFonts w:ascii="Times New Roman" w:hAnsi="Times New Roman"/>
          <w:sz w:val="24"/>
          <w:szCs w:val="24"/>
        </w:rPr>
        <w:t>Standart Linux termcap fonksiyonu ise Linuz ta</w:t>
      </w:r>
      <w:r w:rsidR="00C779CA">
        <w:rPr>
          <w:rFonts w:ascii="Times New Roman" w:hAnsi="Times New Roman"/>
          <w:sz w:val="24"/>
          <w:szCs w:val="24"/>
        </w:rPr>
        <w:t>banlı ince istemcilerle birlikte</w:t>
      </w:r>
      <w:r w:rsidRPr="006A505C">
        <w:rPr>
          <w:rFonts w:ascii="Times New Roman" w:hAnsi="Times New Roman"/>
          <w:sz w:val="24"/>
          <w:szCs w:val="24"/>
        </w:rPr>
        <w:t xml:space="preserve"> terminal emülasyonlarına Xterm görüntüleme penceresi sağlar.</w:t>
      </w:r>
    </w:p>
    <w:p w14:paraId="00F9BE48" w14:textId="77777777" w:rsidR="00CF6D57" w:rsidRPr="006A505C" w:rsidRDefault="00CF6D57">
      <w:pPr>
        <w:pStyle w:val="GvdeMetni"/>
        <w:spacing w:before="0" w:line="360" w:lineRule="auto"/>
        <w:ind w:left="0" w:right="100"/>
        <w:jc w:val="both"/>
        <w:rPr>
          <w:rFonts w:ascii="Times New Roman" w:hAnsi="Times New Roman"/>
          <w:sz w:val="24"/>
          <w:szCs w:val="24"/>
        </w:rPr>
        <w:pPrChange w:id="2797" w:author="EMRAH COLAK" w:date="2015-07-30T14:25:00Z">
          <w:pPr>
            <w:pStyle w:val="GvdeMetni"/>
            <w:spacing w:before="125" w:line="360" w:lineRule="auto"/>
            <w:ind w:left="0" w:right="100"/>
            <w:jc w:val="both"/>
          </w:pPr>
        </w:pPrChange>
      </w:pPr>
    </w:p>
    <w:p w14:paraId="6EE701E7" w14:textId="136F3009" w:rsidR="000B5343" w:rsidDel="00CC7780" w:rsidRDefault="000B5343">
      <w:pPr>
        <w:pStyle w:val="GvdeMetni"/>
        <w:spacing w:before="0" w:line="360" w:lineRule="auto"/>
        <w:ind w:left="0" w:right="100"/>
        <w:jc w:val="both"/>
        <w:rPr>
          <w:del w:id="2798" w:author="EMRAH COLAK" w:date="2015-07-30T11:19:00Z"/>
          <w:rFonts w:ascii="Times New Roman" w:hAnsi="Times New Roman"/>
          <w:sz w:val="24"/>
          <w:szCs w:val="24"/>
        </w:rPr>
        <w:pPrChange w:id="2799" w:author="EMRAH COLAK" w:date="2015-07-30T14:25:00Z">
          <w:pPr>
            <w:pStyle w:val="GvdeMetni"/>
            <w:spacing w:before="125" w:line="360" w:lineRule="auto"/>
            <w:ind w:left="0" w:right="100"/>
            <w:jc w:val="both"/>
          </w:pPr>
        </w:pPrChange>
      </w:pPr>
      <w:r w:rsidRPr="006A505C">
        <w:rPr>
          <w:rFonts w:ascii="Times New Roman" w:hAnsi="Times New Roman"/>
          <w:sz w:val="24"/>
          <w:szCs w:val="24"/>
        </w:rPr>
        <w:t>Bu ince istemci için verilebilecek en güzel örnek küresel bir kargo şirketidir.</w:t>
      </w:r>
    </w:p>
    <w:p w14:paraId="2F40DF2C" w14:textId="4DC4D6BF" w:rsidR="000C6ED0" w:rsidRPr="006A505C" w:rsidDel="00CC7780" w:rsidRDefault="000C6ED0">
      <w:pPr>
        <w:pStyle w:val="GvdeMetni"/>
        <w:spacing w:before="0" w:line="360" w:lineRule="auto"/>
        <w:ind w:left="0" w:right="100"/>
        <w:jc w:val="both"/>
        <w:rPr>
          <w:del w:id="2800" w:author="EMRAH COLAK" w:date="2015-07-30T11:19:00Z"/>
          <w:rFonts w:ascii="Times New Roman" w:hAnsi="Times New Roman"/>
          <w:sz w:val="24"/>
          <w:szCs w:val="24"/>
        </w:rPr>
        <w:pPrChange w:id="2801" w:author="EMRAH COLAK" w:date="2015-07-30T14:25:00Z">
          <w:pPr>
            <w:pStyle w:val="GvdeMetni"/>
            <w:spacing w:before="125" w:line="360" w:lineRule="auto"/>
            <w:ind w:left="0" w:right="100"/>
            <w:jc w:val="both"/>
          </w:pPr>
        </w:pPrChange>
      </w:pPr>
    </w:p>
    <w:p w14:paraId="66BE7652" w14:textId="77777777" w:rsidR="000B5343" w:rsidRDefault="000B5343">
      <w:pPr>
        <w:pStyle w:val="GvdeMetni"/>
        <w:spacing w:before="0" w:line="360" w:lineRule="auto"/>
        <w:ind w:left="0" w:right="100"/>
        <w:jc w:val="both"/>
        <w:rPr>
          <w:ins w:id="2802" w:author="EMRE MUTLU" w:date="2015-07-31T11:16:00Z"/>
          <w:rFonts w:ascii="Times New Roman" w:hAnsi="Times New Roman"/>
          <w:sz w:val="24"/>
          <w:szCs w:val="24"/>
        </w:rPr>
        <w:pPrChange w:id="2803" w:author="EMRAH COLAK" w:date="2015-07-30T14:25:00Z">
          <w:pPr>
            <w:pStyle w:val="GvdeMetni"/>
            <w:spacing w:before="125" w:line="360" w:lineRule="auto"/>
            <w:ind w:left="0" w:right="100"/>
            <w:jc w:val="both"/>
          </w:pPr>
        </w:pPrChange>
      </w:pPr>
      <w:r w:rsidRPr="006A505C">
        <w:rPr>
          <w:rFonts w:ascii="Times New Roman" w:hAnsi="Times New Roman"/>
          <w:sz w:val="24"/>
          <w:szCs w:val="24"/>
        </w:rPr>
        <w:t>Örneğin bu şirketin bütün taşıyıcıları bu ince istemcileri taşıma sırasında kullanarak her an binlerce uygulamanın bulunduğu merkeze kolaylıkla ve çok güvenli bir şekilde bağlarank her zaman iletişim halinde kalabilirler. Görüntü aldığı uzak masaüstünde bir çökme olma durumunda ise veri merkezinde kısa sürede yeni bir masaüstü oluşturulup bu kullanıcıya otomatik olarak hizmet vermeye devam eder.</w:t>
      </w:r>
      <w:r w:rsidR="00453006" w:rsidRPr="006A505C">
        <w:rPr>
          <w:rStyle w:val="DipnotBavurusu"/>
          <w:rFonts w:ascii="Times New Roman" w:hAnsi="Times New Roman"/>
          <w:sz w:val="24"/>
          <w:szCs w:val="24"/>
        </w:rPr>
        <w:footnoteReference w:id="39"/>
      </w:r>
    </w:p>
    <w:p w14:paraId="2B928A29" w14:textId="0875ED8C" w:rsidR="00CC7780" w:rsidRPr="006A505C" w:rsidDel="00B8652A" w:rsidRDefault="00CC7780">
      <w:pPr>
        <w:pStyle w:val="GvdeMetni"/>
        <w:spacing w:before="0" w:line="360" w:lineRule="auto"/>
        <w:ind w:left="0" w:right="100"/>
        <w:jc w:val="both"/>
        <w:rPr>
          <w:del w:id="2842" w:author="EMRAH COLAK" w:date="2015-07-30T17:32:00Z"/>
          <w:rFonts w:ascii="Times New Roman" w:hAnsi="Times New Roman"/>
          <w:sz w:val="24"/>
          <w:szCs w:val="24"/>
        </w:rPr>
        <w:pPrChange w:id="2843" w:author="EMRAH COLAK" w:date="2015-07-30T14:25:00Z">
          <w:pPr>
            <w:pStyle w:val="GvdeMetni"/>
            <w:spacing w:before="125" w:line="360" w:lineRule="auto"/>
            <w:ind w:left="0" w:right="100"/>
            <w:jc w:val="both"/>
          </w:pPr>
        </w:pPrChange>
      </w:pPr>
    </w:p>
    <w:p w14:paraId="33CE11BD" w14:textId="1B8C049F" w:rsidR="000B5343" w:rsidRPr="006A505C" w:rsidDel="008D356D" w:rsidRDefault="000B5343">
      <w:pPr>
        <w:pStyle w:val="GvdeMetni"/>
        <w:spacing w:before="0" w:line="360" w:lineRule="auto"/>
        <w:ind w:left="0" w:right="100"/>
        <w:jc w:val="both"/>
        <w:rPr>
          <w:del w:id="2844" w:author="EMRAH COLAK" w:date="2015-07-29T15:40:00Z"/>
          <w:rFonts w:ascii="Times New Roman" w:hAnsi="Times New Roman"/>
          <w:sz w:val="24"/>
          <w:szCs w:val="24"/>
        </w:rPr>
        <w:pPrChange w:id="2845" w:author="EMRAH COLAK" w:date="2015-07-30T14:25:00Z">
          <w:pPr>
            <w:pStyle w:val="GvdeMetni"/>
            <w:spacing w:before="125" w:line="360" w:lineRule="auto"/>
            <w:ind w:left="0" w:right="100"/>
            <w:jc w:val="both"/>
          </w:pPr>
        </w:pPrChange>
      </w:pPr>
    </w:p>
    <w:p w14:paraId="038B535C" w14:textId="6D9E9F2B" w:rsidR="000B5343" w:rsidRPr="006A505C" w:rsidRDefault="00480F45">
      <w:pPr>
        <w:pStyle w:val="Balk4"/>
        <w:numPr>
          <w:ilvl w:val="0"/>
          <w:numId w:val="0"/>
        </w:numPr>
        <w:ind w:left="710"/>
        <w:pPrChange w:id="2846" w:author="EMRAH COLAK" w:date="2015-07-30T14:25:00Z">
          <w:pPr>
            <w:pStyle w:val="Balk4"/>
          </w:pPr>
        </w:pPrChange>
      </w:pPr>
      <w:bookmarkStart w:id="2847" w:name="_Toc424568177"/>
      <w:bookmarkStart w:id="2848" w:name="_Toc425946775"/>
      <w:ins w:id="2849" w:author="EMRAH COLAK" w:date="2015-07-29T15:22:00Z">
        <w:r>
          <w:t xml:space="preserve">2.1.2.4 </w:t>
        </w:r>
      </w:ins>
      <w:r w:rsidR="000B5343" w:rsidRPr="006A505C">
        <w:t>Ağ Sunucuları</w:t>
      </w:r>
      <w:bookmarkEnd w:id="2847"/>
      <w:bookmarkEnd w:id="2848"/>
    </w:p>
    <w:p w14:paraId="13099FC8" w14:textId="28CC2491" w:rsidR="000B5343" w:rsidRPr="006A505C" w:rsidDel="007D75BA" w:rsidRDefault="000B5343">
      <w:pPr>
        <w:pStyle w:val="GvdeMetni"/>
        <w:spacing w:before="0" w:line="360" w:lineRule="auto"/>
        <w:ind w:left="0" w:right="100"/>
        <w:jc w:val="both"/>
        <w:rPr>
          <w:del w:id="2850" w:author="EMRAH COLAK" w:date="2015-07-30T11:33:00Z"/>
          <w:rFonts w:ascii="Times New Roman" w:hAnsi="Times New Roman"/>
          <w:sz w:val="24"/>
          <w:szCs w:val="24"/>
        </w:rPr>
        <w:pPrChange w:id="2851" w:author="EMRE MUTLU" w:date="2015-07-31T11:15:00Z">
          <w:pPr>
            <w:pStyle w:val="GvdeMetni"/>
            <w:spacing w:before="125" w:line="360" w:lineRule="auto"/>
            <w:ind w:left="0" w:right="100"/>
            <w:jc w:val="both"/>
          </w:pPr>
        </w:pPrChange>
      </w:pPr>
      <w:r w:rsidRPr="006A505C">
        <w:rPr>
          <w:rFonts w:ascii="Times New Roman" w:hAnsi="Times New Roman"/>
          <w:sz w:val="24"/>
          <w:szCs w:val="24"/>
        </w:rPr>
        <w:t>İnce istemciler ağ sunucularına tarayıcı bağlantıları ile kolaylıkla erişebilirler</w:t>
      </w:r>
      <w:del w:id="2852" w:author="EMRAH COLAK" w:date="2015-07-30T11:32:00Z">
        <w:r w:rsidRPr="006A505C" w:rsidDel="007D75BA">
          <w:rPr>
            <w:rFonts w:ascii="Times New Roman" w:hAnsi="Times New Roman"/>
            <w:sz w:val="24"/>
            <w:szCs w:val="24"/>
          </w:rPr>
          <w:delText>.</w:delText>
        </w:r>
      </w:del>
      <w:ins w:id="2853" w:author="EMRAH COLAK" w:date="2015-07-30T11:33:00Z">
        <w:r w:rsidR="007D75BA">
          <w:rPr>
            <w:rFonts w:ascii="Times New Roman" w:hAnsi="Times New Roman"/>
            <w:sz w:val="24"/>
            <w:szCs w:val="24"/>
          </w:rPr>
          <w:t xml:space="preserve">. </w:t>
        </w:r>
      </w:ins>
    </w:p>
    <w:p w14:paraId="73436756" w14:textId="5DFE9DFC" w:rsidR="000B5343" w:rsidRPr="006A505C" w:rsidDel="007D75BA" w:rsidRDefault="000B5343">
      <w:pPr>
        <w:pStyle w:val="GvdeMetni"/>
        <w:spacing w:before="0" w:line="360" w:lineRule="auto"/>
        <w:ind w:left="0" w:right="100"/>
        <w:jc w:val="both"/>
        <w:rPr>
          <w:del w:id="2854" w:author="EMRAH COLAK" w:date="2015-07-30T11:32:00Z"/>
          <w:rFonts w:ascii="Times New Roman" w:hAnsi="Times New Roman"/>
          <w:sz w:val="24"/>
          <w:szCs w:val="24"/>
        </w:rPr>
        <w:pPrChange w:id="2855" w:author="EMRE MUTLU" w:date="2015-07-31T11:15:00Z">
          <w:pPr>
            <w:pStyle w:val="GvdeMetni"/>
            <w:spacing w:before="125" w:line="360" w:lineRule="auto"/>
            <w:ind w:left="0" w:right="100" w:firstLine="0"/>
            <w:jc w:val="both"/>
          </w:pPr>
        </w:pPrChange>
      </w:pPr>
      <w:del w:id="2856" w:author="EMRAH COLAK" w:date="2015-07-30T11:32:00Z">
        <w:r w:rsidRPr="006A505C" w:rsidDel="007D75BA">
          <w:rPr>
            <w:rFonts w:ascii="Times New Roman" w:hAnsi="Times New Roman"/>
            <w:sz w:val="24"/>
            <w:szCs w:val="24"/>
          </w:rPr>
          <w:delText>-</w:delText>
        </w:r>
      </w:del>
      <w:del w:id="2857" w:author="EMRAH COLAK" w:date="2015-07-30T09:59:00Z">
        <w:r w:rsidR="00453006" w:rsidRPr="006A505C" w:rsidDel="00CC385A">
          <w:rPr>
            <w:rFonts w:ascii="Times New Roman" w:hAnsi="Times New Roman"/>
            <w:sz w:val="24"/>
            <w:szCs w:val="24"/>
          </w:rPr>
          <w:delText xml:space="preserve"> </w:delText>
        </w:r>
      </w:del>
      <w:del w:id="2858" w:author="EMRAH COLAK" w:date="2015-07-30T11:32:00Z">
        <w:r w:rsidR="00453006" w:rsidRPr="006A505C" w:rsidDel="007D75BA">
          <w:rPr>
            <w:rFonts w:ascii="Times New Roman" w:hAnsi="Times New Roman"/>
            <w:sz w:val="24"/>
            <w:szCs w:val="24"/>
          </w:rPr>
          <w:delText xml:space="preserve"> </w:delText>
        </w:r>
      </w:del>
      <w:r w:rsidRPr="006A505C">
        <w:rPr>
          <w:rFonts w:ascii="Times New Roman" w:hAnsi="Times New Roman"/>
          <w:sz w:val="24"/>
          <w:szCs w:val="24"/>
        </w:rPr>
        <w:t>Windows istemcileri bunun için Internet Explorer 6 ve üst versiyonlarını kullanır</w:t>
      </w:r>
      <w:ins w:id="2859" w:author="EMRAH COLAK" w:date="2015-07-30T11:32:00Z">
        <w:r w:rsidR="007D75BA">
          <w:rPr>
            <w:rFonts w:ascii="Times New Roman" w:hAnsi="Times New Roman"/>
            <w:sz w:val="24"/>
            <w:szCs w:val="24"/>
          </w:rPr>
          <w:t xml:space="preserve">. </w:t>
        </w:r>
      </w:ins>
      <w:del w:id="2860" w:author="EMRAH COLAK" w:date="2015-07-30T11:32:00Z">
        <w:r w:rsidR="00453006" w:rsidRPr="006A505C" w:rsidDel="007D75BA">
          <w:rPr>
            <w:rFonts w:ascii="Times New Roman" w:hAnsi="Times New Roman"/>
            <w:sz w:val="24"/>
            <w:szCs w:val="24"/>
          </w:rPr>
          <w:delText>.</w:delText>
        </w:r>
      </w:del>
    </w:p>
    <w:p w14:paraId="550261C2" w14:textId="72F04530" w:rsidR="00CF6D57" w:rsidRPr="006A505C" w:rsidDel="006C1A64" w:rsidRDefault="000B5343">
      <w:pPr>
        <w:pStyle w:val="GvdeMetni"/>
        <w:spacing w:before="0" w:line="360" w:lineRule="auto"/>
        <w:ind w:left="0" w:right="100"/>
        <w:jc w:val="both"/>
        <w:rPr>
          <w:del w:id="2861" w:author="EMRAH COLAK" w:date="2015-07-30T17:21:00Z"/>
          <w:rFonts w:ascii="Times New Roman" w:hAnsi="Times New Roman"/>
          <w:sz w:val="24"/>
          <w:szCs w:val="24"/>
        </w:rPr>
        <w:pPrChange w:id="2862" w:author="EMRE MUTLU" w:date="2015-07-31T11:15:00Z">
          <w:pPr>
            <w:pStyle w:val="GvdeMetni"/>
            <w:spacing w:before="125" w:line="360" w:lineRule="auto"/>
            <w:ind w:left="0" w:right="100" w:firstLine="0"/>
            <w:jc w:val="both"/>
          </w:pPr>
        </w:pPrChange>
      </w:pPr>
      <w:del w:id="2863" w:author="EMRAH COLAK" w:date="2015-07-30T11:32:00Z">
        <w:r w:rsidRPr="006A505C" w:rsidDel="007D75BA">
          <w:rPr>
            <w:rFonts w:ascii="Times New Roman" w:hAnsi="Times New Roman"/>
            <w:sz w:val="24"/>
            <w:szCs w:val="24"/>
          </w:rPr>
          <w:delText>-</w:delText>
        </w:r>
      </w:del>
      <w:del w:id="2864" w:author="EMRAH COLAK" w:date="2015-07-30T09:59:00Z">
        <w:r w:rsidR="00453006" w:rsidRPr="006A505C" w:rsidDel="00CC385A">
          <w:rPr>
            <w:rFonts w:ascii="Times New Roman" w:hAnsi="Times New Roman"/>
            <w:sz w:val="24"/>
            <w:szCs w:val="24"/>
          </w:rPr>
          <w:delText xml:space="preserve"> </w:delText>
        </w:r>
      </w:del>
      <w:del w:id="2865" w:author="EMRAH COLAK" w:date="2015-07-30T11:32:00Z">
        <w:r w:rsidR="00453006" w:rsidRPr="006A505C" w:rsidDel="007D75BA">
          <w:rPr>
            <w:rFonts w:ascii="Times New Roman" w:hAnsi="Times New Roman"/>
            <w:sz w:val="24"/>
            <w:szCs w:val="24"/>
          </w:rPr>
          <w:delText xml:space="preserve"> </w:delText>
        </w:r>
      </w:del>
      <w:r w:rsidRPr="006A505C">
        <w:rPr>
          <w:rFonts w:ascii="Times New Roman" w:hAnsi="Times New Roman"/>
          <w:sz w:val="24"/>
          <w:szCs w:val="24"/>
        </w:rPr>
        <w:t>Linux tabanlı ince istemciler bunun için Mozilla Firefox tarayıcısını kullanır</w:t>
      </w:r>
      <w:r w:rsidR="00453006" w:rsidRPr="006A505C">
        <w:rPr>
          <w:rFonts w:ascii="Times New Roman" w:hAnsi="Times New Roman"/>
          <w:sz w:val="24"/>
          <w:szCs w:val="24"/>
        </w:rPr>
        <w:t>.</w:t>
      </w:r>
    </w:p>
    <w:p w14:paraId="6695E417" w14:textId="1B2404A9" w:rsidR="000B5343" w:rsidDel="00CF6D57" w:rsidRDefault="000B5343">
      <w:pPr>
        <w:pStyle w:val="GvdeMetni"/>
        <w:spacing w:before="0" w:line="360" w:lineRule="auto"/>
        <w:ind w:left="0" w:right="102"/>
        <w:jc w:val="both"/>
        <w:rPr>
          <w:del w:id="2866" w:author="EMRAH COLAK" w:date="2015-07-30T11:32:00Z"/>
          <w:rFonts w:ascii="Times New Roman" w:hAnsi="Times New Roman"/>
          <w:sz w:val="24"/>
          <w:szCs w:val="24"/>
        </w:rPr>
        <w:pPrChange w:id="2867" w:author="EMRE MUTLU" w:date="2015-07-31T11:15:00Z">
          <w:pPr>
            <w:pStyle w:val="GvdeMetni"/>
            <w:spacing w:before="125" w:after="120" w:line="360" w:lineRule="auto"/>
            <w:ind w:left="0" w:right="102" w:firstLine="709"/>
            <w:jc w:val="both"/>
          </w:pPr>
        </w:pPrChange>
      </w:pPr>
      <w:r w:rsidRPr="006A505C">
        <w:rPr>
          <w:rFonts w:ascii="Times New Roman" w:hAnsi="Times New Roman"/>
          <w:sz w:val="24"/>
          <w:szCs w:val="24"/>
        </w:rPr>
        <w:t>Mozilla Firefox ve Internet Explorer büyük alan kaplayan kullanıcılar olduğu için ince istemciler genellikle çekirdek imajlarında tarayıcı uygulamalarını bulundurmazlar.</w:t>
      </w:r>
      <w:ins w:id="2868" w:author="EMRAH COLAK" w:date="2015-07-30T15:39:00Z">
        <w:r w:rsidR="00C06AAF">
          <w:rPr>
            <w:rStyle w:val="DipnotBavurusu"/>
            <w:rFonts w:ascii="Times New Roman" w:hAnsi="Times New Roman"/>
            <w:sz w:val="24"/>
            <w:szCs w:val="24"/>
          </w:rPr>
          <w:footnoteReference w:id="40"/>
        </w:r>
      </w:ins>
    </w:p>
    <w:p w14:paraId="08057912" w14:textId="77777777" w:rsidR="00CF6D57" w:rsidRDefault="00CF6D57">
      <w:pPr>
        <w:pStyle w:val="GvdeMetni"/>
        <w:spacing w:before="0" w:line="360" w:lineRule="auto"/>
        <w:ind w:left="0" w:right="102"/>
        <w:jc w:val="both"/>
        <w:rPr>
          <w:ins w:id="2887" w:author="EMRAH COLAK" w:date="2015-07-30T14:24:00Z"/>
          <w:rFonts w:ascii="Times New Roman" w:hAnsi="Times New Roman"/>
          <w:sz w:val="24"/>
          <w:szCs w:val="24"/>
        </w:rPr>
        <w:pPrChange w:id="2888" w:author="EMRE MUTLU" w:date="2015-07-31T11:15:00Z">
          <w:pPr>
            <w:pStyle w:val="GvdeMetni"/>
            <w:spacing w:before="125" w:after="120" w:line="360" w:lineRule="auto"/>
            <w:ind w:left="0" w:right="102" w:firstLine="709"/>
            <w:jc w:val="both"/>
          </w:pPr>
        </w:pPrChange>
      </w:pPr>
    </w:p>
    <w:p w14:paraId="4B70FE5A" w14:textId="48DA93B1" w:rsidR="00CC7780" w:rsidDel="00CC7780" w:rsidRDefault="00CC7780">
      <w:pPr>
        <w:pStyle w:val="GvdeMetni"/>
        <w:spacing w:before="0" w:line="360" w:lineRule="auto"/>
        <w:ind w:left="0" w:right="102" w:firstLine="709"/>
        <w:jc w:val="both"/>
        <w:rPr>
          <w:del w:id="2889" w:author="EMRAH COLAK" w:date="2015-07-30T11:20:00Z"/>
          <w:rFonts w:ascii="Times New Roman" w:hAnsi="Times New Roman"/>
          <w:sz w:val="24"/>
          <w:szCs w:val="24"/>
        </w:rPr>
        <w:pPrChange w:id="2890" w:author="EMRAH COLAK" w:date="2015-07-30T14:25:00Z">
          <w:pPr>
            <w:pStyle w:val="GvdeMetni"/>
            <w:spacing w:before="125" w:after="120" w:line="360" w:lineRule="auto"/>
            <w:ind w:left="0" w:right="102" w:firstLine="709"/>
            <w:jc w:val="both"/>
          </w:pPr>
        </w:pPrChange>
      </w:pPr>
    </w:p>
    <w:p w14:paraId="2C90ECBC" w14:textId="0460D4B5" w:rsidR="000C6ED0" w:rsidDel="00CC7780" w:rsidRDefault="000C6ED0">
      <w:pPr>
        <w:pStyle w:val="GvdeMetni"/>
        <w:spacing w:before="0" w:line="360" w:lineRule="auto"/>
        <w:ind w:left="0" w:right="102" w:firstLine="709"/>
        <w:jc w:val="both"/>
        <w:rPr>
          <w:del w:id="2891" w:author="EMRAH COLAK" w:date="2015-07-30T11:20:00Z"/>
          <w:rFonts w:ascii="Times New Roman" w:hAnsi="Times New Roman"/>
          <w:sz w:val="24"/>
          <w:szCs w:val="24"/>
        </w:rPr>
        <w:pPrChange w:id="2892" w:author="EMRAH COLAK" w:date="2015-07-30T14:25:00Z">
          <w:pPr>
            <w:pStyle w:val="GvdeMetni"/>
            <w:spacing w:before="125" w:after="120" w:line="360" w:lineRule="auto"/>
            <w:ind w:left="0" w:right="102" w:firstLine="709"/>
            <w:jc w:val="both"/>
          </w:pPr>
        </w:pPrChange>
      </w:pPr>
    </w:p>
    <w:p w14:paraId="11CCCA58" w14:textId="6F52C60A" w:rsidR="00CC7780" w:rsidDel="007D75BA" w:rsidRDefault="00CC7780">
      <w:pPr>
        <w:pStyle w:val="GvdeMetni"/>
        <w:spacing w:before="0" w:line="360" w:lineRule="auto"/>
        <w:ind w:left="0" w:right="102" w:firstLine="709"/>
        <w:jc w:val="both"/>
        <w:rPr>
          <w:del w:id="2893" w:author="EMRAH COLAK" w:date="2015-07-30T11:32:00Z"/>
          <w:rFonts w:ascii="Times New Roman" w:hAnsi="Times New Roman"/>
          <w:sz w:val="24"/>
          <w:szCs w:val="24"/>
        </w:rPr>
        <w:pPrChange w:id="2894" w:author="EMRAH COLAK" w:date="2015-07-30T14:25:00Z">
          <w:pPr>
            <w:pStyle w:val="GvdeMetni"/>
            <w:spacing w:before="125" w:after="120" w:line="360" w:lineRule="auto"/>
            <w:ind w:left="0" w:right="102" w:firstLine="709"/>
            <w:jc w:val="both"/>
          </w:pPr>
        </w:pPrChange>
      </w:pPr>
    </w:p>
    <w:p w14:paraId="1C7E7172" w14:textId="55845EA0" w:rsidR="000C6ED0" w:rsidDel="007D75BA" w:rsidRDefault="000C6ED0">
      <w:pPr>
        <w:pStyle w:val="GvdeMetni"/>
        <w:spacing w:before="0" w:line="360" w:lineRule="auto"/>
        <w:ind w:left="0" w:right="102" w:firstLine="709"/>
        <w:jc w:val="both"/>
        <w:rPr>
          <w:del w:id="2895" w:author="EMRAH COLAK" w:date="2015-07-30T11:32:00Z"/>
          <w:rFonts w:ascii="Times New Roman" w:hAnsi="Times New Roman"/>
          <w:sz w:val="24"/>
          <w:szCs w:val="24"/>
        </w:rPr>
        <w:pPrChange w:id="2896" w:author="EMRAH COLAK" w:date="2015-07-30T14:25:00Z">
          <w:pPr>
            <w:pStyle w:val="GvdeMetni"/>
            <w:spacing w:before="125" w:after="120" w:line="360" w:lineRule="auto"/>
            <w:ind w:left="0" w:right="102" w:firstLine="709"/>
            <w:jc w:val="both"/>
          </w:pPr>
        </w:pPrChange>
      </w:pPr>
    </w:p>
    <w:p w14:paraId="6EE63238" w14:textId="522EF6AB" w:rsidR="007D75BA" w:rsidDel="007D75BA" w:rsidRDefault="007D75BA">
      <w:pPr>
        <w:pStyle w:val="GvdeMetni"/>
        <w:spacing w:before="0" w:line="360" w:lineRule="auto"/>
        <w:ind w:left="0" w:right="102" w:firstLine="709"/>
        <w:jc w:val="both"/>
        <w:rPr>
          <w:del w:id="2897" w:author="EMRAH COLAK" w:date="2015-07-30T11:32:00Z"/>
          <w:rFonts w:ascii="Times New Roman" w:hAnsi="Times New Roman"/>
          <w:sz w:val="24"/>
          <w:szCs w:val="24"/>
        </w:rPr>
        <w:pPrChange w:id="2898" w:author="EMRAH COLAK" w:date="2015-07-30T14:25:00Z">
          <w:pPr>
            <w:pStyle w:val="GvdeMetni"/>
            <w:spacing w:before="125" w:after="120" w:line="360" w:lineRule="auto"/>
            <w:ind w:left="0" w:right="102" w:firstLine="709"/>
            <w:jc w:val="both"/>
          </w:pPr>
        </w:pPrChange>
      </w:pPr>
    </w:p>
    <w:p w14:paraId="6ADCC10C" w14:textId="77777777" w:rsidR="000C6ED0" w:rsidRDefault="000C6ED0">
      <w:pPr>
        <w:pStyle w:val="GvdeMetni"/>
        <w:spacing w:before="0" w:line="360" w:lineRule="auto"/>
        <w:ind w:left="0" w:right="102" w:firstLine="709"/>
        <w:jc w:val="both"/>
        <w:rPr>
          <w:ins w:id="2899" w:author="EMRAH COLAK" w:date="2015-07-30T11:32:00Z"/>
          <w:rFonts w:ascii="Times New Roman" w:hAnsi="Times New Roman"/>
          <w:sz w:val="24"/>
          <w:szCs w:val="24"/>
        </w:rPr>
        <w:pPrChange w:id="2900" w:author="EMRAH COLAK" w:date="2015-07-30T14:25:00Z">
          <w:pPr>
            <w:pStyle w:val="GvdeMetni"/>
            <w:spacing w:before="125" w:after="120" w:line="360" w:lineRule="auto"/>
            <w:ind w:left="0" w:right="102" w:firstLine="709"/>
            <w:jc w:val="both"/>
          </w:pPr>
        </w:pPrChange>
      </w:pPr>
    </w:p>
    <w:p w14:paraId="6EB9D017" w14:textId="6970F79E" w:rsidR="007D75BA" w:rsidDel="007D75BA" w:rsidRDefault="007D75BA">
      <w:pPr>
        <w:pStyle w:val="Balk2"/>
        <w:rPr>
          <w:del w:id="2901" w:author="EMRAH COLAK" w:date="2015-07-30T11:32:00Z"/>
        </w:rPr>
        <w:pPrChange w:id="2902" w:author="EMRAH COLAK" w:date="2015-07-30T15:31:00Z">
          <w:pPr>
            <w:pStyle w:val="GvdeMetni"/>
            <w:spacing w:before="125" w:after="120" w:line="360" w:lineRule="auto"/>
            <w:ind w:left="0" w:right="102" w:firstLine="709"/>
            <w:jc w:val="both"/>
          </w:pPr>
        </w:pPrChange>
      </w:pPr>
    </w:p>
    <w:p w14:paraId="31E6D0D6" w14:textId="6A8D41AD" w:rsidR="000C6ED0" w:rsidDel="00934DC7" w:rsidRDefault="000C6ED0">
      <w:pPr>
        <w:pStyle w:val="Balk2"/>
        <w:rPr>
          <w:del w:id="2903" w:author="EMRAH COLAK" w:date="2015-07-30T11:07:00Z"/>
        </w:rPr>
        <w:pPrChange w:id="2904" w:author="EMRAH COLAK" w:date="2015-07-30T15:31:00Z">
          <w:pPr>
            <w:pStyle w:val="GvdeMetni"/>
            <w:spacing w:before="125" w:after="120" w:line="360" w:lineRule="auto"/>
            <w:ind w:left="0" w:right="102" w:firstLine="709"/>
            <w:jc w:val="both"/>
          </w:pPr>
        </w:pPrChange>
      </w:pPr>
    </w:p>
    <w:p w14:paraId="7EE675BC" w14:textId="481D6E2D" w:rsidR="000C6ED0" w:rsidDel="00934DC7" w:rsidRDefault="000C6ED0">
      <w:pPr>
        <w:pStyle w:val="Balk2"/>
        <w:rPr>
          <w:del w:id="2905" w:author="EMRAH COLAK" w:date="2015-07-30T11:07:00Z"/>
        </w:rPr>
        <w:pPrChange w:id="2906" w:author="EMRAH COLAK" w:date="2015-07-30T15:31:00Z">
          <w:pPr>
            <w:pStyle w:val="GvdeMetni"/>
            <w:spacing w:before="125" w:after="120" w:line="360" w:lineRule="auto"/>
            <w:ind w:left="0" w:right="102" w:firstLine="709"/>
            <w:jc w:val="both"/>
          </w:pPr>
        </w:pPrChange>
      </w:pPr>
    </w:p>
    <w:p w14:paraId="02E231F4" w14:textId="2C189681" w:rsidR="008D356D" w:rsidDel="00934DC7" w:rsidRDefault="008D356D">
      <w:pPr>
        <w:pStyle w:val="Balk2"/>
        <w:rPr>
          <w:del w:id="2907" w:author="EMRAH COLAK" w:date="2015-07-30T11:07:00Z"/>
        </w:rPr>
        <w:pPrChange w:id="2908" w:author="EMRAH COLAK" w:date="2015-07-30T15:31:00Z">
          <w:pPr>
            <w:pStyle w:val="GvdeMetni"/>
            <w:spacing w:before="125" w:after="120" w:line="360" w:lineRule="auto"/>
            <w:ind w:left="0" w:right="102" w:firstLine="709"/>
            <w:jc w:val="both"/>
          </w:pPr>
        </w:pPrChange>
      </w:pPr>
    </w:p>
    <w:p w14:paraId="25BF5264" w14:textId="4652AAC1" w:rsidR="000C6ED0" w:rsidDel="00934DC7" w:rsidRDefault="000C6ED0">
      <w:pPr>
        <w:pStyle w:val="Balk2"/>
        <w:rPr>
          <w:del w:id="2909" w:author="EMRAH COLAK" w:date="2015-07-30T11:07:00Z"/>
        </w:rPr>
        <w:pPrChange w:id="2910" w:author="EMRAH COLAK" w:date="2015-07-30T15:31:00Z">
          <w:pPr>
            <w:pStyle w:val="GvdeMetni"/>
            <w:spacing w:before="125" w:after="120" w:line="360" w:lineRule="auto"/>
            <w:ind w:left="0" w:right="102" w:firstLine="709"/>
            <w:jc w:val="both"/>
          </w:pPr>
        </w:pPrChange>
      </w:pPr>
    </w:p>
    <w:p w14:paraId="37C89DB2" w14:textId="6C6D8A6C" w:rsidR="000C6ED0" w:rsidDel="00934DC7" w:rsidRDefault="000C6ED0">
      <w:pPr>
        <w:pStyle w:val="Balk2"/>
        <w:rPr>
          <w:del w:id="2911" w:author="EMRAH COLAK" w:date="2015-07-30T11:07:00Z"/>
        </w:rPr>
        <w:pPrChange w:id="2912" w:author="EMRAH COLAK" w:date="2015-07-30T15:31:00Z">
          <w:pPr>
            <w:pStyle w:val="GvdeMetni"/>
            <w:spacing w:before="125" w:after="120" w:line="360" w:lineRule="auto"/>
            <w:ind w:left="0" w:right="102" w:firstLine="709"/>
            <w:jc w:val="both"/>
          </w:pPr>
        </w:pPrChange>
      </w:pPr>
    </w:p>
    <w:p w14:paraId="26568790" w14:textId="4164490C" w:rsidR="000C6ED0" w:rsidRPr="006A505C" w:rsidDel="00934DC7" w:rsidRDefault="000C6ED0">
      <w:pPr>
        <w:pStyle w:val="Balk2"/>
        <w:rPr>
          <w:del w:id="2913" w:author="EMRAH COLAK" w:date="2015-07-30T11:07:00Z"/>
        </w:rPr>
        <w:pPrChange w:id="2914" w:author="EMRAH COLAK" w:date="2015-07-30T15:31:00Z">
          <w:pPr>
            <w:pStyle w:val="GvdeMetni"/>
            <w:spacing w:before="125" w:after="120" w:line="360" w:lineRule="auto"/>
            <w:ind w:left="0" w:right="102" w:firstLine="709"/>
            <w:jc w:val="both"/>
          </w:pPr>
        </w:pPrChange>
      </w:pPr>
    </w:p>
    <w:p w14:paraId="609B673E" w14:textId="77777777" w:rsidR="00795C26" w:rsidRDefault="00795C26">
      <w:pPr>
        <w:pStyle w:val="Balk2"/>
      </w:pPr>
      <w:bookmarkStart w:id="2915" w:name="_Toc425946776"/>
      <w:r w:rsidRPr="006A505C">
        <w:t xml:space="preserve">İnce İstemcinin </w:t>
      </w:r>
      <w:r w:rsidR="00C779CA">
        <w:t>Özellikleri</w:t>
      </w:r>
      <w:bookmarkEnd w:id="2915"/>
    </w:p>
    <w:p w14:paraId="44D49DC0" w14:textId="4181EF7D" w:rsidR="00DE1CAA" w:rsidRPr="00A75553" w:rsidRDefault="003103F4">
      <w:pPr>
        <w:spacing w:after="0"/>
        <w:rPr>
          <w:rFonts w:ascii="Times New Roman" w:hAnsi="Times New Roman"/>
        </w:rPr>
        <w:pPrChange w:id="2916" w:author="EMRAH COLAK" w:date="2015-07-30T14:25:00Z">
          <w:pPr>
            <w:ind w:left="2124" w:firstLine="708"/>
          </w:pPr>
        </w:pPrChange>
      </w:pPr>
      <w:bookmarkStart w:id="2917" w:name="şekil202"/>
      <w:r w:rsidRPr="00A75553">
        <w:rPr>
          <w:rFonts w:ascii="Times New Roman" w:hAnsi="Times New Roman"/>
        </w:rPr>
        <w:t xml:space="preserve">Şekil </w:t>
      </w:r>
      <w:del w:id="2918" w:author="EMRAH COLAK" w:date="2015-07-30T08:46:00Z">
        <w:r w:rsidRPr="00A75553" w:rsidDel="00615C90">
          <w:rPr>
            <w:rFonts w:ascii="Times New Roman" w:hAnsi="Times New Roman"/>
          </w:rPr>
          <w:delText>2-2</w:delText>
        </w:r>
      </w:del>
      <w:ins w:id="2919" w:author="EMRAH COLAK" w:date="2015-07-30T08:46:00Z">
        <w:r w:rsidR="00615C90">
          <w:rPr>
            <w:rFonts w:ascii="Times New Roman" w:hAnsi="Times New Roman"/>
          </w:rPr>
          <w:t>14:</w:t>
        </w:r>
      </w:ins>
      <w:r w:rsidRPr="00A75553">
        <w:rPr>
          <w:rFonts w:ascii="Times New Roman" w:hAnsi="Times New Roman"/>
        </w:rPr>
        <w:t xml:space="preserve"> İnce İstemci </w:t>
      </w:r>
      <w:r w:rsidR="00773D59" w:rsidRPr="00A75553">
        <w:rPr>
          <w:rFonts w:ascii="Times New Roman" w:hAnsi="Times New Roman"/>
        </w:rPr>
        <w:t>Genel Bakış</w:t>
      </w:r>
    </w:p>
    <w:bookmarkEnd w:id="2917"/>
    <w:p w14:paraId="2BB49BA1" w14:textId="77777777" w:rsidR="00DE1CAA" w:rsidRDefault="000F7C00">
      <w:pPr>
        <w:spacing w:after="0"/>
        <w:rPr>
          <w:noProof/>
          <w:lang w:eastAsia="tr-TR"/>
        </w:rPr>
        <w:pPrChange w:id="2920" w:author="EMRAH COLAK" w:date="2015-07-30T14:25:00Z">
          <w:pPr/>
        </w:pPrChange>
      </w:pPr>
      <w:r>
        <w:rPr>
          <w:noProof/>
          <w:lang w:eastAsia="tr-TR"/>
        </w:rPr>
        <w:drawing>
          <wp:inline distT="0" distB="0" distL="0" distR="0" wp14:anchorId="0C681DF0" wp14:editId="11512A13">
            <wp:extent cx="4746625" cy="331597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6625" cy="3315970"/>
                    </a:xfrm>
                    <a:prstGeom prst="rect">
                      <a:avLst/>
                    </a:prstGeom>
                    <a:noFill/>
                    <a:ln>
                      <a:noFill/>
                    </a:ln>
                  </pic:spPr>
                </pic:pic>
              </a:graphicData>
            </a:graphic>
          </wp:inline>
        </w:drawing>
      </w:r>
    </w:p>
    <w:p w14:paraId="4AC330E6" w14:textId="77777777" w:rsidR="003103F4" w:rsidRPr="0000264A" w:rsidRDefault="003103F4">
      <w:pPr>
        <w:spacing w:after="0"/>
        <w:rPr>
          <w:rFonts w:ascii="Times New Roman" w:hAnsi="Times New Roman"/>
          <w:noProof/>
          <w:lang w:eastAsia="tr-TR"/>
        </w:rPr>
        <w:pPrChange w:id="2921" w:author="EMRAH COLAK" w:date="2015-07-30T14:25:00Z">
          <w:pPr>
            <w:ind w:left="708" w:firstLine="12"/>
          </w:pPr>
        </w:pPrChange>
      </w:pPr>
      <w:r w:rsidRPr="0000264A">
        <w:rPr>
          <w:rFonts w:ascii="Times New Roman" w:hAnsi="Times New Roman"/>
          <w:noProof/>
          <w:lang w:eastAsia="tr-TR"/>
        </w:rPr>
        <w:t xml:space="preserve">Kaynak: </w:t>
      </w:r>
      <w:r w:rsidR="00C85C9D">
        <w:fldChar w:fldCharType="begin"/>
      </w:r>
      <w:r w:rsidR="00C85C9D">
        <w:instrText xml:space="preserve"> HYPERLINK "http://www8.hp.com/h20195/v2/getpdf.aspx/c04136709.pdf?ver=7" </w:instrText>
      </w:r>
      <w:r w:rsidR="00C85C9D">
        <w:fldChar w:fldCharType="separate"/>
      </w:r>
      <w:r w:rsidR="000C6ED0" w:rsidRPr="0000264A">
        <w:rPr>
          <w:rStyle w:val="Kpr"/>
          <w:rFonts w:ascii="Times New Roman" w:hAnsi="Times New Roman"/>
          <w:noProof/>
          <w:color w:val="auto"/>
          <w:u w:val="none"/>
          <w:lang w:eastAsia="tr-TR"/>
        </w:rPr>
        <w:t>http://www8.hp.com/h20195/v2/getpdf.aspx/c04136709.pdf?ver=7</w:t>
      </w:r>
      <w:r w:rsidR="00C85C9D">
        <w:rPr>
          <w:rStyle w:val="Kpr"/>
          <w:rFonts w:ascii="Times New Roman" w:hAnsi="Times New Roman"/>
          <w:noProof/>
          <w:color w:val="auto"/>
          <w:u w:val="none"/>
          <w:lang w:eastAsia="tr-TR"/>
        </w:rPr>
        <w:fldChar w:fldCharType="end"/>
      </w:r>
    </w:p>
    <w:p w14:paraId="3D37D759" w14:textId="77777777" w:rsidR="000C6ED0" w:rsidRPr="00BE51E2" w:rsidRDefault="000C6ED0">
      <w:pPr>
        <w:spacing w:after="0"/>
        <w:rPr>
          <w:noProof/>
          <w:lang w:eastAsia="tr-TR"/>
        </w:rPr>
        <w:pPrChange w:id="2922" w:author="EMRAH COLAK" w:date="2015-07-30T14:25:00Z">
          <w:pPr/>
        </w:pPrChange>
      </w:pPr>
    </w:p>
    <w:p w14:paraId="224D4B79" w14:textId="77777777" w:rsidR="00A5413D" w:rsidRPr="00BE51E2" w:rsidRDefault="00A5413D" w:rsidP="00EC00C6">
      <w:pPr>
        <w:pStyle w:val="ListeParagraf"/>
        <w:numPr>
          <w:ilvl w:val="0"/>
          <w:numId w:val="47"/>
        </w:numPr>
        <w:spacing w:after="0"/>
        <w:rPr>
          <w:noProof/>
          <w:lang w:eastAsia="tr-TR"/>
        </w:rPr>
      </w:pPr>
      <w:r w:rsidRPr="00BE51E2">
        <w:rPr>
          <w:noProof/>
          <w:lang w:eastAsia="tr-TR"/>
        </w:rPr>
        <w:t>Usb</w:t>
      </w:r>
      <w:r w:rsidR="00E126B8" w:rsidRPr="00BE51E2">
        <w:rPr>
          <w:noProof/>
          <w:lang w:eastAsia="tr-TR"/>
        </w:rPr>
        <w:t xml:space="preserve"> Bağlantısı (2 adet)         </w:t>
      </w:r>
      <w:r w:rsidR="00C4139E">
        <w:rPr>
          <w:noProof/>
          <w:lang w:eastAsia="tr-TR"/>
        </w:rPr>
        <w:t xml:space="preserve">1- Usb bağlantısı (4 adet)    </w:t>
      </w:r>
      <w:r w:rsidR="00E126B8" w:rsidRPr="00BE51E2">
        <w:rPr>
          <w:noProof/>
          <w:lang w:eastAsia="tr-TR"/>
        </w:rPr>
        <w:t xml:space="preserve"> 7- Paralel Bağlantı</w:t>
      </w:r>
    </w:p>
    <w:p w14:paraId="0A552824" w14:textId="77777777" w:rsidR="00A5413D" w:rsidRPr="00BE51E2" w:rsidRDefault="00E126B8">
      <w:pPr>
        <w:pStyle w:val="ListeParagraf"/>
        <w:numPr>
          <w:ilvl w:val="0"/>
          <w:numId w:val="47"/>
        </w:numPr>
        <w:spacing w:after="0"/>
        <w:rPr>
          <w:noProof/>
          <w:lang w:eastAsia="tr-TR"/>
        </w:rPr>
      </w:pPr>
      <w:r w:rsidRPr="00BE51E2">
        <w:rPr>
          <w:noProof/>
          <w:lang w:eastAsia="tr-TR"/>
        </w:rPr>
        <w:t xml:space="preserve">Flaş Aktivite Işığı               </w:t>
      </w:r>
      <w:r w:rsidR="00C4139E">
        <w:rPr>
          <w:noProof/>
          <w:lang w:eastAsia="tr-TR"/>
        </w:rPr>
        <w:t xml:space="preserve">    </w:t>
      </w:r>
      <w:r w:rsidRPr="00BE51E2">
        <w:rPr>
          <w:noProof/>
          <w:lang w:eastAsia="tr-TR"/>
        </w:rPr>
        <w:t xml:space="preserve">2- Mikrofon                          </w:t>
      </w:r>
      <w:r w:rsidR="00C4139E">
        <w:rPr>
          <w:noProof/>
          <w:lang w:eastAsia="tr-TR"/>
        </w:rPr>
        <w:t xml:space="preserve">   </w:t>
      </w:r>
      <w:r w:rsidRPr="00BE51E2">
        <w:rPr>
          <w:noProof/>
          <w:lang w:eastAsia="tr-TR"/>
        </w:rPr>
        <w:t>8- PS/2 Bağlantısı</w:t>
      </w:r>
    </w:p>
    <w:p w14:paraId="7FF1B5FB" w14:textId="77777777" w:rsidR="00A5413D" w:rsidRPr="00BE51E2" w:rsidRDefault="00E126B8">
      <w:pPr>
        <w:pStyle w:val="ListeParagraf"/>
        <w:numPr>
          <w:ilvl w:val="0"/>
          <w:numId w:val="47"/>
        </w:numPr>
        <w:spacing w:after="0"/>
        <w:rPr>
          <w:noProof/>
          <w:lang w:eastAsia="tr-TR"/>
        </w:rPr>
      </w:pPr>
      <w:r w:rsidRPr="00BE51E2">
        <w:rPr>
          <w:noProof/>
          <w:lang w:eastAsia="tr-TR"/>
        </w:rPr>
        <w:t xml:space="preserve">Güç Işığı                            </w:t>
      </w:r>
      <w:r w:rsidR="00C4139E">
        <w:rPr>
          <w:noProof/>
          <w:lang w:eastAsia="tr-TR"/>
        </w:rPr>
        <w:t xml:space="preserve">      </w:t>
      </w:r>
      <w:r w:rsidRPr="00BE51E2">
        <w:rPr>
          <w:noProof/>
          <w:lang w:eastAsia="tr-TR"/>
        </w:rPr>
        <w:t xml:space="preserve">3- Monitör Bağlantısı          </w:t>
      </w:r>
      <w:r w:rsidR="00C4139E">
        <w:rPr>
          <w:noProof/>
          <w:lang w:eastAsia="tr-TR"/>
        </w:rPr>
        <w:t xml:space="preserve">  </w:t>
      </w:r>
      <w:r w:rsidRPr="00BE51E2">
        <w:rPr>
          <w:noProof/>
          <w:lang w:eastAsia="tr-TR"/>
        </w:rPr>
        <w:t>9- PCI Giriş Yeri</w:t>
      </w:r>
    </w:p>
    <w:p w14:paraId="76DF5444" w14:textId="77777777" w:rsidR="00A5413D" w:rsidRPr="00BE51E2" w:rsidRDefault="00E126B8">
      <w:pPr>
        <w:pStyle w:val="ListeParagraf"/>
        <w:numPr>
          <w:ilvl w:val="0"/>
          <w:numId w:val="47"/>
        </w:numPr>
        <w:spacing w:after="0"/>
        <w:rPr>
          <w:noProof/>
          <w:lang w:eastAsia="tr-TR"/>
        </w:rPr>
      </w:pPr>
      <w:r w:rsidRPr="00BE51E2">
        <w:rPr>
          <w:noProof/>
          <w:lang w:eastAsia="tr-TR"/>
        </w:rPr>
        <w:t xml:space="preserve">Güç Düğmesi                      </w:t>
      </w:r>
      <w:r w:rsidR="00C4139E">
        <w:rPr>
          <w:noProof/>
          <w:lang w:eastAsia="tr-TR"/>
        </w:rPr>
        <w:t xml:space="preserve"> </w:t>
      </w:r>
      <w:r w:rsidRPr="00BE51E2">
        <w:rPr>
          <w:noProof/>
          <w:lang w:eastAsia="tr-TR"/>
        </w:rPr>
        <w:t xml:space="preserve">  4- Seri Bağlantı                </w:t>
      </w:r>
      <w:r w:rsidR="00C4139E">
        <w:rPr>
          <w:noProof/>
          <w:lang w:eastAsia="tr-TR"/>
        </w:rPr>
        <w:t xml:space="preserve">      </w:t>
      </w:r>
      <w:r w:rsidRPr="00BE51E2">
        <w:rPr>
          <w:noProof/>
          <w:lang w:eastAsia="tr-TR"/>
        </w:rPr>
        <w:t xml:space="preserve"> 10- Kulaklık Bağlantısı</w:t>
      </w:r>
    </w:p>
    <w:p w14:paraId="70B0BF18" w14:textId="77777777" w:rsidR="00E126B8" w:rsidRPr="00BE51E2" w:rsidRDefault="00E126B8">
      <w:pPr>
        <w:spacing w:after="0"/>
        <w:rPr>
          <w:noProof/>
          <w:lang w:eastAsia="tr-TR"/>
        </w:rPr>
      </w:pPr>
      <w:r w:rsidRPr="00BE51E2">
        <w:rPr>
          <w:noProof/>
          <w:lang w:eastAsia="tr-TR"/>
        </w:rPr>
        <w:t xml:space="preserve">                                           </w:t>
      </w:r>
      <w:r w:rsidR="006F41A7">
        <w:rPr>
          <w:noProof/>
          <w:lang w:eastAsia="tr-TR"/>
        </w:rPr>
        <w:t xml:space="preserve">          </w:t>
      </w:r>
      <w:r w:rsidR="00C4139E">
        <w:rPr>
          <w:noProof/>
          <w:lang w:eastAsia="tr-TR"/>
        </w:rPr>
        <w:t xml:space="preserve">      </w:t>
      </w:r>
      <w:r w:rsidR="006F41A7">
        <w:rPr>
          <w:noProof/>
          <w:lang w:eastAsia="tr-TR"/>
        </w:rPr>
        <w:t xml:space="preserve"> </w:t>
      </w:r>
      <w:r w:rsidR="00C4139E">
        <w:rPr>
          <w:noProof/>
          <w:lang w:eastAsia="tr-TR"/>
        </w:rPr>
        <w:t xml:space="preserve"> </w:t>
      </w:r>
      <w:r w:rsidRPr="00BE51E2">
        <w:rPr>
          <w:noProof/>
          <w:lang w:eastAsia="tr-TR"/>
        </w:rPr>
        <w:t xml:space="preserve"> </w:t>
      </w:r>
      <w:r w:rsidR="00C4139E">
        <w:rPr>
          <w:noProof/>
          <w:lang w:eastAsia="tr-TR"/>
        </w:rPr>
        <w:t xml:space="preserve"> </w:t>
      </w:r>
      <w:r w:rsidRPr="00BE51E2">
        <w:rPr>
          <w:noProof/>
          <w:lang w:eastAsia="tr-TR"/>
        </w:rPr>
        <w:t xml:space="preserve">5- Güç Bağlantısı            </w:t>
      </w:r>
      <w:r w:rsidR="00C4139E">
        <w:rPr>
          <w:noProof/>
          <w:lang w:eastAsia="tr-TR"/>
        </w:rPr>
        <w:t xml:space="preserve"> </w:t>
      </w:r>
      <w:r w:rsidRPr="00BE51E2">
        <w:rPr>
          <w:noProof/>
          <w:lang w:eastAsia="tr-TR"/>
        </w:rPr>
        <w:t xml:space="preserve">  </w:t>
      </w:r>
      <w:r w:rsidR="00C4139E">
        <w:rPr>
          <w:noProof/>
          <w:lang w:eastAsia="tr-TR"/>
        </w:rPr>
        <w:t xml:space="preserve">   </w:t>
      </w:r>
      <w:r w:rsidRPr="00BE51E2">
        <w:rPr>
          <w:noProof/>
          <w:lang w:eastAsia="tr-TR"/>
        </w:rPr>
        <w:t xml:space="preserve">  11- Ethernet RJ-45 Bağlantısı</w:t>
      </w:r>
    </w:p>
    <w:p w14:paraId="479FE871" w14:textId="77777777" w:rsidR="003103F4" w:rsidRPr="00BE51E2" w:rsidRDefault="00E126B8">
      <w:pPr>
        <w:spacing w:after="0"/>
      </w:pPr>
      <w:r w:rsidRPr="00BE51E2">
        <w:t xml:space="preserve">                                                   </w:t>
      </w:r>
      <w:r w:rsidR="00C4139E">
        <w:t xml:space="preserve">           </w:t>
      </w:r>
      <w:r w:rsidRPr="00BE51E2">
        <w:t xml:space="preserve"> 6- Kablo Kilit Yeri</w:t>
      </w:r>
    </w:p>
    <w:p w14:paraId="5CA5001B" w14:textId="7128A74B" w:rsidR="00155D82" w:rsidRPr="00E126B8" w:rsidDel="00B67D14" w:rsidRDefault="00155D82">
      <w:pPr>
        <w:spacing w:after="0"/>
        <w:rPr>
          <w:del w:id="2923" w:author="EMRE MUTLU" w:date="2015-07-31T11:17:00Z"/>
        </w:rPr>
        <w:pPrChange w:id="2924" w:author="EMRAH COLAK" w:date="2015-07-30T14:25:00Z">
          <w:pPr/>
        </w:pPrChange>
      </w:pPr>
    </w:p>
    <w:p w14:paraId="4101E978" w14:textId="77777777" w:rsidR="006A505C" w:rsidRPr="00C779CA" w:rsidRDefault="00E3558C">
      <w:pPr>
        <w:spacing w:after="0" w:line="360" w:lineRule="auto"/>
        <w:ind w:firstLine="709"/>
        <w:jc w:val="both"/>
        <w:rPr>
          <w:rFonts w:ascii="Times New Roman" w:hAnsi="Times New Roman"/>
          <w:sz w:val="24"/>
          <w:szCs w:val="24"/>
        </w:rPr>
        <w:pPrChange w:id="2925" w:author="EMRAH COLAK" w:date="2015-07-30T14:25:00Z">
          <w:pPr>
            <w:spacing w:line="360" w:lineRule="auto"/>
            <w:ind w:firstLine="709"/>
            <w:jc w:val="both"/>
          </w:pPr>
        </w:pPrChange>
      </w:pPr>
      <w:r w:rsidRPr="00E3558C">
        <w:rPr>
          <w:rFonts w:ascii="Times New Roman" w:hAnsi="Times New Roman"/>
          <w:sz w:val="24"/>
          <w:szCs w:val="24"/>
        </w:rPr>
        <w:t xml:space="preserve">İnce istemciler (thin client), soğutucu fan, disk, CD-ROM ve disket sürücü gibi hareketli parça taşımayan çok küçük boyutlu tümleşik donanımlardır. Genellikle bütün bağlantı uçlarını, işlemci, bellek, görüntü ve ağ birimlerini üzerinde bulunduran özel tasarımlı bir anakarta sahiptirler. Kendi iç yazılımının ve kullanıcı ayarlarının </w:t>
      </w:r>
      <w:r w:rsidRPr="00E3558C">
        <w:rPr>
          <w:rFonts w:ascii="Times New Roman" w:hAnsi="Times New Roman"/>
          <w:sz w:val="24"/>
          <w:szCs w:val="24"/>
        </w:rPr>
        <w:lastRenderedPageBreak/>
        <w:t xml:space="preserve">tutulduğu bir kalıcı bellek birimi (flaş bellek) olan ince istemcilerin PCI, mini-PCI </w:t>
      </w:r>
      <w:r w:rsidR="009F5DD6" w:rsidRPr="00E3558C">
        <w:rPr>
          <w:rFonts w:ascii="Times New Roman" w:hAnsi="Times New Roman"/>
          <w:sz w:val="24"/>
          <w:szCs w:val="24"/>
        </w:rPr>
        <w:t>ya da</w:t>
      </w:r>
      <w:r w:rsidRPr="00E3558C">
        <w:rPr>
          <w:rFonts w:ascii="Times New Roman" w:hAnsi="Times New Roman"/>
          <w:sz w:val="24"/>
          <w:szCs w:val="24"/>
        </w:rPr>
        <w:t xml:space="preserve"> PC Card genişleme yuvası ve akıllı kart birimi bulunan modelleri de vardır</w:t>
      </w:r>
      <w:r>
        <w:rPr>
          <w:rFonts w:ascii="Times New Roman" w:hAnsi="Times New Roman"/>
          <w:sz w:val="24"/>
          <w:szCs w:val="24"/>
        </w:rPr>
        <w:t>.</w:t>
      </w:r>
      <w:r w:rsidR="009F5DD6" w:rsidRPr="009F5DD6">
        <w:t xml:space="preserve"> </w:t>
      </w:r>
    </w:p>
    <w:p w14:paraId="01667C63" w14:textId="77777777" w:rsidR="0052743A" w:rsidRDefault="0052743A">
      <w:pPr>
        <w:spacing w:after="0"/>
        <w:ind w:firstLine="709"/>
        <w:jc w:val="both"/>
        <w:rPr>
          <w:rFonts w:ascii="Times New Roman" w:hAnsi="Times New Roman"/>
          <w:b/>
          <w:sz w:val="24"/>
          <w:szCs w:val="24"/>
        </w:rPr>
        <w:pPrChange w:id="2926" w:author="EMRAH COLAK" w:date="2015-07-30T14:25:00Z">
          <w:pPr>
            <w:ind w:firstLine="709"/>
            <w:jc w:val="both"/>
          </w:pPr>
        </w:pPrChange>
      </w:pPr>
    </w:p>
    <w:p w14:paraId="53BE82A2" w14:textId="531372FF" w:rsidR="00C779CA" w:rsidRPr="00C779CA" w:rsidRDefault="00C779CA" w:rsidP="00685147">
      <w:pPr>
        <w:pStyle w:val="Balk3"/>
        <w:pPrChange w:id="2927" w:author="EMRAH COLAK" w:date="2015-07-31T14:33:00Z">
          <w:pPr>
            <w:pStyle w:val="Balk3"/>
          </w:pPr>
        </w:pPrChange>
      </w:pPr>
      <w:bookmarkStart w:id="2928" w:name="_Toc425946777"/>
      <w:r>
        <w:t>İşlemci S</w:t>
      </w:r>
      <w:r w:rsidR="006A505C" w:rsidRPr="00C779CA">
        <w:t>eçimi</w:t>
      </w:r>
      <w:bookmarkEnd w:id="2928"/>
      <w:r w:rsidR="006A505C" w:rsidRPr="00C779CA">
        <w:tab/>
      </w:r>
    </w:p>
    <w:p w14:paraId="4EA6622F" w14:textId="77777777" w:rsidR="006A505C" w:rsidRDefault="006A505C">
      <w:pPr>
        <w:spacing w:after="0" w:line="360" w:lineRule="auto"/>
        <w:ind w:firstLine="709"/>
        <w:jc w:val="both"/>
        <w:rPr>
          <w:rFonts w:ascii="Times New Roman" w:hAnsi="Times New Roman"/>
          <w:sz w:val="24"/>
          <w:szCs w:val="24"/>
        </w:rPr>
        <w:pPrChange w:id="2929" w:author="EMRAH COLAK" w:date="2015-07-30T14:25:00Z">
          <w:pPr>
            <w:spacing w:line="360" w:lineRule="auto"/>
            <w:ind w:firstLine="708"/>
            <w:jc w:val="both"/>
          </w:pPr>
        </w:pPrChange>
      </w:pPr>
      <w:r w:rsidRPr="00C779CA">
        <w:rPr>
          <w:rFonts w:ascii="Times New Roman" w:hAnsi="Times New Roman"/>
          <w:sz w:val="24"/>
          <w:szCs w:val="24"/>
        </w:rPr>
        <w:t>Intel veya AMD çipleri</w:t>
      </w:r>
      <w:r w:rsidR="00C779CA" w:rsidRPr="00C779CA">
        <w:rPr>
          <w:rFonts w:ascii="Times New Roman" w:hAnsi="Times New Roman"/>
          <w:sz w:val="24"/>
          <w:szCs w:val="24"/>
        </w:rPr>
        <w:t xml:space="preserve"> </w:t>
      </w:r>
      <w:r w:rsidRPr="00C779CA">
        <w:rPr>
          <w:rFonts w:ascii="Times New Roman" w:hAnsi="Times New Roman"/>
          <w:sz w:val="24"/>
          <w:szCs w:val="24"/>
        </w:rPr>
        <w:t>düşük güç ve ısı yükleme durumları için özelleştirilmiş çipleri vardır. Örnek Transmeta (TM56/57/58/8600) VIA(Eden) ve AMD(Geode NX) gibi</w:t>
      </w:r>
      <w:r w:rsidR="009F5DD6">
        <w:rPr>
          <w:rFonts w:ascii="Times New Roman" w:hAnsi="Times New Roman"/>
          <w:sz w:val="24"/>
          <w:szCs w:val="24"/>
        </w:rPr>
        <w:t>.</w:t>
      </w:r>
    </w:p>
    <w:p w14:paraId="7029B5A8" w14:textId="77777777" w:rsidR="00CF6D57" w:rsidRDefault="00CF6D57">
      <w:pPr>
        <w:spacing w:after="0" w:line="360" w:lineRule="auto"/>
        <w:ind w:firstLine="709"/>
        <w:jc w:val="both"/>
        <w:rPr>
          <w:ins w:id="2930" w:author="EMRAH COLAK" w:date="2015-07-30T14:26:00Z"/>
          <w:rFonts w:ascii="Times New Roman" w:hAnsi="Times New Roman"/>
          <w:sz w:val="24"/>
          <w:szCs w:val="24"/>
        </w:rPr>
        <w:pPrChange w:id="2931" w:author="EMRAH COLAK" w:date="2015-07-30T14:25:00Z">
          <w:pPr>
            <w:spacing w:line="360" w:lineRule="auto"/>
            <w:ind w:firstLine="708"/>
            <w:jc w:val="both"/>
          </w:pPr>
        </w:pPrChange>
      </w:pPr>
    </w:p>
    <w:p w14:paraId="60118881" w14:textId="0B2AD9A2" w:rsidR="009F5DD6" w:rsidRPr="00C779CA" w:rsidDel="00CF6D57" w:rsidRDefault="009F5DD6">
      <w:pPr>
        <w:spacing w:after="0" w:line="360" w:lineRule="auto"/>
        <w:ind w:firstLine="709"/>
        <w:jc w:val="both"/>
        <w:rPr>
          <w:del w:id="2932" w:author="EMRAH COLAK" w:date="2015-07-30T14:26:00Z"/>
          <w:rFonts w:ascii="Times New Roman" w:hAnsi="Times New Roman"/>
          <w:sz w:val="24"/>
          <w:szCs w:val="24"/>
        </w:rPr>
        <w:pPrChange w:id="2933" w:author="EMRAH COLAK" w:date="2015-07-30T14:25:00Z">
          <w:pPr>
            <w:spacing w:line="360" w:lineRule="auto"/>
            <w:ind w:firstLine="708"/>
            <w:jc w:val="both"/>
          </w:pPr>
        </w:pPrChange>
      </w:pPr>
      <w:r w:rsidRPr="009F5DD6">
        <w:rPr>
          <w:rFonts w:ascii="Times New Roman" w:hAnsi="Times New Roman"/>
          <w:sz w:val="24"/>
          <w:szCs w:val="24"/>
        </w:rPr>
        <w:t>Genellikle yerli x86 mimarisi x86 üzerindeki VIA Eden ve AMD Geode NX işlemcileri için kullanılır. Transmeta işlemcileri içinse bu işlemciye özel olan ve x86 mimarisi olmayıp x86 işletim sitemi ve BIOS kodlarını destekleyen kod biçimlendirme yazılım katmanı mimarisi mevcuttur.</w:t>
      </w:r>
    </w:p>
    <w:p w14:paraId="1BAE9821" w14:textId="77777777" w:rsidR="0052743A" w:rsidRDefault="006A505C">
      <w:pPr>
        <w:spacing w:after="0" w:line="360" w:lineRule="auto"/>
        <w:ind w:firstLine="709"/>
        <w:jc w:val="both"/>
        <w:rPr>
          <w:ins w:id="2934" w:author="EMRAH COLAK" w:date="2015-07-30T14:26:00Z"/>
          <w:rFonts w:ascii="Times New Roman" w:hAnsi="Times New Roman"/>
          <w:sz w:val="24"/>
          <w:szCs w:val="24"/>
        </w:rPr>
        <w:pPrChange w:id="2935" w:author="EMRAH COLAK" w:date="2015-07-30T14:25:00Z">
          <w:pPr>
            <w:spacing w:line="360" w:lineRule="auto"/>
            <w:jc w:val="both"/>
          </w:pPr>
        </w:pPrChange>
      </w:pPr>
      <w:del w:id="2936" w:author="EMRAH COLAK" w:date="2015-07-30T14:26:00Z">
        <w:r w:rsidRPr="00C779CA" w:rsidDel="00CF6D57">
          <w:rPr>
            <w:rFonts w:ascii="Times New Roman" w:hAnsi="Times New Roman"/>
            <w:sz w:val="24"/>
            <w:szCs w:val="24"/>
          </w:rPr>
          <w:tab/>
        </w:r>
      </w:del>
      <w:r w:rsidRPr="00C779CA">
        <w:rPr>
          <w:rFonts w:ascii="Times New Roman" w:hAnsi="Times New Roman"/>
          <w:sz w:val="24"/>
          <w:szCs w:val="24"/>
        </w:rPr>
        <w:t>İşlemci hızı 533MHz-1.2Ghz aralığındadır. Tümü tek çekirdeklidir çünkü zaten bu gerekli ve yeterlidir.</w:t>
      </w:r>
    </w:p>
    <w:p w14:paraId="05EBC90A" w14:textId="77777777" w:rsidR="00CF6D57" w:rsidRDefault="00CF6D57">
      <w:pPr>
        <w:spacing w:after="0" w:line="360" w:lineRule="auto"/>
        <w:ind w:firstLine="709"/>
        <w:jc w:val="both"/>
        <w:rPr>
          <w:rFonts w:ascii="Times New Roman" w:hAnsi="Times New Roman"/>
          <w:b/>
          <w:sz w:val="24"/>
          <w:szCs w:val="24"/>
        </w:rPr>
        <w:pPrChange w:id="2937" w:author="EMRAH COLAK" w:date="2015-07-30T14:25:00Z">
          <w:pPr>
            <w:spacing w:line="360" w:lineRule="auto"/>
            <w:jc w:val="both"/>
          </w:pPr>
        </w:pPrChange>
      </w:pPr>
    </w:p>
    <w:p w14:paraId="140EE69C" w14:textId="77777777" w:rsidR="00C779CA" w:rsidRDefault="00C779CA" w:rsidP="00685147">
      <w:pPr>
        <w:pStyle w:val="Balk3"/>
        <w:pPrChange w:id="2938" w:author="EMRAH COLAK" w:date="2015-07-31T14:33:00Z">
          <w:pPr>
            <w:pStyle w:val="Balk3"/>
          </w:pPr>
        </w:pPrChange>
      </w:pPr>
      <w:bookmarkStart w:id="2939" w:name="_Toc425946778"/>
      <w:r>
        <w:t>Hafıza Alanı ve T</w:t>
      </w:r>
      <w:r w:rsidR="006A505C" w:rsidRPr="00C779CA">
        <w:t>ipi</w:t>
      </w:r>
      <w:bookmarkEnd w:id="2939"/>
      <w:r w:rsidR="006A505C" w:rsidRPr="00C779CA">
        <w:tab/>
      </w:r>
      <w:r w:rsidR="006A505C" w:rsidRPr="00C779CA">
        <w:tab/>
      </w:r>
    </w:p>
    <w:p w14:paraId="1AB1A021" w14:textId="418C260D" w:rsidR="006A505C" w:rsidRPr="00C779CA" w:rsidDel="00CF6D57" w:rsidRDefault="006A505C">
      <w:pPr>
        <w:spacing w:after="0" w:line="360" w:lineRule="auto"/>
        <w:ind w:firstLine="709"/>
        <w:jc w:val="both"/>
        <w:rPr>
          <w:del w:id="2940" w:author="EMRAH COLAK" w:date="2015-07-30T14:26:00Z"/>
          <w:rFonts w:ascii="Times New Roman" w:hAnsi="Times New Roman"/>
          <w:sz w:val="24"/>
          <w:szCs w:val="24"/>
        </w:rPr>
        <w:pPrChange w:id="2941" w:author="EMRAH COLAK" w:date="2015-07-30T14:25:00Z">
          <w:pPr>
            <w:spacing w:line="360" w:lineRule="auto"/>
            <w:jc w:val="both"/>
          </w:pPr>
        </w:pPrChange>
      </w:pPr>
      <w:del w:id="2942" w:author="EMRAH COLAK" w:date="2015-07-30T10:00:00Z">
        <w:r w:rsidRPr="00C779CA" w:rsidDel="00CC385A">
          <w:rPr>
            <w:rFonts w:ascii="Times New Roman" w:hAnsi="Times New Roman"/>
            <w:sz w:val="24"/>
            <w:szCs w:val="24"/>
          </w:rPr>
          <w:tab/>
        </w:r>
      </w:del>
      <w:r w:rsidRPr="00C779CA">
        <w:rPr>
          <w:rFonts w:ascii="Times New Roman" w:hAnsi="Times New Roman"/>
          <w:sz w:val="24"/>
          <w:szCs w:val="24"/>
        </w:rPr>
        <w:t>512MB DIMM veya SODIMM mevcuttur ve güncellenebilir.</w:t>
      </w:r>
    </w:p>
    <w:p w14:paraId="2B58C0F8" w14:textId="6AF39735" w:rsidR="006A505C" w:rsidRPr="00C779CA" w:rsidDel="00CF6D57" w:rsidRDefault="00CF6D57">
      <w:pPr>
        <w:spacing w:after="0" w:line="360" w:lineRule="auto"/>
        <w:ind w:firstLine="709"/>
        <w:jc w:val="both"/>
        <w:rPr>
          <w:del w:id="2943" w:author="EMRAH COLAK" w:date="2015-07-30T14:26:00Z"/>
          <w:rFonts w:ascii="Times New Roman" w:hAnsi="Times New Roman"/>
          <w:sz w:val="24"/>
          <w:szCs w:val="24"/>
        </w:rPr>
        <w:pPrChange w:id="2944" w:author="EMRAH COLAK" w:date="2015-07-30T14:25:00Z">
          <w:pPr>
            <w:spacing w:line="360" w:lineRule="auto"/>
            <w:ind w:firstLine="709"/>
            <w:jc w:val="both"/>
          </w:pPr>
        </w:pPrChange>
      </w:pPr>
      <w:ins w:id="2945" w:author="EMRAH COLAK" w:date="2015-07-30T14:26:00Z">
        <w:r>
          <w:rPr>
            <w:rFonts w:ascii="Times New Roman" w:hAnsi="Times New Roman"/>
            <w:sz w:val="24"/>
            <w:szCs w:val="24"/>
          </w:rPr>
          <w:t xml:space="preserve"> </w:t>
        </w:r>
      </w:ins>
      <w:r w:rsidR="006A505C" w:rsidRPr="00C779CA">
        <w:rPr>
          <w:rFonts w:ascii="Times New Roman" w:hAnsi="Times New Roman"/>
          <w:sz w:val="24"/>
          <w:szCs w:val="24"/>
        </w:rPr>
        <w:t>DDR1,</w:t>
      </w:r>
      <w:ins w:id="2946" w:author="EMRAH COLAK" w:date="2015-07-29T13:26:00Z">
        <w:r w:rsidR="00684B6A">
          <w:rPr>
            <w:rFonts w:ascii="Times New Roman" w:hAnsi="Times New Roman"/>
            <w:sz w:val="24"/>
            <w:szCs w:val="24"/>
          </w:rPr>
          <w:t xml:space="preserve"> </w:t>
        </w:r>
      </w:ins>
      <w:r w:rsidR="006A505C" w:rsidRPr="00C779CA">
        <w:rPr>
          <w:rFonts w:ascii="Times New Roman" w:hAnsi="Times New Roman"/>
          <w:sz w:val="24"/>
          <w:szCs w:val="24"/>
        </w:rPr>
        <w:t>DDR2,</w:t>
      </w:r>
      <w:ins w:id="2947" w:author="EMRAH COLAK" w:date="2015-07-29T13:26:00Z">
        <w:r w:rsidR="00684B6A">
          <w:rPr>
            <w:rFonts w:ascii="Times New Roman" w:hAnsi="Times New Roman"/>
            <w:sz w:val="24"/>
            <w:szCs w:val="24"/>
          </w:rPr>
          <w:t xml:space="preserve"> </w:t>
        </w:r>
      </w:ins>
      <w:r w:rsidR="006A505C" w:rsidRPr="00C779CA">
        <w:rPr>
          <w:rFonts w:ascii="Times New Roman" w:hAnsi="Times New Roman"/>
          <w:sz w:val="24"/>
          <w:szCs w:val="24"/>
        </w:rPr>
        <w:t>non-</w:t>
      </w:r>
      <w:r w:rsidR="00C779CA">
        <w:rPr>
          <w:rFonts w:ascii="Times New Roman" w:hAnsi="Times New Roman"/>
          <w:sz w:val="24"/>
          <w:szCs w:val="24"/>
        </w:rPr>
        <w:t>ECC ve Single Channel destekler</w:t>
      </w:r>
    </w:p>
    <w:p w14:paraId="06EFBFAA" w14:textId="1DFCB348" w:rsidR="006A505C" w:rsidRDefault="00CF6D57">
      <w:pPr>
        <w:spacing w:after="0" w:line="360" w:lineRule="auto"/>
        <w:ind w:firstLine="709"/>
        <w:jc w:val="both"/>
        <w:rPr>
          <w:ins w:id="2948" w:author="EMRAH COLAK" w:date="2015-07-30T14:27:00Z"/>
          <w:rFonts w:ascii="Times New Roman" w:hAnsi="Times New Roman"/>
          <w:sz w:val="24"/>
          <w:szCs w:val="24"/>
        </w:rPr>
        <w:pPrChange w:id="2949" w:author="EMRAH COLAK" w:date="2015-07-30T14:25:00Z">
          <w:pPr>
            <w:spacing w:line="360" w:lineRule="auto"/>
            <w:ind w:firstLine="709"/>
            <w:jc w:val="both"/>
          </w:pPr>
        </w:pPrChange>
      </w:pPr>
      <w:ins w:id="2950" w:author="EMRAH COLAK" w:date="2015-07-30T14:27:00Z">
        <w:r>
          <w:rPr>
            <w:rFonts w:ascii="Times New Roman" w:hAnsi="Times New Roman"/>
            <w:sz w:val="24"/>
            <w:szCs w:val="24"/>
          </w:rPr>
          <w:t xml:space="preserve">. </w:t>
        </w:r>
      </w:ins>
      <w:r w:rsidR="00E3558C">
        <w:rPr>
          <w:rFonts w:ascii="Times New Roman" w:hAnsi="Times New Roman"/>
          <w:sz w:val="24"/>
          <w:szCs w:val="24"/>
        </w:rPr>
        <w:t>D</w:t>
      </w:r>
      <w:r w:rsidR="006A505C" w:rsidRPr="00C779CA">
        <w:rPr>
          <w:rFonts w:ascii="Times New Roman" w:hAnsi="Times New Roman"/>
          <w:sz w:val="24"/>
          <w:szCs w:val="24"/>
        </w:rPr>
        <w:t>ahili IDE flaş hafıza diski kullanır. 80 Gb ve üstü bir disk alanı vardır.</w:t>
      </w:r>
    </w:p>
    <w:p w14:paraId="0276A1B5" w14:textId="77777777" w:rsidR="00CF6D57" w:rsidRPr="00C779CA" w:rsidRDefault="00CF6D57">
      <w:pPr>
        <w:spacing w:after="0" w:line="360" w:lineRule="auto"/>
        <w:ind w:firstLine="709"/>
        <w:jc w:val="both"/>
        <w:rPr>
          <w:rFonts w:ascii="Times New Roman" w:hAnsi="Times New Roman"/>
          <w:sz w:val="24"/>
          <w:szCs w:val="24"/>
        </w:rPr>
        <w:pPrChange w:id="2951" w:author="EMRAH COLAK" w:date="2015-07-30T14:25:00Z">
          <w:pPr>
            <w:spacing w:line="360" w:lineRule="auto"/>
            <w:ind w:firstLine="709"/>
            <w:jc w:val="both"/>
          </w:pPr>
        </w:pPrChange>
      </w:pPr>
    </w:p>
    <w:p w14:paraId="3698A0DE" w14:textId="77777777" w:rsidR="006A505C" w:rsidRDefault="006A505C">
      <w:pPr>
        <w:spacing w:after="0" w:line="360" w:lineRule="auto"/>
        <w:ind w:firstLine="709"/>
        <w:jc w:val="both"/>
        <w:rPr>
          <w:ins w:id="2952" w:author="EMRE MUTLU" w:date="2015-07-31T11:17:00Z"/>
          <w:rFonts w:ascii="Times New Roman" w:hAnsi="Times New Roman"/>
          <w:sz w:val="24"/>
          <w:szCs w:val="24"/>
        </w:rPr>
        <w:pPrChange w:id="2953" w:author="EMRAH COLAK" w:date="2015-07-30T14:25:00Z">
          <w:pPr>
            <w:spacing w:after="120" w:line="360" w:lineRule="auto"/>
            <w:ind w:firstLine="709"/>
            <w:jc w:val="both"/>
          </w:pPr>
        </w:pPrChange>
      </w:pPr>
      <w:r w:rsidRPr="00C779CA">
        <w:rPr>
          <w:rFonts w:ascii="Times New Roman" w:hAnsi="Times New Roman"/>
          <w:sz w:val="24"/>
          <w:szCs w:val="24"/>
        </w:rPr>
        <w:t>Harici USB cihaz desteği vardır. Görsel veya disket sürücüsü olarak USB üzerinde anahtarı vardır. İşletim sistemi üzerinde bulunan cihaz çeşitlerine ulaşabilecek uygulamaları içinde barındırabilir. Görsel sürücüler üzerine yazması desteklenmez</w:t>
      </w:r>
      <w:r w:rsidR="006C1D84">
        <w:rPr>
          <w:rFonts w:ascii="Times New Roman" w:hAnsi="Times New Roman"/>
          <w:sz w:val="24"/>
          <w:szCs w:val="24"/>
        </w:rPr>
        <w:t>.</w:t>
      </w:r>
      <w:r w:rsidR="006C1D84">
        <w:rPr>
          <w:rStyle w:val="DipnotBavurusu"/>
          <w:rFonts w:ascii="Times New Roman" w:hAnsi="Times New Roman"/>
          <w:sz w:val="24"/>
          <w:szCs w:val="24"/>
        </w:rPr>
        <w:footnoteReference w:id="41"/>
      </w:r>
    </w:p>
    <w:p w14:paraId="02108B71" w14:textId="77777777" w:rsidR="00B67D14" w:rsidRDefault="00B67D14">
      <w:pPr>
        <w:spacing w:after="0" w:line="360" w:lineRule="auto"/>
        <w:ind w:firstLine="709"/>
        <w:jc w:val="both"/>
        <w:rPr>
          <w:ins w:id="2982" w:author="EMRAH COLAK" w:date="2015-07-30T14:27:00Z"/>
          <w:rFonts w:ascii="Times New Roman" w:hAnsi="Times New Roman"/>
          <w:sz w:val="24"/>
          <w:szCs w:val="24"/>
        </w:rPr>
        <w:pPrChange w:id="2983" w:author="EMRAH COLAK" w:date="2015-07-30T14:25:00Z">
          <w:pPr>
            <w:spacing w:after="120" w:line="360" w:lineRule="auto"/>
            <w:ind w:firstLine="709"/>
            <w:jc w:val="both"/>
          </w:pPr>
        </w:pPrChange>
      </w:pPr>
    </w:p>
    <w:p w14:paraId="1C265A59" w14:textId="3FA6EE4B" w:rsidR="00CF6D57" w:rsidRPr="00C779CA" w:rsidDel="00B67D14" w:rsidRDefault="00CF6D57" w:rsidP="00685147">
      <w:pPr>
        <w:pStyle w:val="Balk3"/>
        <w:rPr>
          <w:del w:id="2984" w:author="EMRE MUTLU" w:date="2015-07-31T11:17:00Z"/>
        </w:rPr>
        <w:pPrChange w:id="2985" w:author="EMRAH COLAK" w:date="2015-07-31T14:33:00Z">
          <w:pPr>
            <w:spacing w:after="120" w:line="360" w:lineRule="auto"/>
            <w:ind w:firstLine="709"/>
            <w:jc w:val="both"/>
          </w:pPr>
        </w:pPrChange>
      </w:pPr>
    </w:p>
    <w:p w14:paraId="186042C3" w14:textId="77777777" w:rsidR="006A505C" w:rsidRPr="00E3558C" w:rsidRDefault="006A505C" w:rsidP="00685147">
      <w:pPr>
        <w:pStyle w:val="Balk3"/>
        <w:pPrChange w:id="2986" w:author="EMRAH COLAK" w:date="2015-07-31T14:33:00Z">
          <w:pPr>
            <w:pStyle w:val="Balk3"/>
          </w:pPr>
        </w:pPrChange>
      </w:pPr>
      <w:bookmarkStart w:id="2987" w:name="_Toc425946779"/>
      <w:r w:rsidRPr="00E3558C">
        <w:t>Isı Yönetimi</w:t>
      </w:r>
      <w:bookmarkEnd w:id="2987"/>
    </w:p>
    <w:p w14:paraId="3FEDEBB6" w14:textId="1F5BFEA9" w:rsidR="0052743A" w:rsidRDefault="006A505C">
      <w:pPr>
        <w:spacing w:after="0" w:line="360" w:lineRule="auto"/>
        <w:ind w:firstLine="709"/>
        <w:jc w:val="both"/>
        <w:rPr>
          <w:ins w:id="2988" w:author="EMRAH COLAK" w:date="2015-07-30T14:27:00Z"/>
          <w:rFonts w:ascii="Times New Roman" w:hAnsi="Times New Roman"/>
          <w:sz w:val="24"/>
          <w:szCs w:val="24"/>
        </w:rPr>
        <w:pPrChange w:id="2989" w:author="EMRAH COLAK" w:date="2015-07-30T14:28:00Z">
          <w:pPr>
            <w:spacing w:after="120" w:line="360" w:lineRule="auto"/>
            <w:ind w:firstLine="709"/>
            <w:jc w:val="both"/>
          </w:pPr>
        </w:pPrChange>
      </w:pPr>
      <w:r w:rsidRPr="00C779CA">
        <w:rPr>
          <w:rFonts w:ascii="Times New Roman" w:hAnsi="Times New Roman"/>
          <w:sz w:val="24"/>
          <w:szCs w:val="24"/>
        </w:rPr>
        <w:t>Üzerindeki donanımlar sınırlı olduğundan ısı üretimi çok alt seviyelerdedir. Buna bağlı olarak enerji tüketimi yüzde on seviyelerine düşer. Donanım ömrü oldukça uzundu</w:t>
      </w:r>
      <w:r w:rsidR="00E3558C">
        <w:rPr>
          <w:rFonts w:ascii="Times New Roman" w:hAnsi="Times New Roman"/>
          <w:sz w:val="24"/>
          <w:szCs w:val="24"/>
        </w:rPr>
        <w:t>r ve tüm istemciler fansızdır.</w:t>
      </w:r>
      <w:ins w:id="2990" w:author="EMRAH COLAK" w:date="2015-07-29T13:00:00Z">
        <w:r w:rsidR="00A6281A">
          <w:rPr>
            <w:rFonts w:ascii="Times New Roman" w:hAnsi="Times New Roman"/>
            <w:sz w:val="24"/>
            <w:szCs w:val="24"/>
          </w:rPr>
          <w:t xml:space="preserve"> </w:t>
        </w:r>
      </w:ins>
      <w:r w:rsidRPr="00C779CA">
        <w:rPr>
          <w:rFonts w:ascii="Times New Roman" w:hAnsi="Times New Roman"/>
          <w:sz w:val="24"/>
          <w:szCs w:val="24"/>
        </w:rPr>
        <w:t>40-50 watt arası enerji tüketir</w:t>
      </w:r>
      <w:r w:rsidR="0000264A">
        <w:rPr>
          <w:rFonts w:ascii="Times New Roman" w:hAnsi="Times New Roman"/>
          <w:sz w:val="24"/>
          <w:szCs w:val="24"/>
        </w:rPr>
        <w:t>.</w:t>
      </w:r>
    </w:p>
    <w:p w14:paraId="0664C7A7" w14:textId="77777777" w:rsidR="00CF6D57" w:rsidRDefault="00CF6D57">
      <w:pPr>
        <w:spacing w:after="0" w:line="360" w:lineRule="auto"/>
        <w:ind w:firstLine="709"/>
        <w:jc w:val="both"/>
        <w:rPr>
          <w:ins w:id="2991" w:author="EMRAH COLAK" w:date="2015-07-30T14:29:00Z"/>
          <w:rFonts w:ascii="Times New Roman" w:hAnsi="Times New Roman"/>
          <w:b/>
          <w:sz w:val="24"/>
          <w:szCs w:val="24"/>
        </w:rPr>
        <w:pPrChange w:id="2992" w:author="EMRAH COLAK" w:date="2015-07-30T14:28:00Z">
          <w:pPr>
            <w:spacing w:after="120" w:line="360" w:lineRule="auto"/>
            <w:ind w:firstLine="709"/>
            <w:jc w:val="both"/>
          </w:pPr>
        </w:pPrChange>
      </w:pPr>
    </w:p>
    <w:p w14:paraId="341293C0" w14:textId="5D8290FE" w:rsidR="00CF6D57" w:rsidDel="006D793D" w:rsidRDefault="00CF6D57" w:rsidP="00685147">
      <w:pPr>
        <w:pStyle w:val="Balk3"/>
        <w:rPr>
          <w:ins w:id="2993" w:author="EMRAH COLAK" w:date="2015-07-30T14:29:00Z"/>
          <w:del w:id="2994" w:author="EMRE MUTLU" w:date="2015-07-31T11:13:00Z"/>
        </w:rPr>
        <w:pPrChange w:id="2995" w:author="EMRAH COLAK" w:date="2015-07-31T14:33:00Z">
          <w:pPr>
            <w:spacing w:after="120" w:line="360" w:lineRule="auto"/>
            <w:ind w:firstLine="709"/>
            <w:jc w:val="both"/>
          </w:pPr>
        </w:pPrChange>
      </w:pPr>
    </w:p>
    <w:p w14:paraId="4C1A53EC" w14:textId="64483F27" w:rsidR="00CF6D57" w:rsidDel="00CF6D57" w:rsidRDefault="00CF6D57" w:rsidP="00685147">
      <w:pPr>
        <w:pStyle w:val="Balk3"/>
        <w:rPr>
          <w:del w:id="2996" w:author="EMRAH COLAK" w:date="2015-07-30T14:29:00Z"/>
        </w:rPr>
        <w:pPrChange w:id="2997" w:author="EMRAH COLAK" w:date="2015-07-31T14:33:00Z">
          <w:pPr>
            <w:spacing w:after="120" w:line="360" w:lineRule="auto"/>
            <w:ind w:firstLine="709"/>
            <w:jc w:val="both"/>
          </w:pPr>
        </w:pPrChange>
      </w:pPr>
    </w:p>
    <w:p w14:paraId="257879CA" w14:textId="77777777" w:rsidR="00E3558C" w:rsidRDefault="006A505C" w:rsidP="00685147">
      <w:pPr>
        <w:pStyle w:val="Balk3"/>
        <w:pPrChange w:id="2998" w:author="EMRAH COLAK" w:date="2015-07-31T14:33:00Z">
          <w:pPr>
            <w:pStyle w:val="Balk3"/>
          </w:pPr>
        </w:pPrChange>
      </w:pPr>
      <w:bookmarkStart w:id="2999" w:name="_Toc425946780"/>
      <w:r w:rsidRPr="00E3558C">
        <w:t>Destek Seçenekleri</w:t>
      </w:r>
      <w:bookmarkEnd w:id="2999"/>
      <w:r w:rsidRPr="00C779CA">
        <w:tab/>
      </w:r>
    </w:p>
    <w:p w14:paraId="19E4F79A" w14:textId="77777777" w:rsidR="00E45DE2" w:rsidRDefault="006A505C">
      <w:pPr>
        <w:spacing w:before="120" w:after="0" w:line="360" w:lineRule="auto"/>
        <w:ind w:firstLine="709"/>
        <w:jc w:val="both"/>
        <w:rPr>
          <w:ins w:id="3000" w:author="EMRAH COLAK" w:date="2015-07-30T14:28:00Z"/>
          <w:rFonts w:ascii="Times New Roman" w:hAnsi="Times New Roman"/>
          <w:sz w:val="24"/>
          <w:szCs w:val="24"/>
        </w:rPr>
        <w:pPrChange w:id="3001" w:author="EMRAH COLAK" w:date="2015-07-30T15:40:00Z">
          <w:pPr>
            <w:spacing w:line="360" w:lineRule="auto"/>
            <w:ind w:firstLine="709"/>
            <w:jc w:val="both"/>
          </w:pPr>
        </w:pPrChange>
      </w:pPr>
      <w:r w:rsidRPr="00C779CA">
        <w:rPr>
          <w:rFonts w:ascii="Times New Roman" w:hAnsi="Times New Roman"/>
          <w:sz w:val="24"/>
          <w:szCs w:val="24"/>
        </w:rPr>
        <w:t xml:space="preserve">Sürücüleri, genellikler </w:t>
      </w:r>
      <w:r w:rsidR="00BD2658" w:rsidRPr="00C779CA">
        <w:rPr>
          <w:rFonts w:ascii="Times New Roman" w:hAnsi="Times New Roman"/>
          <w:sz w:val="24"/>
          <w:szCs w:val="24"/>
        </w:rPr>
        <w:t>tüm işletim</w:t>
      </w:r>
      <w:r w:rsidRPr="00C779CA">
        <w:rPr>
          <w:rFonts w:ascii="Times New Roman" w:hAnsi="Times New Roman"/>
          <w:sz w:val="24"/>
          <w:szCs w:val="24"/>
        </w:rPr>
        <w:t xml:space="preserve"> sistemleri için geçerlidir ve kullanıcılar bu sürücüleri yükleyebilir.</w:t>
      </w:r>
      <w:r w:rsidR="00E3558C">
        <w:rPr>
          <w:rFonts w:ascii="Times New Roman" w:hAnsi="Times New Roman"/>
          <w:sz w:val="24"/>
          <w:szCs w:val="24"/>
        </w:rPr>
        <w:t xml:space="preserve"> </w:t>
      </w:r>
      <w:r w:rsidRPr="00C779CA">
        <w:rPr>
          <w:rFonts w:ascii="Times New Roman" w:hAnsi="Times New Roman"/>
          <w:sz w:val="24"/>
          <w:szCs w:val="24"/>
        </w:rPr>
        <w:t>WindowsXPe, Windows7 ve Linux çoğu aracı sürücüyü destekler.</w:t>
      </w:r>
    </w:p>
    <w:p w14:paraId="6168F62B" w14:textId="77777777" w:rsidR="00CF6D57" w:rsidRDefault="00CF6D57">
      <w:pPr>
        <w:spacing w:after="0" w:line="360" w:lineRule="auto"/>
        <w:ind w:firstLine="709"/>
        <w:jc w:val="both"/>
        <w:rPr>
          <w:rFonts w:ascii="Times New Roman" w:hAnsi="Times New Roman"/>
          <w:sz w:val="24"/>
          <w:szCs w:val="24"/>
        </w:rPr>
        <w:pPrChange w:id="3002" w:author="EMRAH COLAK" w:date="2015-07-30T14:28:00Z">
          <w:pPr>
            <w:spacing w:line="360" w:lineRule="auto"/>
            <w:ind w:firstLine="709"/>
            <w:jc w:val="both"/>
          </w:pPr>
        </w:pPrChange>
      </w:pPr>
    </w:p>
    <w:p w14:paraId="7FFB91C7" w14:textId="70061B1C" w:rsidR="0000264A" w:rsidRPr="00E45DE2" w:rsidDel="00CF6D57" w:rsidRDefault="0000264A">
      <w:pPr>
        <w:spacing w:after="0" w:line="360" w:lineRule="auto"/>
        <w:ind w:firstLine="709"/>
        <w:jc w:val="both"/>
        <w:rPr>
          <w:del w:id="3003" w:author="EMRAH COLAK" w:date="2015-07-30T14:27:00Z"/>
        </w:rPr>
        <w:pPrChange w:id="3004" w:author="EMRAH COLAK" w:date="2015-07-30T15:09:00Z">
          <w:pPr>
            <w:spacing w:line="360" w:lineRule="auto"/>
            <w:ind w:firstLine="709"/>
            <w:jc w:val="both"/>
          </w:pPr>
        </w:pPrChange>
      </w:pPr>
    </w:p>
    <w:p w14:paraId="71148064" w14:textId="4EED4EF7" w:rsidR="0052743A" w:rsidRDefault="0052743A">
      <w:pPr>
        <w:pStyle w:val="ResimYazs"/>
        <w:spacing w:after="120"/>
        <w:ind w:hanging="567"/>
        <w:rPr>
          <w:ins w:id="3005" w:author="EMRAH COLAK" w:date="2015-07-30T14:28:00Z"/>
        </w:rPr>
        <w:pPrChange w:id="3006" w:author="EMRAH COLAK" w:date="2015-07-30T15:40:00Z">
          <w:pPr>
            <w:pStyle w:val="ResimYazs"/>
            <w:jc w:val="center"/>
          </w:pPr>
        </w:pPrChange>
      </w:pPr>
      <w:bookmarkStart w:id="3007" w:name="tablo201"/>
      <w:commentRangeStart w:id="3008"/>
      <w:r>
        <w:t xml:space="preserve">Tablo </w:t>
      </w:r>
      <w:del w:id="3009" w:author="EMRAH COLAK" w:date="2015-07-30T08:50:00Z">
        <w:r w:rsidR="00CF383E" w:rsidDel="004663D3">
          <w:delText>2</w:delText>
        </w:r>
        <w:r w:rsidDel="004663D3">
          <w:noBreakHyphen/>
        </w:r>
      </w:del>
      <w:fldSimple w:instr=" SEQ Tablo \* ARABIC \s 1 ">
        <w:r>
          <w:rPr>
            <w:noProof/>
          </w:rPr>
          <w:t>1</w:t>
        </w:r>
      </w:fldSimple>
      <w:ins w:id="3010" w:author="EMRAH COLAK" w:date="2015-07-30T08:50:00Z">
        <w:r w:rsidR="004663D3">
          <w:rPr>
            <w:noProof/>
          </w:rPr>
          <w:t>:</w:t>
        </w:r>
      </w:ins>
      <w:r w:rsidR="00DC12BB">
        <w:t xml:space="preserve"> Masaüstü Bilgisayar </w:t>
      </w:r>
      <w:r>
        <w:t>İnce İstemci Karşılaştırması</w:t>
      </w:r>
      <w:commentRangeEnd w:id="3008"/>
      <w:r w:rsidR="00A8475E">
        <w:rPr>
          <w:rStyle w:val="AklamaBavurusu"/>
          <w:rFonts w:ascii="Calibri" w:hAnsi="Calibri"/>
          <w:iCs w:val="0"/>
        </w:rPr>
        <w:commentReference w:id="3008"/>
      </w:r>
    </w:p>
    <w:p w14:paraId="466E035B" w14:textId="4EED4EF7" w:rsidR="00CF6D57" w:rsidRPr="00EC00C6" w:rsidDel="00CF6D57" w:rsidRDefault="00CF6D57">
      <w:pPr>
        <w:spacing w:after="0"/>
        <w:rPr>
          <w:del w:id="3011" w:author="EMRAH COLAK" w:date="2015-07-30T14:28:00Z"/>
        </w:rPr>
        <w:pPrChange w:id="3012" w:author="EMRAH COLAK" w:date="2015-07-30T15:09:00Z">
          <w:pPr>
            <w:pStyle w:val="ResimYazs"/>
            <w:jc w:val="center"/>
          </w:pPr>
        </w:pPrChange>
      </w:pPr>
    </w:p>
    <w:bookmarkEnd w:id="3007"/>
    <w:p w14:paraId="3A8E7B55" w14:textId="354B0652" w:rsidR="0052743A" w:rsidRPr="0052743A" w:rsidDel="00CF6D57" w:rsidRDefault="0052743A">
      <w:pPr>
        <w:spacing w:after="0"/>
        <w:rPr>
          <w:del w:id="3013" w:author="EMRAH COLAK" w:date="2015-07-30T14:27:00Z"/>
        </w:rPr>
        <w:pPrChange w:id="3014" w:author="EMRAH COLAK" w:date="2015-07-30T15:09:00Z">
          <w:pPr/>
        </w:pPrChange>
      </w:pPr>
    </w:p>
    <w:tbl>
      <w:tblPr>
        <w:tblW w:w="9214" w:type="dxa"/>
        <w:tblInd w:w="-601" w:type="dxa"/>
        <w:tblLook w:val="04A0" w:firstRow="1" w:lastRow="0" w:firstColumn="1" w:lastColumn="0" w:noHBand="0" w:noVBand="1"/>
        <w:tblPrChange w:id="3015" w:author="EMRAH COLAK" w:date="2015-07-29T14:37:00Z">
          <w:tblPr>
            <w:tblW w:w="9214" w:type="dxa"/>
            <w:tblInd w:w="-601" w:type="dxa"/>
            <w:tblLook w:val="04A0" w:firstRow="1" w:lastRow="0" w:firstColumn="1" w:lastColumn="0" w:noHBand="0" w:noVBand="1"/>
          </w:tblPr>
        </w:tblPrChange>
      </w:tblPr>
      <w:tblGrid>
        <w:gridCol w:w="1843"/>
        <w:gridCol w:w="3402"/>
        <w:gridCol w:w="3969"/>
        <w:tblGridChange w:id="3016">
          <w:tblGrid>
            <w:gridCol w:w="1843"/>
            <w:gridCol w:w="3402"/>
            <w:gridCol w:w="3969"/>
          </w:tblGrid>
        </w:tblGridChange>
      </w:tblGrid>
      <w:tr w:rsidR="000C0D17" w14:paraId="71018C06" w14:textId="77777777" w:rsidTr="000354F5">
        <w:tc>
          <w:tcPr>
            <w:tcW w:w="1843" w:type="dxa"/>
            <w:tcBorders>
              <w:bottom w:val="single" w:sz="4" w:space="0" w:color="7F7F7F"/>
              <w:right w:val="nil"/>
            </w:tcBorders>
            <w:shd w:val="clear" w:color="auto" w:fill="FFFFFF"/>
            <w:tcPrChange w:id="3017" w:author="EMRAH COLAK" w:date="2015-07-29T14:37:00Z">
              <w:tcPr>
                <w:tcW w:w="1843" w:type="dxa"/>
                <w:tcBorders>
                  <w:bottom w:val="single" w:sz="4" w:space="0" w:color="7F7F7F"/>
                  <w:right w:val="nil"/>
                </w:tcBorders>
                <w:shd w:val="clear" w:color="auto" w:fill="FFFFFF"/>
              </w:tcPr>
            </w:tcPrChange>
          </w:tcPr>
          <w:p w14:paraId="071E413A" w14:textId="77777777" w:rsidR="00C21142" w:rsidRPr="0044540D" w:rsidRDefault="00C21142">
            <w:pPr>
              <w:pStyle w:val="GvdeMetni"/>
              <w:spacing w:before="0" w:line="360" w:lineRule="auto"/>
              <w:ind w:left="0" w:right="100" w:firstLine="0"/>
              <w:jc w:val="both"/>
              <w:rPr>
                <w:rFonts w:ascii="Times New Roman" w:hAnsi="Times New Roman"/>
                <w:i/>
                <w:iCs/>
              </w:rPr>
              <w:pPrChange w:id="3018" w:author="EMRAH COLAK" w:date="2015-07-30T15:09:00Z">
                <w:pPr>
                  <w:pStyle w:val="GvdeMetni"/>
                  <w:spacing w:before="125" w:line="360" w:lineRule="auto"/>
                  <w:ind w:left="0" w:right="100" w:firstLine="0"/>
                  <w:jc w:val="both"/>
                </w:pPr>
              </w:pPrChange>
            </w:pPr>
          </w:p>
        </w:tc>
        <w:tc>
          <w:tcPr>
            <w:tcW w:w="3402" w:type="dxa"/>
            <w:tcBorders>
              <w:bottom w:val="single" w:sz="4" w:space="0" w:color="7F7F7F"/>
            </w:tcBorders>
            <w:shd w:val="clear" w:color="auto" w:fill="FFFFFF"/>
            <w:tcPrChange w:id="3019" w:author="EMRAH COLAK" w:date="2015-07-29T14:37:00Z">
              <w:tcPr>
                <w:tcW w:w="3402" w:type="dxa"/>
                <w:tcBorders>
                  <w:bottom w:val="single" w:sz="4" w:space="0" w:color="7F7F7F"/>
                </w:tcBorders>
                <w:shd w:val="clear" w:color="auto" w:fill="FFFFFF"/>
              </w:tcPr>
            </w:tcPrChange>
          </w:tcPr>
          <w:p w14:paraId="2EB8FD47" w14:textId="77777777" w:rsidR="00C21142" w:rsidRPr="0044540D" w:rsidRDefault="00C21142">
            <w:pPr>
              <w:pStyle w:val="GvdeMetni"/>
              <w:spacing w:before="0" w:line="360" w:lineRule="auto"/>
              <w:ind w:left="0" w:right="100" w:firstLine="0"/>
              <w:jc w:val="both"/>
              <w:rPr>
                <w:rFonts w:ascii="Times New Roman" w:hAnsi="Times New Roman"/>
                <w:b/>
                <w:i/>
                <w:iCs/>
              </w:rPr>
              <w:pPrChange w:id="3020" w:author="EMRAH COLAK" w:date="2015-07-30T15:09:00Z">
                <w:pPr>
                  <w:pStyle w:val="GvdeMetni"/>
                  <w:spacing w:before="125" w:line="360" w:lineRule="auto"/>
                  <w:ind w:left="0" w:right="100" w:firstLine="0"/>
                  <w:jc w:val="both"/>
                </w:pPr>
              </w:pPrChange>
            </w:pPr>
            <w:r w:rsidRPr="0044540D">
              <w:rPr>
                <w:rFonts w:ascii="Times New Roman" w:hAnsi="Times New Roman"/>
                <w:b/>
                <w:i/>
                <w:iCs/>
              </w:rPr>
              <w:t>Masaüstü Bilgisayar</w:t>
            </w:r>
          </w:p>
        </w:tc>
        <w:tc>
          <w:tcPr>
            <w:tcW w:w="3969" w:type="dxa"/>
            <w:tcBorders>
              <w:bottom w:val="single" w:sz="4" w:space="0" w:color="7F7F7F"/>
            </w:tcBorders>
            <w:shd w:val="clear" w:color="auto" w:fill="FFFFFF"/>
            <w:tcPrChange w:id="3021" w:author="EMRAH COLAK" w:date="2015-07-29T14:37:00Z">
              <w:tcPr>
                <w:tcW w:w="3969" w:type="dxa"/>
                <w:tcBorders>
                  <w:bottom w:val="single" w:sz="4" w:space="0" w:color="7F7F7F"/>
                </w:tcBorders>
                <w:shd w:val="clear" w:color="auto" w:fill="FFFFFF"/>
              </w:tcPr>
            </w:tcPrChange>
          </w:tcPr>
          <w:p w14:paraId="09D950E8" w14:textId="77777777" w:rsidR="00C21142" w:rsidRPr="0044540D" w:rsidRDefault="00C21142">
            <w:pPr>
              <w:pStyle w:val="GvdeMetni"/>
              <w:spacing w:before="0" w:line="360" w:lineRule="auto"/>
              <w:ind w:left="0" w:right="100" w:firstLine="0"/>
              <w:jc w:val="both"/>
              <w:rPr>
                <w:rFonts w:ascii="Times New Roman" w:hAnsi="Times New Roman"/>
                <w:b/>
                <w:i/>
                <w:iCs/>
              </w:rPr>
              <w:pPrChange w:id="3022" w:author="EMRAH COLAK" w:date="2015-07-30T15:09:00Z">
                <w:pPr>
                  <w:pStyle w:val="GvdeMetni"/>
                  <w:spacing w:before="125" w:line="360" w:lineRule="auto"/>
                  <w:ind w:left="0" w:right="100" w:firstLine="0"/>
                  <w:jc w:val="both"/>
                </w:pPr>
              </w:pPrChange>
            </w:pPr>
            <w:r w:rsidRPr="0044540D">
              <w:rPr>
                <w:rFonts w:ascii="Times New Roman" w:hAnsi="Times New Roman"/>
                <w:b/>
                <w:i/>
                <w:iCs/>
              </w:rPr>
              <w:t>İnce İstemci</w:t>
            </w:r>
          </w:p>
        </w:tc>
      </w:tr>
      <w:tr w:rsidR="000C0D17" w:rsidRPr="0044540D" w14:paraId="71899000" w14:textId="77777777" w:rsidTr="000354F5">
        <w:tc>
          <w:tcPr>
            <w:tcW w:w="1843" w:type="dxa"/>
            <w:tcBorders>
              <w:right w:val="single" w:sz="4" w:space="0" w:color="7F7F7F"/>
            </w:tcBorders>
            <w:shd w:val="clear" w:color="auto" w:fill="FFFFFF"/>
            <w:tcPrChange w:id="3023" w:author="EMRAH COLAK" w:date="2015-07-29T14:37:00Z">
              <w:tcPr>
                <w:tcW w:w="1843" w:type="dxa"/>
                <w:tcBorders>
                  <w:right w:val="single" w:sz="4" w:space="0" w:color="7F7F7F"/>
                </w:tcBorders>
                <w:shd w:val="clear" w:color="auto" w:fill="FFFFFF"/>
              </w:tcPr>
            </w:tcPrChange>
          </w:tcPr>
          <w:p w14:paraId="6365C7C6" w14:textId="77777777" w:rsidR="00C21142" w:rsidRPr="0044540D" w:rsidRDefault="00C21142">
            <w:pPr>
              <w:pStyle w:val="GvdeMetni"/>
              <w:spacing w:before="0" w:line="360" w:lineRule="auto"/>
              <w:ind w:left="0" w:right="100" w:firstLine="0"/>
              <w:jc w:val="both"/>
              <w:rPr>
                <w:rFonts w:ascii="Times New Roman" w:hAnsi="Times New Roman"/>
                <w:i/>
                <w:iCs/>
              </w:rPr>
              <w:pPrChange w:id="3024" w:author="EMRAH COLAK" w:date="2015-07-30T15:09:00Z">
                <w:pPr>
                  <w:pStyle w:val="GvdeMetni"/>
                  <w:spacing w:before="125" w:line="360" w:lineRule="auto"/>
                  <w:ind w:left="0" w:right="100" w:firstLine="0"/>
                  <w:jc w:val="both"/>
                </w:pPr>
              </w:pPrChange>
            </w:pPr>
            <w:r w:rsidRPr="0044540D">
              <w:rPr>
                <w:rFonts w:ascii="Times New Roman" w:hAnsi="Times New Roman"/>
                <w:i/>
                <w:iCs/>
              </w:rPr>
              <w:t>Tipik Bileşenler</w:t>
            </w:r>
          </w:p>
        </w:tc>
        <w:tc>
          <w:tcPr>
            <w:tcW w:w="3402" w:type="dxa"/>
            <w:shd w:val="clear" w:color="auto" w:fill="F2F2F2"/>
            <w:tcPrChange w:id="3025" w:author="EMRAH COLAK" w:date="2015-07-29T14:37:00Z">
              <w:tcPr>
                <w:tcW w:w="3402" w:type="dxa"/>
                <w:shd w:val="clear" w:color="auto" w:fill="F2F2F2"/>
              </w:tcPr>
            </w:tcPrChange>
          </w:tcPr>
          <w:p w14:paraId="52ADF209"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26" w:author="EMRAH COLAK" w:date="2015-07-30T15:09:00Z">
                <w:pPr>
                  <w:pStyle w:val="GvdeMetni"/>
                  <w:spacing w:before="125" w:line="360" w:lineRule="auto"/>
                  <w:ind w:left="0" w:right="100" w:firstLine="0"/>
                  <w:jc w:val="both"/>
                </w:pPr>
              </w:pPrChange>
            </w:pPr>
            <w:r w:rsidRPr="0044540D">
              <w:rPr>
                <w:rFonts w:ascii="Times New Roman" w:hAnsi="Times New Roman"/>
              </w:rPr>
              <w:t>Hard disk, CD/ DVD/ Floppy sürücüleri, kabine, SMPS, fan, veri yedekleme cihazları, ana kart, RAM, CPU, LAN cart (veya port), ekran kartı (veya port), mouse, klavye, monitör</w:t>
            </w:r>
          </w:p>
        </w:tc>
        <w:tc>
          <w:tcPr>
            <w:tcW w:w="3969" w:type="dxa"/>
            <w:shd w:val="clear" w:color="auto" w:fill="F2F2F2"/>
            <w:tcPrChange w:id="3027" w:author="EMRAH COLAK" w:date="2015-07-29T14:37:00Z">
              <w:tcPr>
                <w:tcW w:w="3969" w:type="dxa"/>
                <w:shd w:val="clear" w:color="auto" w:fill="F2F2F2"/>
              </w:tcPr>
            </w:tcPrChange>
          </w:tcPr>
          <w:p w14:paraId="762B2DD1"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28" w:author="EMRAH COLAK" w:date="2015-07-30T15:09:00Z">
                <w:pPr>
                  <w:pStyle w:val="GvdeMetni"/>
                  <w:spacing w:before="125" w:line="360" w:lineRule="auto"/>
                  <w:ind w:left="0" w:right="100" w:firstLine="0"/>
                  <w:jc w:val="both"/>
                </w:pPr>
              </w:pPrChange>
            </w:pPr>
            <w:r w:rsidRPr="0044540D">
              <w:rPr>
                <w:rFonts w:ascii="Times New Roman" w:hAnsi="Times New Roman"/>
              </w:rPr>
              <w:t>Ana kart, RAM, CPU, LAN kartı (veya port), ekran  kartı (veya port), mouse, klavye, monitör</w:t>
            </w:r>
          </w:p>
        </w:tc>
      </w:tr>
      <w:tr w:rsidR="000C0D17" w:rsidRPr="0044540D" w14:paraId="54557A28" w14:textId="77777777" w:rsidTr="000354F5">
        <w:tc>
          <w:tcPr>
            <w:tcW w:w="1843" w:type="dxa"/>
            <w:tcBorders>
              <w:right w:val="single" w:sz="4" w:space="0" w:color="7F7F7F"/>
            </w:tcBorders>
            <w:shd w:val="clear" w:color="auto" w:fill="FFFFFF"/>
            <w:tcPrChange w:id="3029" w:author="EMRAH COLAK" w:date="2015-07-29T14:37:00Z">
              <w:tcPr>
                <w:tcW w:w="1843" w:type="dxa"/>
                <w:tcBorders>
                  <w:right w:val="single" w:sz="4" w:space="0" w:color="7F7F7F"/>
                </w:tcBorders>
                <w:shd w:val="clear" w:color="auto" w:fill="FFFFFF"/>
              </w:tcPr>
            </w:tcPrChange>
          </w:tcPr>
          <w:p w14:paraId="4566518D" w14:textId="77777777" w:rsidR="00C21142" w:rsidRPr="0044540D" w:rsidRDefault="00C21142">
            <w:pPr>
              <w:pStyle w:val="GvdeMetni"/>
              <w:spacing w:before="0" w:line="360" w:lineRule="auto"/>
              <w:ind w:left="0" w:right="100" w:firstLine="0"/>
              <w:jc w:val="both"/>
              <w:rPr>
                <w:rFonts w:ascii="Times New Roman" w:hAnsi="Times New Roman"/>
                <w:i/>
                <w:iCs/>
              </w:rPr>
              <w:pPrChange w:id="3030" w:author="EMRAH COLAK" w:date="2015-07-30T15:09:00Z">
                <w:pPr>
                  <w:pStyle w:val="GvdeMetni"/>
                  <w:spacing w:before="125" w:line="360" w:lineRule="auto"/>
                  <w:ind w:left="0" w:right="100" w:firstLine="0"/>
                  <w:jc w:val="both"/>
                </w:pPr>
              </w:pPrChange>
            </w:pPr>
            <w:r w:rsidRPr="0044540D">
              <w:rPr>
                <w:rFonts w:ascii="Times New Roman" w:hAnsi="Times New Roman"/>
                <w:i/>
                <w:iCs/>
              </w:rPr>
              <w:t>İşlemci</w:t>
            </w:r>
          </w:p>
        </w:tc>
        <w:tc>
          <w:tcPr>
            <w:tcW w:w="3402" w:type="dxa"/>
            <w:shd w:val="clear" w:color="auto" w:fill="auto"/>
            <w:tcPrChange w:id="3031" w:author="EMRAH COLAK" w:date="2015-07-29T14:37:00Z">
              <w:tcPr>
                <w:tcW w:w="3402" w:type="dxa"/>
                <w:shd w:val="clear" w:color="auto" w:fill="auto"/>
              </w:tcPr>
            </w:tcPrChange>
          </w:tcPr>
          <w:p w14:paraId="01536A50"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32" w:author="EMRAH COLAK" w:date="2015-07-30T15:09:00Z">
                <w:pPr>
                  <w:pStyle w:val="GvdeMetni"/>
                  <w:spacing w:before="125" w:line="360" w:lineRule="auto"/>
                  <w:ind w:left="0" w:right="100" w:firstLine="0"/>
                  <w:jc w:val="both"/>
                </w:pPr>
              </w:pPrChange>
            </w:pPr>
            <w:r w:rsidRPr="0044540D">
              <w:rPr>
                <w:rFonts w:ascii="Times New Roman" w:hAnsi="Times New Roman"/>
              </w:rPr>
              <w:t>Intel veya AMD çipleri</w:t>
            </w:r>
          </w:p>
        </w:tc>
        <w:tc>
          <w:tcPr>
            <w:tcW w:w="3969" w:type="dxa"/>
            <w:shd w:val="clear" w:color="auto" w:fill="auto"/>
            <w:tcPrChange w:id="3033" w:author="EMRAH COLAK" w:date="2015-07-29T14:37:00Z">
              <w:tcPr>
                <w:tcW w:w="3969" w:type="dxa"/>
                <w:shd w:val="clear" w:color="auto" w:fill="auto"/>
              </w:tcPr>
            </w:tcPrChange>
          </w:tcPr>
          <w:p w14:paraId="78223B9A"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34" w:author="EMRAH COLAK" w:date="2015-07-30T15:09:00Z">
                <w:pPr>
                  <w:pStyle w:val="GvdeMetni"/>
                  <w:spacing w:before="125" w:line="360" w:lineRule="auto"/>
                  <w:ind w:left="0" w:right="100" w:firstLine="0"/>
                  <w:jc w:val="both"/>
                </w:pPr>
              </w:pPrChange>
            </w:pPr>
            <w:r w:rsidRPr="0044540D">
              <w:rPr>
                <w:rFonts w:ascii="Times New Roman" w:hAnsi="Times New Roman"/>
              </w:rPr>
              <w:t xml:space="preserve">Transmeta(TM56/57/58/8600) VIA(Eden) ve AMD(Geode NX) </w:t>
            </w:r>
          </w:p>
        </w:tc>
      </w:tr>
      <w:tr w:rsidR="000C0D17" w:rsidRPr="0044540D" w14:paraId="1A1D509C" w14:textId="77777777" w:rsidTr="000354F5">
        <w:tc>
          <w:tcPr>
            <w:tcW w:w="1843" w:type="dxa"/>
            <w:tcBorders>
              <w:right w:val="single" w:sz="4" w:space="0" w:color="7F7F7F"/>
            </w:tcBorders>
            <w:shd w:val="clear" w:color="auto" w:fill="FFFFFF"/>
            <w:tcPrChange w:id="3035" w:author="EMRAH COLAK" w:date="2015-07-29T14:37:00Z">
              <w:tcPr>
                <w:tcW w:w="1843" w:type="dxa"/>
                <w:tcBorders>
                  <w:right w:val="single" w:sz="4" w:space="0" w:color="7F7F7F"/>
                </w:tcBorders>
                <w:shd w:val="clear" w:color="auto" w:fill="FFFFFF"/>
              </w:tcPr>
            </w:tcPrChange>
          </w:tcPr>
          <w:p w14:paraId="6E3C359B" w14:textId="77777777" w:rsidR="00C21142" w:rsidRPr="0044540D" w:rsidRDefault="00C21142">
            <w:pPr>
              <w:pStyle w:val="GvdeMetni"/>
              <w:spacing w:before="0" w:line="360" w:lineRule="auto"/>
              <w:ind w:left="0" w:right="100" w:firstLine="0"/>
              <w:jc w:val="both"/>
              <w:rPr>
                <w:rFonts w:ascii="Times New Roman" w:hAnsi="Times New Roman"/>
                <w:i/>
                <w:iCs/>
              </w:rPr>
              <w:pPrChange w:id="3036" w:author="EMRAH COLAK" w:date="2015-07-30T15:09:00Z">
                <w:pPr>
                  <w:pStyle w:val="GvdeMetni"/>
                  <w:spacing w:before="125" w:line="360" w:lineRule="auto"/>
                  <w:ind w:left="0" w:right="100" w:firstLine="0"/>
                  <w:jc w:val="both"/>
                </w:pPr>
              </w:pPrChange>
            </w:pPr>
            <w:r w:rsidRPr="0044540D">
              <w:rPr>
                <w:rFonts w:ascii="Times New Roman" w:hAnsi="Times New Roman"/>
                <w:i/>
                <w:iCs/>
              </w:rPr>
              <w:t>Işlemci Mimarisi</w:t>
            </w:r>
          </w:p>
        </w:tc>
        <w:tc>
          <w:tcPr>
            <w:tcW w:w="3402" w:type="dxa"/>
            <w:shd w:val="clear" w:color="auto" w:fill="F2F2F2"/>
            <w:tcPrChange w:id="3037" w:author="EMRAH COLAK" w:date="2015-07-29T14:37:00Z">
              <w:tcPr>
                <w:tcW w:w="3402" w:type="dxa"/>
                <w:shd w:val="clear" w:color="auto" w:fill="F2F2F2"/>
              </w:tcPr>
            </w:tcPrChange>
          </w:tcPr>
          <w:p w14:paraId="16E17CCA"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38" w:author="EMRAH COLAK" w:date="2015-07-30T15:09:00Z">
                <w:pPr>
                  <w:pStyle w:val="GvdeMetni"/>
                  <w:spacing w:before="125" w:line="360" w:lineRule="auto"/>
                  <w:ind w:left="0" w:right="100" w:firstLine="0"/>
                  <w:jc w:val="both"/>
                </w:pPr>
              </w:pPrChange>
            </w:pPr>
            <w:r w:rsidRPr="0044540D">
              <w:rPr>
                <w:rFonts w:ascii="Times New Roman" w:hAnsi="Times New Roman"/>
              </w:rPr>
              <w:t>Genellikle yerli x86 mimarisi</w:t>
            </w:r>
          </w:p>
        </w:tc>
        <w:tc>
          <w:tcPr>
            <w:tcW w:w="3969" w:type="dxa"/>
            <w:shd w:val="clear" w:color="auto" w:fill="F2F2F2"/>
            <w:tcPrChange w:id="3039" w:author="EMRAH COLAK" w:date="2015-07-29T14:37:00Z">
              <w:tcPr>
                <w:tcW w:w="3969" w:type="dxa"/>
                <w:shd w:val="clear" w:color="auto" w:fill="F2F2F2"/>
              </w:tcPr>
            </w:tcPrChange>
          </w:tcPr>
          <w:p w14:paraId="637D0010"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40" w:author="EMRAH COLAK" w:date="2015-07-30T15:09:00Z">
                <w:pPr>
                  <w:pStyle w:val="GvdeMetni"/>
                  <w:spacing w:before="125" w:line="360" w:lineRule="auto"/>
                  <w:ind w:left="0" w:right="100" w:firstLine="0"/>
                  <w:jc w:val="both"/>
                </w:pPr>
              </w:pPrChange>
            </w:pPr>
            <w:r w:rsidRPr="0044540D">
              <w:rPr>
                <w:rFonts w:ascii="Times New Roman" w:hAnsi="Times New Roman"/>
              </w:rPr>
              <w:t>VIA Eden ve AMD Geode NX işlemcileri x86 mimarisinde</w:t>
            </w:r>
          </w:p>
          <w:p w14:paraId="4D7845DF"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41" w:author="EMRAH COLAK" w:date="2015-07-30T15:09:00Z">
                <w:pPr>
                  <w:pStyle w:val="GvdeMetni"/>
                  <w:spacing w:before="125" w:line="360" w:lineRule="auto"/>
                  <w:ind w:left="0" w:right="100" w:firstLine="0"/>
                  <w:jc w:val="both"/>
                </w:pPr>
              </w:pPrChange>
            </w:pPr>
            <w:r w:rsidRPr="0044540D">
              <w:rPr>
                <w:rFonts w:ascii="Times New Roman" w:hAnsi="Times New Roman"/>
              </w:rPr>
              <w:t>Trasnmeta işlemcileri için işlemciye özel olan (x86 mimarisi olmayıp x86 işletim sitemi ve BIOS kodlarını destekleyen) kod biçimlendirme yazılım katmanı mimarisi</w:t>
            </w:r>
          </w:p>
        </w:tc>
      </w:tr>
      <w:tr w:rsidR="000C0D17" w:rsidRPr="0044540D" w14:paraId="081A17B8" w14:textId="77777777" w:rsidTr="000354F5">
        <w:tc>
          <w:tcPr>
            <w:tcW w:w="1843" w:type="dxa"/>
            <w:tcBorders>
              <w:right w:val="single" w:sz="4" w:space="0" w:color="7F7F7F"/>
            </w:tcBorders>
            <w:shd w:val="clear" w:color="auto" w:fill="FFFFFF"/>
            <w:tcPrChange w:id="3042" w:author="EMRAH COLAK" w:date="2015-07-29T14:37:00Z">
              <w:tcPr>
                <w:tcW w:w="1843" w:type="dxa"/>
                <w:tcBorders>
                  <w:right w:val="single" w:sz="4" w:space="0" w:color="7F7F7F"/>
                </w:tcBorders>
                <w:shd w:val="clear" w:color="auto" w:fill="FFFFFF"/>
              </w:tcPr>
            </w:tcPrChange>
          </w:tcPr>
          <w:p w14:paraId="71AA26EB" w14:textId="77777777" w:rsidR="00C21142" w:rsidRPr="0044540D" w:rsidRDefault="00C21142">
            <w:pPr>
              <w:pStyle w:val="GvdeMetni"/>
              <w:spacing w:before="0" w:line="360" w:lineRule="auto"/>
              <w:ind w:left="0" w:right="100" w:firstLine="0"/>
              <w:jc w:val="both"/>
              <w:rPr>
                <w:rFonts w:ascii="Times New Roman" w:hAnsi="Times New Roman"/>
                <w:i/>
                <w:iCs/>
              </w:rPr>
              <w:pPrChange w:id="3043" w:author="EMRAH COLAK" w:date="2015-07-30T15:09:00Z">
                <w:pPr>
                  <w:pStyle w:val="GvdeMetni"/>
                  <w:spacing w:before="125" w:line="360" w:lineRule="auto"/>
                  <w:ind w:left="0" w:right="100" w:firstLine="0"/>
                  <w:jc w:val="both"/>
                </w:pPr>
              </w:pPrChange>
            </w:pPr>
            <w:r w:rsidRPr="0044540D">
              <w:rPr>
                <w:rFonts w:ascii="Times New Roman" w:hAnsi="Times New Roman"/>
                <w:i/>
                <w:iCs/>
              </w:rPr>
              <w:t>Işlemci Hızı</w:t>
            </w:r>
          </w:p>
        </w:tc>
        <w:tc>
          <w:tcPr>
            <w:tcW w:w="3402" w:type="dxa"/>
            <w:shd w:val="clear" w:color="auto" w:fill="auto"/>
            <w:tcPrChange w:id="3044" w:author="EMRAH COLAK" w:date="2015-07-29T14:37:00Z">
              <w:tcPr>
                <w:tcW w:w="3402" w:type="dxa"/>
                <w:shd w:val="clear" w:color="auto" w:fill="auto"/>
              </w:tcPr>
            </w:tcPrChange>
          </w:tcPr>
          <w:p w14:paraId="27A3F2B1"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45" w:author="EMRAH COLAK" w:date="2015-07-30T15:09:00Z">
                <w:pPr>
                  <w:pStyle w:val="GvdeMetni"/>
                  <w:spacing w:before="125" w:line="360" w:lineRule="auto"/>
                  <w:ind w:left="0" w:right="100" w:firstLine="0"/>
                  <w:jc w:val="both"/>
                </w:pPr>
              </w:pPrChange>
            </w:pPr>
            <w:r w:rsidRPr="0044540D">
              <w:rPr>
                <w:rFonts w:ascii="Times New Roman" w:hAnsi="Times New Roman"/>
              </w:rPr>
              <w:t>2.0GHz-4.0GHz</w:t>
            </w:r>
          </w:p>
        </w:tc>
        <w:tc>
          <w:tcPr>
            <w:tcW w:w="3969" w:type="dxa"/>
            <w:shd w:val="clear" w:color="auto" w:fill="auto"/>
            <w:tcPrChange w:id="3046" w:author="EMRAH COLAK" w:date="2015-07-29T14:37:00Z">
              <w:tcPr>
                <w:tcW w:w="3969" w:type="dxa"/>
                <w:shd w:val="clear" w:color="auto" w:fill="auto"/>
              </w:tcPr>
            </w:tcPrChange>
          </w:tcPr>
          <w:p w14:paraId="57A24ABD"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47" w:author="EMRAH COLAK" w:date="2015-07-30T15:09:00Z">
                <w:pPr>
                  <w:pStyle w:val="GvdeMetni"/>
                  <w:spacing w:before="125" w:line="360" w:lineRule="auto"/>
                  <w:ind w:left="0" w:right="100" w:firstLine="0"/>
                  <w:jc w:val="both"/>
                </w:pPr>
              </w:pPrChange>
            </w:pPr>
            <w:r w:rsidRPr="0044540D">
              <w:rPr>
                <w:rFonts w:ascii="Times New Roman" w:hAnsi="Times New Roman"/>
              </w:rPr>
              <w:t>533MHz-1.2Ghz</w:t>
            </w:r>
          </w:p>
        </w:tc>
      </w:tr>
      <w:tr w:rsidR="000C0D17" w:rsidRPr="0044540D" w14:paraId="78B71F95" w14:textId="77777777" w:rsidTr="000354F5">
        <w:tc>
          <w:tcPr>
            <w:tcW w:w="1843" w:type="dxa"/>
            <w:tcBorders>
              <w:right w:val="single" w:sz="4" w:space="0" w:color="7F7F7F"/>
            </w:tcBorders>
            <w:shd w:val="clear" w:color="auto" w:fill="FFFFFF"/>
            <w:tcPrChange w:id="3048" w:author="EMRAH COLAK" w:date="2015-07-29T14:37:00Z">
              <w:tcPr>
                <w:tcW w:w="1843" w:type="dxa"/>
                <w:tcBorders>
                  <w:right w:val="single" w:sz="4" w:space="0" w:color="7F7F7F"/>
                </w:tcBorders>
                <w:shd w:val="clear" w:color="auto" w:fill="FFFFFF"/>
              </w:tcPr>
            </w:tcPrChange>
          </w:tcPr>
          <w:p w14:paraId="6C0CA643" w14:textId="77777777" w:rsidR="00C21142" w:rsidRPr="0044540D" w:rsidRDefault="00C21142">
            <w:pPr>
              <w:pStyle w:val="GvdeMetni"/>
              <w:spacing w:before="0" w:line="360" w:lineRule="auto"/>
              <w:ind w:left="0" w:right="100" w:firstLine="0"/>
              <w:jc w:val="both"/>
              <w:rPr>
                <w:rFonts w:ascii="Times New Roman" w:hAnsi="Times New Roman"/>
                <w:i/>
                <w:iCs/>
              </w:rPr>
              <w:pPrChange w:id="3049" w:author="EMRAH COLAK" w:date="2015-07-30T15:09:00Z">
                <w:pPr>
                  <w:pStyle w:val="GvdeMetni"/>
                  <w:spacing w:before="125" w:line="360" w:lineRule="auto"/>
                  <w:ind w:left="0" w:right="100" w:firstLine="0"/>
                  <w:jc w:val="both"/>
                </w:pPr>
              </w:pPrChange>
            </w:pPr>
            <w:r w:rsidRPr="0044540D">
              <w:rPr>
                <w:rFonts w:ascii="Times New Roman" w:hAnsi="Times New Roman"/>
                <w:i/>
                <w:iCs/>
              </w:rPr>
              <w:t>Çekirdek Tipi</w:t>
            </w:r>
          </w:p>
        </w:tc>
        <w:tc>
          <w:tcPr>
            <w:tcW w:w="3402" w:type="dxa"/>
            <w:shd w:val="clear" w:color="auto" w:fill="F2F2F2"/>
            <w:tcPrChange w:id="3050" w:author="EMRAH COLAK" w:date="2015-07-29T14:37:00Z">
              <w:tcPr>
                <w:tcW w:w="3402" w:type="dxa"/>
                <w:shd w:val="clear" w:color="auto" w:fill="F2F2F2"/>
              </w:tcPr>
            </w:tcPrChange>
          </w:tcPr>
          <w:p w14:paraId="3C534FED" w14:textId="6625180F" w:rsidR="00C21142" w:rsidRPr="0044540D" w:rsidRDefault="00C21142">
            <w:pPr>
              <w:pStyle w:val="GvdeMetni"/>
              <w:spacing w:before="0" w:line="360" w:lineRule="auto"/>
              <w:ind w:left="0" w:right="100" w:firstLine="0"/>
              <w:jc w:val="both"/>
              <w:rPr>
                <w:rFonts w:ascii="Times New Roman" w:hAnsi="Times New Roman"/>
                <w:color w:val="943634"/>
              </w:rPr>
              <w:pPrChange w:id="3051" w:author="EMRAH COLAK" w:date="2015-07-30T15:09:00Z">
                <w:pPr>
                  <w:pStyle w:val="GvdeMetni"/>
                  <w:spacing w:before="125" w:line="360" w:lineRule="auto"/>
                  <w:ind w:left="0" w:right="100" w:firstLine="0"/>
                  <w:jc w:val="both"/>
                </w:pPr>
              </w:pPrChange>
            </w:pPr>
            <w:r w:rsidRPr="0044540D">
              <w:rPr>
                <w:rFonts w:ascii="Times New Roman" w:hAnsi="Times New Roman"/>
              </w:rPr>
              <w:t>Tek,</w:t>
            </w:r>
            <w:ins w:id="3052" w:author="EMRAH COLAK" w:date="2015-07-29T13:27:00Z">
              <w:r w:rsidR="00684B6A">
                <w:rPr>
                  <w:rFonts w:ascii="Times New Roman" w:hAnsi="Times New Roman"/>
                </w:rPr>
                <w:t xml:space="preserve"> </w:t>
              </w:r>
            </w:ins>
            <w:r w:rsidRPr="0044540D">
              <w:rPr>
                <w:rFonts w:ascii="Times New Roman" w:hAnsi="Times New Roman"/>
              </w:rPr>
              <w:t>Çift ve Çoklu</w:t>
            </w:r>
          </w:p>
        </w:tc>
        <w:tc>
          <w:tcPr>
            <w:tcW w:w="3969" w:type="dxa"/>
            <w:shd w:val="clear" w:color="auto" w:fill="F2F2F2"/>
            <w:tcPrChange w:id="3053" w:author="EMRAH COLAK" w:date="2015-07-29T14:37:00Z">
              <w:tcPr>
                <w:tcW w:w="3969" w:type="dxa"/>
                <w:shd w:val="clear" w:color="auto" w:fill="F2F2F2"/>
              </w:tcPr>
            </w:tcPrChange>
          </w:tcPr>
          <w:p w14:paraId="632E0D0A" w14:textId="77777777" w:rsidR="00C21142" w:rsidRPr="0044540D" w:rsidRDefault="00C21142">
            <w:pPr>
              <w:pStyle w:val="GvdeMetni"/>
              <w:spacing w:before="0" w:line="360" w:lineRule="auto"/>
              <w:ind w:left="0" w:right="100" w:firstLine="0"/>
              <w:jc w:val="both"/>
              <w:rPr>
                <w:rFonts w:ascii="Times New Roman" w:hAnsi="Times New Roman"/>
                <w:color w:val="943634"/>
              </w:rPr>
              <w:pPrChange w:id="3054" w:author="EMRAH COLAK" w:date="2015-07-30T15:09:00Z">
                <w:pPr>
                  <w:pStyle w:val="GvdeMetni"/>
                  <w:spacing w:before="125" w:line="360" w:lineRule="auto"/>
                  <w:ind w:left="0" w:right="100" w:firstLine="0"/>
                  <w:jc w:val="both"/>
                </w:pPr>
              </w:pPrChange>
            </w:pPr>
            <w:r w:rsidRPr="0044540D">
              <w:rPr>
                <w:rFonts w:ascii="Times New Roman" w:hAnsi="Times New Roman"/>
              </w:rPr>
              <w:t>Tek</w:t>
            </w:r>
          </w:p>
        </w:tc>
      </w:tr>
      <w:tr w:rsidR="000C0D17" w:rsidRPr="0044540D" w14:paraId="3012B5F3" w14:textId="77777777" w:rsidTr="000354F5">
        <w:tc>
          <w:tcPr>
            <w:tcW w:w="1843" w:type="dxa"/>
            <w:tcBorders>
              <w:right w:val="single" w:sz="4" w:space="0" w:color="7F7F7F"/>
            </w:tcBorders>
            <w:shd w:val="clear" w:color="auto" w:fill="FFFFFF"/>
            <w:tcPrChange w:id="3055" w:author="EMRAH COLAK" w:date="2015-07-29T14:37:00Z">
              <w:tcPr>
                <w:tcW w:w="1843" w:type="dxa"/>
                <w:tcBorders>
                  <w:right w:val="single" w:sz="4" w:space="0" w:color="7F7F7F"/>
                </w:tcBorders>
                <w:shd w:val="clear" w:color="auto" w:fill="FFFFFF"/>
              </w:tcPr>
            </w:tcPrChange>
          </w:tcPr>
          <w:p w14:paraId="24438700" w14:textId="77777777" w:rsidR="00C21142" w:rsidRPr="0044540D" w:rsidRDefault="006A505C">
            <w:pPr>
              <w:pStyle w:val="GvdeMetni"/>
              <w:spacing w:before="0" w:line="360" w:lineRule="auto"/>
              <w:ind w:left="0" w:right="100" w:firstLine="0"/>
              <w:jc w:val="both"/>
              <w:rPr>
                <w:rFonts w:ascii="Times New Roman" w:hAnsi="Times New Roman"/>
                <w:i/>
                <w:iCs/>
              </w:rPr>
              <w:pPrChange w:id="3056" w:author="EMRAH COLAK" w:date="2015-07-30T15:09:00Z">
                <w:pPr>
                  <w:pStyle w:val="GvdeMetni"/>
                  <w:spacing w:before="125" w:line="360" w:lineRule="auto"/>
                  <w:ind w:left="0" w:right="100" w:firstLine="0"/>
                  <w:jc w:val="both"/>
                </w:pPr>
              </w:pPrChange>
            </w:pPr>
            <w:r w:rsidRPr="0044540D">
              <w:rPr>
                <w:rFonts w:ascii="Times New Roman" w:hAnsi="Times New Roman"/>
                <w:i/>
                <w:iCs/>
              </w:rPr>
              <w:t>Hafıza Alanı</w:t>
            </w:r>
          </w:p>
        </w:tc>
        <w:tc>
          <w:tcPr>
            <w:tcW w:w="3402" w:type="dxa"/>
            <w:shd w:val="clear" w:color="auto" w:fill="auto"/>
            <w:tcPrChange w:id="3057" w:author="EMRAH COLAK" w:date="2015-07-29T14:37:00Z">
              <w:tcPr>
                <w:tcW w:w="3402" w:type="dxa"/>
                <w:shd w:val="clear" w:color="auto" w:fill="auto"/>
              </w:tcPr>
            </w:tcPrChange>
          </w:tcPr>
          <w:p w14:paraId="4D9EC5D1" w14:textId="77777777" w:rsidR="00C21142" w:rsidRPr="0044540D" w:rsidRDefault="006A505C">
            <w:pPr>
              <w:pStyle w:val="GvdeMetni"/>
              <w:spacing w:before="0" w:line="360" w:lineRule="auto"/>
              <w:ind w:left="0" w:right="100" w:firstLine="0"/>
              <w:jc w:val="both"/>
              <w:rPr>
                <w:rFonts w:ascii="Times New Roman" w:hAnsi="Times New Roman"/>
                <w:color w:val="943634"/>
              </w:rPr>
              <w:pPrChange w:id="3058" w:author="EMRAH COLAK" w:date="2015-07-30T15:09:00Z">
                <w:pPr>
                  <w:pStyle w:val="GvdeMetni"/>
                  <w:spacing w:before="125" w:line="360" w:lineRule="auto"/>
                  <w:ind w:left="0" w:right="100" w:firstLine="0"/>
                  <w:jc w:val="both"/>
                </w:pPr>
              </w:pPrChange>
            </w:pPr>
            <w:r w:rsidRPr="0044540D">
              <w:rPr>
                <w:rFonts w:ascii="Times New Roman" w:hAnsi="Times New Roman"/>
              </w:rPr>
              <w:t>4GB-64GB DIMM</w:t>
            </w:r>
          </w:p>
        </w:tc>
        <w:tc>
          <w:tcPr>
            <w:tcW w:w="3969" w:type="dxa"/>
            <w:shd w:val="clear" w:color="auto" w:fill="auto"/>
            <w:tcPrChange w:id="3059" w:author="EMRAH COLAK" w:date="2015-07-29T14:37:00Z">
              <w:tcPr>
                <w:tcW w:w="3969" w:type="dxa"/>
                <w:shd w:val="clear" w:color="auto" w:fill="auto"/>
              </w:tcPr>
            </w:tcPrChange>
          </w:tcPr>
          <w:p w14:paraId="5F17D351" w14:textId="77777777" w:rsidR="00C21142" w:rsidRPr="0044540D" w:rsidRDefault="006A505C">
            <w:pPr>
              <w:pStyle w:val="GvdeMetni"/>
              <w:spacing w:before="0" w:line="360" w:lineRule="auto"/>
              <w:ind w:left="0" w:right="100" w:firstLine="0"/>
              <w:jc w:val="both"/>
              <w:rPr>
                <w:rFonts w:ascii="Times New Roman" w:hAnsi="Times New Roman"/>
                <w:color w:val="943634"/>
              </w:rPr>
              <w:pPrChange w:id="3060" w:author="EMRAH COLAK" w:date="2015-07-30T15:09:00Z">
                <w:pPr>
                  <w:pStyle w:val="GvdeMetni"/>
                  <w:spacing w:before="125" w:line="360" w:lineRule="auto"/>
                  <w:ind w:left="0" w:right="100" w:firstLine="0"/>
                  <w:jc w:val="both"/>
                </w:pPr>
              </w:pPrChange>
            </w:pPr>
            <w:r w:rsidRPr="0044540D">
              <w:rPr>
                <w:rFonts w:ascii="Times New Roman" w:hAnsi="Times New Roman"/>
              </w:rPr>
              <w:t>512MB DIMM/SODIMM</w:t>
            </w:r>
          </w:p>
        </w:tc>
      </w:tr>
      <w:tr w:rsidR="0052743A" w:rsidRPr="0044540D" w14:paraId="01945736" w14:textId="77777777" w:rsidTr="000354F5">
        <w:tc>
          <w:tcPr>
            <w:tcW w:w="1843" w:type="dxa"/>
            <w:tcBorders>
              <w:right w:val="single" w:sz="4" w:space="0" w:color="7F7F7F"/>
            </w:tcBorders>
            <w:shd w:val="clear" w:color="auto" w:fill="FFFFFF"/>
            <w:tcPrChange w:id="3061" w:author="EMRAH COLAK" w:date="2015-07-29T14:37:00Z">
              <w:tcPr>
                <w:tcW w:w="1843" w:type="dxa"/>
                <w:tcBorders>
                  <w:right w:val="single" w:sz="4" w:space="0" w:color="7F7F7F"/>
                </w:tcBorders>
                <w:shd w:val="clear" w:color="auto" w:fill="FFFFFF"/>
              </w:tcPr>
            </w:tcPrChange>
          </w:tcPr>
          <w:p w14:paraId="58DAF7DA" w14:textId="77777777" w:rsidR="0052743A" w:rsidRPr="0044540D" w:rsidRDefault="0052743A">
            <w:pPr>
              <w:pStyle w:val="GvdeMetni"/>
              <w:spacing w:before="0" w:line="360" w:lineRule="auto"/>
              <w:ind w:left="0" w:right="100" w:firstLine="0"/>
              <w:jc w:val="both"/>
              <w:rPr>
                <w:rFonts w:ascii="Times New Roman" w:hAnsi="Times New Roman"/>
                <w:i/>
                <w:iCs/>
              </w:rPr>
              <w:pPrChange w:id="3062" w:author="EMRAH COLAK" w:date="2015-07-30T15:09:00Z">
                <w:pPr>
                  <w:pStyle w:val="GvdeMetni"/>
                  <w:spacing w:before="125" w:line="360" w:lineRule="auto"/>
                  <w:ind w:left="0" w:right="100" w:firstLine="0"/>
                  <w:jc w:val="both"/>
                </w:pPr>
              </w:pPrChange>
            </w:pPr>
            <w:r w:rsidRPr="0044540D">
              <w:rPr>
                <w:rFonts w:ascii="Times New Roman" w:hAnsi="Times New Roman"/>
                <w:i/>
                <w:iCs/>
              </w:rPr>
              <w:t>Hafıza Tipi</w:t>
            </w:r>
          </w:p>
        </w:tc>
        <w:tc>
          <w:tcPr>
            <w:tcW w:w="3402" w:type="dxa"/>
            <w:shd w:val="clear" w:color="auto" w:fill="F2F2F2"/>
            <w:tcPrChange w:id="3063" w:author="EMRAH COLAK" w:date="2015-07-29T14:37:00Z">
              <w:tcPr>
                <w:tcW w:w="3402" w:type="dxa"/>
                <w:shd w:val="clear" w:color="auto" w:fill="F2F2F2"/>
              </w:tcPr>
            </w:tcPrChange>
          </w:tcPr>
          <w:p w14:paraId="63635876" w14:textId="0AD8D5BC" w:rsidR="0052743A" w:rsidRPr="0044540D" w:rsidRDefault="0052743A">
            <w:pPr>
              <w:pStyle w:val="GvdeMetni"/>
              <w:spacing w:before="0" w:line="360" w:lineRule="auto"/>
              <w:ind w:left="0" w:right="100" w:firstLine="0"/>
              <w:jc w:val="both"/>
              <w:rPr>
                <w:rFonts w:ascii="Times New Roman" w:hAnsi="Times New Roman"/>
                <w:color w:val="943634"/>
              </w:rPr>
              <w:pPrChange w:id="3064" w:author="EMRAH COLAK" w:date="2015-07-30T15:09:00Z">
                <w:pPr>
                  <w:pStyle w:val="GvdeMetni"/>
                  <w:spacing w:before="125" w:line="360" w:lineRule="auto"/>
                  <w:ind w:left="0" w:right="100" w:firstLine="0"/>
                  <w:jc w:val="both"/>
                </w:pPr>
              </w:pPrChange>
            </w:pPr>
            <w:r w:rsidRPr="0044540D">
              <w:rPr>
                <w:rFonts w:ascii="Times New Roman" w:hAnsi="Times New Roman"/>
              </w:rPr>
              <w:t>DDR1,</w:t>
            </w:r>
            <w:ins w:id="3065" w:author="EMRAH COLAK" w:date="2015-07-29T13:27:00Z">
              <w:r w:rsidR="00684B6A">
                <w:rPr>
                  <w:rFonts w:ascii="Times New Roman" w:hAnsi="Times New Roman"/>
                </w:rPr>
                <w:t xml:space="preserve"> </w:t>
              </w:r>
            </w:ins>
            <w:r w:rsidRPr="0044540D">
              <w:rPr>
                <w:rFonts w:ascii="Times New Roman" w:hAnsi="Times New Roman"/>
              </w:rPr>
              <w:t>DDR2,</w:t>
            </w:r>
            <w:ins w:id="3066" w:author="EMRAH COLAK" w:date="2015-07-29T13:27:00Z">
              <w:r w:rsidR="00684B6A">
                <w:rPr>
                  <w:rFonts w:ascii="Times New Roman" w:hAnsi="Times New Roman"/>
                </w:rPr>
                <w:t xml:space="preserve"> </w:t>
              </w:r>
            </w:ins>
            <w:r w:rsidRPr="0044540D">
              <w:rPr>
                <w:rFonts w:ascii="Times New Roman" w:hAnsi="Times New Roman"/>
              </w:rPr>
              <w:t>ECC,</w:t>
            </w:r>
            <w:ins w:id="3067" w:author="EMRAH COLAK" w:date="2015-07-29T13:27:00Z">
              <w:r w:rsidR="00684B6A">
                <w:rPr>
                  <w:rFonts w:ascii="Times New Roman" w:hAnsi="Times New Roman"/>
                </w:rPr>
                <w:t xml:space="preserve"> </w:t>
              </w:r>
            </w:ins>
            <w:r w:rsidRPr="0044540D">
              <w:rPr>
                <w:rFonts w:ascii="Times New Roman" w:hAnsi="Times New Roman"/>
              </w:rPr>
              <w:t>non-CC,</w:t>
            </w:r>
          </w:p>
          <w:p w14:paraId="754580C7" w14:textId="77777777" w:rsidR="0052743A" w:rsidRPr="0044540D" w:rsidRDefault="0052743A">
            <w:pPr>
              <w:pStyle w:val="GvdeMetni"/>
              <w:spacing w:before="0" w:line="360" w:lineRule="auto"/>
              <w:ind w:left="0" w:right="100" w:firstLine="0"/>
              <w:jc w:val="both"/>
              <w:rPr>
                <w:rFonts w:ascii="Times New Roman" w:hAnsi="Times New Roman"/>
                <w:b/>
                <w:i/>
                <w:iCs/>
                <w:color w:val="943634"/>
              </w:rPr>
              <w:pPrChange w:id="3068" w:author="EMRAH COLAK" w:date="2015-07-30T15:09:00Z">
                <w:pPr>
                  <w:pStyle w:val="GvdeMetni"/>
                  <w:spacing w:before="125" w:line="360" w:lineRule="auto"/>
                  <w:ind w:left="0" w:right="100" w:firstLine="0"/>
                  <w:jc w:val="both"/>
                </w:pPr>
              </w:pPrChange>
            </w:pPr>
            <w:r w:rsidRPr="0044540D">
              <w:rPr>
                <w:rFonts w:ascii="Times New Roman" w:hAnsi="Times New Roman"/>
              </w:rPr>
              <w:t>Single Channel, Dual channel</w:t>
            </w:r>
          </w:p>
        </w:tc>
        <w:tc>
          <w:tcPr>
            <w:tcW w:w="3969" w:type="dxa"/>
            <w:shd w:val="clear" w:color="auto" w:fill="F2F2F2"/>
            <w:tcPrChange w:id="3069" w:author="EMRAH COLAK" w:date="2015-07-29T14:37:00Z">
              <w:tcPr>
                <w:tcW w:w="3969" w:type="dxa"/>
                <w:shd w:val="clear" w:color="auto" w:fill="F2F2F2"/>
              </w:tcPr>
            </w:tcPrChange>
          </w:tcPr>
          <w:p w14:paraId="066A514D" w14:textId="0D6A2B71" w:rsidR="0052743A" w:rsidRPr="0044540D" w:rsidRDefault="0052743A">
            <w:pPr>
              <w:pStyle w:val="GvdeMetni"/>
              <w:spacing w:before="0" w:line="360" w:lineRule="auto"/>
              <w:ind w:left="0" w:right="100" w:firstLine="0"/>
              <w:jc w:val="both"/>
              <w:rPr>
                <w:rFonts w:ascii="Times New Roman" w:hAnsi="Times New Roman"/>
                <w:color w:val="943634"/>
              </w:rPr>
              <w:pPrChange w:id="3070" w:author="EMRAH COLAK" w:date="2015-07-30T15:09:00Z">
                <w:pPr>
                  <w:pStyle w:val="GvdeMetni"/>
                  <w:spacing w:before="125" w:line="360" w:lineRule="auto"/>
                  <w:ind w:left="0" w:right="100" w:firstLine="0"/>
                  <w:jc w:val="both"/>
                </w:pPr>
              </w:pPrChange>
            </w:pPr>
            <w:r w:rsidRPr="0044540D">
              <w:rPr>
                <w:rFonts w:ascii="Times New Roman" w:hAnsi="Times New Roman"/>
              </w:rPr>
              <w:t>DDR1,</w:t>
            </w:r>
            <w:ins w:id="3071" w:author="EMRAH COLAK" w:date="2015-07-29T13:27:00Z">
              <w:r w:rsidR="00684B6A">
                <w:rPr>
                  <w:rFonts w:ascii="Times New Roman" w:hAnsi="Times New Roman"/>
                </w:rPr>
                <w:t xml:space="preserve"> </w:t>
              </w:r>
            </w:ins>
            <w:r w:rsidRPr="0044540D">
              <w:rPr>
                <w:rFonts w:ascii="Times New Roman" w:hAnsi="Times New Roman"/>
              </w:rPr>
              <w:t>DDR2,</w:t>
            </w:r>
            <w:ins w:id="3072" w:author="EMRAH COLAK" w:date="2015-07-29T13:27:00Z">
              <w:r w:rsidR="00684B6A">
                <w:rPr>
                  <w:rFonts w:ascii="Times New Roman" w:hAnsi="Times New Roman"/>
                </w:rPr>
                <w:t xml:space="preserve"> </w:t>
              </w:r>
            </w:ins>
            <w:r w:rsidRPr="0044540D">
              <w:rPr>
                <w:rFonts w:ascii="Times New Roman" w:hAnsi="Times New Roman"/>
              </w:rPr>
              <w:t xml:space="preserve">non-ECC </w:t>
            </w:r>
          </w:p>
          <w:p w14:paraId="37BDA5F4" w14:textId="77777777" w:rsidR="0052743A" w:rsidRPr="0044540D" w:rsidRDefault="0052743A">
            <w:pPr>
              <w:pStyle w:val="GvdeMetni"/>
              <w:spacing w:before="0" w:line="360" w:lineRule="auto"/>
              <w:ind w:left="0" w:right="100" w:firstLine="0"/>
              <w:jc w:val="both"/>
              <w:rPr>
                <w:rFonts w:ascii="Times New Roman" w:hAnsi="Times New Roman"/>
                <w:b/>
                <w:i/>
                <w:iCs/>
                <w:color w:val="943634"/>
              </w:rPr>
              <w:pPrChange w:id="3073" w:author="EMRAH COLAK" w:date="2015-07-30T15:09:00Z">
                <w:pPr>
                  <w:pStyle w:val="GvdeMetni"/>
                  <w:spacing w:before="125" w:line="360" w:lineRule="auto"/>
                  <w:ind w:left="0" w:right="100" w:firstLine="0"/>
                  <w:jc w:val="both"/>
                </w:pPr>
              </w:pPrChange>
            </w:pPr>
            <w:r w:rsidRPr="0044540D">
              <w:rPr>
                <w:rFonts w:ascii="Times New Roman" w:hAnsi="Times New Roman"/>
              </w:rPr>
              <w:t>Single Channel</w:t>
            </w:r>
          </w:p>
        </w:tc>
      </w:tr>
      <w:tr w:rsidR="0052743A" w:rsidRPr="0044540D" w14:paraId="580AC33B" w14:textId="77777777" w:rsidTr="000354F5">
        <w:tc>
          <w:tcPr>
            <w:tcW w:w="1843" w:type="dxa"/>
            <w:tcBorders>
              <w:right w:val="single" w:sz="4" w:space="0" w:color="7F7F7F"/>
            </w:tcBorders>
            <w:shd w:val="clear" w:color="auto" w:fill="FFFFFF"/>
            <w:tcPrChange w:id="3074" w:author="EMRAH COLAK" w:date="2015-07-29T14:37:00Z">
              <w:tcPr>
                <w:tcW w:w="1843" w:type="dxa"/>
                <w:tcBorders>
                  <w:right w:val="single" w:sz="4" w:space="0" w:color="7F7F7F"/>
                </w:tcBorders>
                <w:shd w:val="clear" w:color="auto" w:fill="FFFFFF"/>
              </w:tcPr>
            </w:tcPrChange>
          </w:tcPr>
          <w:p w14:paraId="32E276BA" w14:textId="77777777" w:rsidR="0052743A" w:rsidRPr="0044540D" w:rsidRDefault="0052743A">
            <w:pPr>
              <w:pStyle w:val="GvdeMetni"/>
              <w:spacing w:before="0" w:line="360" w:lineRule="auto"/>
              <w:ind w:left="0" w:right="100" w:firstLine="0"/>
              <w:jc w:val="both"/>
              <w:rPr>
                <w:rFonts w:ascii="Times New Roman" w:hAnsi="Times New Roman"/>
                <w:i/>
                <w:iCs/>
              </w:rPr>
              <w:pPrChange w:id="3075" w:author="EMRAH COLAK" w:date="2015-07-30T15:09:00Z">
                <w:pPr>
                  <w:pStyle w:val="GvdeMetni"/>
                  <w:spacing w:before="125" w:line="360" w:lineRule="auto"/>
                  <w:ind w:left="0" w:right="100" w:firstLine="0"/>
                  <w:jc w:val="both"/>
                </w:pPr>
              </w:pPrChange>
            </w:pPr>
            <w:r w:rsidRPr="0044540D">
              <w:rPr>
                <w:rFonts w:ascii="Times New Roman" w:hAnsi="Times New Roman"/>
                <w:i/>
                <w:iCs/>
              </w:rPr>
              <w:t>Disk Tipi</w:t>
            </w:r>
          </w:p>
        </w:tc>
        <w:tc>
          <w:tcPr>
            <w:tcW w:w="3402" w:type="dxa"/>
            <w:shd w:val="clear" w:color="auto" w:fill="auto"/>
            <w:tcPrChange w:id="3076" w:author="EMRAH COLAK" w:date="2015-07-29T14:37:00Z">
              <w:tcPr>
                <w:tcW w:w="3402" w:type="dxa"/>
                <w:shd w:val="clear" w:color="auto" w:fill="auto"/>
              </w:tcPr>
            </w:tcPrChange>
          </w:tcPr>
          <w:p w14:paraId="34F19BAF" w14:textId="5CD1A9C5" w:rsidR="0052743A" w:rsidRPr="0044540D" w:rsidRDefault="0052743A">
            <w:pPr>
              <w:pStyle w:val="GvdeMetni"/>
              <w:spacing w:before="0" w:line="360" w:lineRule="auto"/>
              <w:ind w:left="0" w:right="100" w:firstLine="0"/>
              <w:jc w:val="both"/>
              <w:rPr>
                <w:rFonts w:ascii="Times New Roman" w:hAnsi="Times New Roman"/>
                <w:color w:val="943634"/>
              </w:rPr>
              <w:pPrChange w:id="3077" w:author="EMRAH COLAK" w:date="2015-07-30T15:09:00Z">
                <w:pPr>
                  <w:pStyle w:val="GvdeMetni"/>
                  <w:spacing w:before="125" w:line="360" w:lineRule="auto"/>
                  <w:ind w:left="0" w:right="100" w:firstLine="0"/>
                  <w:jc w:val="both"/>
                </w:pPr>
              </w:pPrChange>
            </w:pPr>
            <w:r w:rsidRPr="0044540D">
              <w:rPr>
                <w:rFonts w:ascii="Times New Roman" w:hAnsi="Times New Roman"/>
              </w:rPr>
              <w:t>IDE,</w:t>
            </w:r>
            <w:ins w:id="3078" w:author="EMRAH COLAK" w:date="2015-07-29T13:27:00Z">
              <w:r w:rsidR="00684B6A">
                <w:rPr>
                  <w:rFonts w:ascii="Times New Roman" w:hAnsi="Times New Roman"/>
                </w:rPr>
                <w:t xml:space="preserve"> </w:t>
              </w:r>
            </w:ins>
            <w:r w:rsidRPr="0044540D">
              <w:rPr>
                <w:rFonts w:ascii="Times New Roman" w:hAnsi="Times New Roman"/>
              </w:rPr>
              <w:t>SATA,</w:t>
            </w:r>
            <w:ins w:id="3079" w:author="EMRAH COLAK" w:date="2015-07-29T13:27:00Z">
              <w:r w:rsidR="00684B6A">
                <w:rPr>
                  <w:rFonts w:ascii="Times New Roman" w:hAnsi="Times New Roman"/>
                </w:rPr>
                <w:t xml:space="preserve"> </w:t>
              </w:r>
            </w:ins>
            <w:r w:rsidRPr="0044540D">
              <w:rPr>
                <w:rFonts w:ascii="Times New Roman" w:hAnsi="Times New Roman"/>
              </w:rPr>
              <w:t>SCSI</w:t>
            </w:r>
          </w:p>
        </w:tc>
        <w:tc>
          <w:tcPr>
            <w:tcW w:w="3969" w:type="dxa"/>
            <w:shd w:val="clear" w:color="auto" w:fill="auto"/>
            <w:tcPrChange w:id="3080" w:author="EMRAH COLAK" w:date="2015-07-29T14:37:00Z">
              <w:tcPr>
                <w:tcW w:w="3969" w:type="dxa"/>
                <w:shd w:val="clear" w:color="auto" w:fill="auto"/>
              </w:tcPr>
            </w:tcPrChange>
          </w:tcPr>
          <w:p w14:paraId="33EE4CF3"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081" w:author="EMRAH COLAK" w:date="2015-07-30T15:09:00Z">
                <w:pPr>
                  <w:pStyle w:val="GvdeMetni"/>
                  <w:spacing w:before="125" w:line="360" w:lineRule="auto"/>
                  <w:ind w:left="0" w:right="100" w:firstLine="0"/>
                  <w:jc w:val="both"/>
                </w:pPr>
              </w:pPrChange>
            </w:pPr>
            <w:r w:rsidRPr="0044540D">
              <w:rPr>
                <w:rFonts w:ascii="Times New Roman" w:hAnsi="Times New Roman"/>
              </w:rPr>
              <w:t>Dahili IDE</w:t>
            </w:r>
          </w:p>
        </w:tc>
      </w:tr>
      <w:tr w:rsidR="0052743A" w:rsidRPr="0044540D" w14:paraId="00103D64" w14:textId="77777777" w:rsidTr="000354F5">
        <w:tc>
          <w:tcPr>
            <w:tcW w:w="1843" w:type="dxa"/>
            <w:tcBorders>
              <w:right w:val="single" w:sz="4" w:space="0" w:color="7F7F7F"/>
            </w:tcBorders>
            <w:shd w:val="clear" w:color="auto" w:fill="FFFFFF"/>
            <w:tcPrChange w:id="3082" w:author="EMRAH COLAK" w:date="2015-07-29T14:37:00Z">
              <w:tcPr>
                <w:tcW w:w="1843" w:type="dxa"/>
                <w:tcBorders>
                  <w:right w:val="single" w:sz="4" w:space="0" w:color="7F7F7F"/>
                </w:tcBorders>
                <w:shd w:val="clear" w:color="auto" w:fill="FFFFFF"/>
              </w:tcPr>
            </w:tcPrChange>
          </w:tcPr>
          <w:p w14:paraId="2FF0926D" w14:textId="77777777" w:rsidR="0052743A" w:rsidRPr="0044540D" w:rsidRDefault="0052743A">
            <w:pPr>
              <w:pStyle w:val="GvdeMetni"/>
              <w:spacing w:before="0" w:line="360" w:lineRule="auto"/>
              <w:ind w:left="0" w:right="100" w:firstLine="0"/>
              <w:jc w:val="both"/>
              <w:rPr>
                <w:rFonts w:ascii="Times New Roman" w:hAnsi="Times New Roman"/>
                <w:i/>
                <w:iCs/>
              </w:rPr>
              <w:pPrChange w:id="3083" w:author="EMRAH COLAK" w:date="2015-07-30T15:09:00Z">
                <w:pPr>
                  <w:pStyle w:val="GvdeMetni"/>
                  <w:spacing w:before="125" w:line="360" w:lineRule="auto"/>
                  <w:ind w:left="0" w:right="100" w:firstLine="0"/>
                  <w:jc w:val="both"/>
                </w:pPr>
              </w:pPrChange>
            </w:pPr>
            <w:r w:rsidRPr="0044540D">
              <w:rPr>
                <w:rFonts w:ascii="Times New Roman" w:hAnsi="Times New Roman"/>
                <w:i/>
                <w:iCs/>
              </w:rPr>
              <w:t>USB Tipi</w:t>
            </w:r>
          </w:p>
        </w:tc>
        <w:tc>
          <w:tcPr>
            <w:tcW w:w="3402" w:type="dxa"/>
            <w:shd w:val="clear" w:color="auto" w:fill="F2F2F2"/>
            <w:tcPrChange w:id="3084" w:author="EMRAH COLAK" w:date="2015-07-29T14:37:00Z">
              <w:tcPr>
                <w:tcW w:w="3402" w:type="dxa"/>
                <w:shd w:val="clear" w:color="auto" w:fill="F2F2F2"/>
              </w:tcPr>
            </w:tcPrChange>
          </w:tcPr>
          <w:p w14:paraId="3B2E359E" w14:textId="079B5D53" w:rsidR="0052743A" w:rsidRPr="0044540D" w:rsidRDefault="0052743A">
            <w:pPr>
              <w:pStyle w:val="GvdeMetni"/>
              <w:spacing w:before="0" w:line="360" w:lineRule="auto"/>
              <w:ind w:left="0" w:right="100" w:firstLine="0"/>
              <w:jc w:val="both"/>
              <w:rPr>
                <w:rFonts w:ascii="Times New Roman" w:hAnsi="Times New Roman"/>
                <w:color w:val="943634"/>
              </w:rPr>
              <w:pPrChange w:id="3085" w:author="EMRAH COLAK" w:date="2015-07-30T15:09:00Z">
                <w:pPr>
                  <w:pStyle w:val="GvdeMetni"/>
                  <w:spacing w:before="125" w:line="360" w:lineRule="auto"/>
                  <w:ind w:left="0" w:right="100" w:firstLine="0"/>
                  <w:jc w:val="both"/>
                </w:pPr>
              </w:pPrChange>
            </w:pPr>
            <w:r w:rsidRPr="0044540D">
              <w:rPr>
                <w:rFonts w:ascii="Times New Roman" w:hAnsi="Times New Roman"/>
              </w:rPr>
              <w:t>USB1.1,</w:t>
            </w:r>
            <w:ins w:id="3086" w:author="EMRAH COLAK" w:date="2015-07-29T13:27:00Z">
              <w:r w:rsidR="00684B6A">
                <w:rPr>
                  <w:rFonts w:ascii="Times New Roman" w:hAnsi="Times New Roman"/>
                </w:rPr>
                <w:t xml:space="preserve"> </w:t>
              </w:r>
            </w:ins>
            <w:r w:rsidRPr="0044540D">
              <w:rPr>
                <w:rFonts w:ascii="Times New Roman" w:hAnsi="Times New Roman"/>
              </w:rPr>
              <w:t>USB2.0,</w:t>
            </w:r>
            <w:ins w:id="3087" w:author="EMRAH COLAK" w:date="2015-07-29T13:27:00Z">
              <w:r w:rsidR="00684B6A">
                <w:rPr>
                  <w:rFonts w:ascii="Times New Roman" w:hAnsi="Times New Roman"/>
                </w:rPr>
                <w:t xml:space="preserve"> </w:t>
              </w:r>
            </w:ins>
            <w:r w:rsidRPr="0044540D">
              <w:rPr>
                <w:rFonts w:ascii="Times New Roman" w:hAnsi="Times New Roman"/>
              </w:rPr>
              <w:t>USB3.0</w:t>
            </w:r>
          </w:p>
        </w:tc>
        <w:tc>
          <w:tcPr>
            <w:tcW w:w="3969" w:type="dxa"/>
            <w:shd w:val="clear" w:color="auto" w:fill="F2F2F2"/>
            <w:tcPrChange w:id="3088" w:author="EMRAH COLAK" w:date="2015-07-29T14:37:00Z">
              <w:tcPr>
                <w:tcW w:w="3969" w:type="dxa"/>
                <w:shd w:val="clear" w:color="auto" w:fill="F2F2F2"/>
              </w:tcPr>
            </w:tcPrChange>
          </w:tcPr>
          <w:p w14:paraId="76CBB5F4"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089" w:author="EMRAH COLAK" w:date="2015-07-30T15:09:00Z">
                <w:pPr>
                  <w:pStyle w:val="GvdeMetni"/>
                  <w:spacing w:before="125" w:line="360" w:lineRule="auto"/>
                  <w:ind w:left="0" w:right="100" w:firstLine="0"/>
                  <w:jc w:val="both"/>
                </w:pPr>
              </w:pPrChange>
            </w:pPr>
            <w:r w:rsidRPr="0044540D">
              <w:rPr>
                <w:rFonts w:ascii="Times New Roman" w:hAnsi="Times New Roman"/>
              </w:rPr>
              <w:t>Harici USB</w:t>
            </w:r>
          </w:p>
        </w:tc>
      </w:tr>
      <w:tr w:rsidR="0052743A" w:rsidRPr="0044540D" w14:paraId="1CB3DD20" w14:textId="77777777" w:rsidTr="000354F5">
        <w:tc>
          <w:tcPr>
            <w:tcW w:w="1843" w:type="dxa"/>
            <w:tcBorders>
              <w:right w:val="single" w:sz="4" w:space="0" w:color="7F7F7F"/>
            </w:tcBorders>
            <w:shd w:val="clear" w:color="auto" w:fill="FFFFFF"/>
            <w:tcPrChange w:id="3090" w:author="EMRAH COLAK" w:date="2015-07-29T14:37:00Z">
              <w:tcPr>
                <w:tcW w:w="1843" w:type="dxa"/>
                <w:tcBorders>
                  <w:right w:val="single" w:sz="4" w:space="0" w:color="7F7F7F"/>
                </w:tcBorders>
                <w:shd w:val="clear" w:color="auto" w:fill="FFFFFF"/>
              </w:tcPr>
            </w:tcPrChange>
          </w:tcPr>
          <w:p w14:paraId="0A0FE09A" w14:textId="77777777" w:rsidR="0052743A" w:rsidRPr="0044540D" w:rsidRDefault="0052743A">
            <w:pPr>
              <w:pStyle w:val="GvdeMetni"/>
              <w:spacing w:before="0" w:line="360" w:lineRule="auto"/>
              <w:ind w:left="0" w:right="100" w:firstLine="0"/>
              <w:jc w:val="both"/>
              <w:rPr>
                <w:rFonts w:ascii="Times New Roman" w:hAnsi="Times New Roman"/>
                <w:i/>
                <w:iCs/>
              </w:rPr>
              <w:pPrChange w:id="3091" w:author="EMRAH COLAK" w:date="2015-07-30T15:09:00Z">
                <w:pPr>
                  <w:pStyle w:val="GvdeMetni"/>
                  <w:spacing w:before="125" w:line="360" w:lineRule="auto"/>
                  <w:ind w:left="0" w:right="100" w:firstLine="0"/>
                  <w:jc w:val="both"/>
                </w:pPr>
              </w:pPrChange>
            </w:pPr>
            <w:r w:rsidRPr="0044540D">
              <w:rPr>
                <w:rFonts w:ascii="Times New Roman" w:hAnsi="Times New Roman"/>
                <w:i/>
                <w:iCs/>
              </w:rPr>
              <w:t>Güç Tüketimi</w:t>
            </w:r>
          </w:p>
        </w:tc>
        <w:tc>
          <w:tcPr>
            <w:tcW w:w="3402" w:type="dxa"/>
            <w:shd w:val="clear" w:color="auto" w:fill="auto"/>
            <w:tcPrChange w:id="3092" w:author="EMRAH COLAK" w:date="2015-07-29T14:37:00Z">
              <w:tcPr>
                <w:tcW w:w="3402" w:type="dxa"/>
                <w:shd w:val="clear" w:color="auto" w:fill="auto"/>
              </w:tcPr>
            </w:tcPrChange>
          </w:tcPr>
          <w:p w14:paraId="1E281B10"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093" w:author="EMRAH COLAK" w:date="2015-07-30T15:09:00Z">
                <w:pPr>
                  <w:pStyle w:val="GvdeMetni"/>
                  <w:spacing w:before="125" w:line="360" w:lineRule="auto"/>
                  <w:ind w:left="0" w:right="100" w:firstLine="0"/>
                  <w:jc w:val="both"/>
                </w:pPr>
              </w:pPrChange>
            </w:pPr>
            <w:r w:rsidRPr="0044540D">
              <w:rPr>
                <w:rFonts w:ascii="Times New Roman" w:hAnsi="Times New Roman"/>
              </w:rPr>
              <w:t>150-400 w/h</w:t>
            </w:r>
          </w:p>
        </w:tc>
        <w:tc>
          <w:tcPr>
            <w:tcW w:w="3969" w:type="dxa"/>
            <w:shd w:val="clear" w:color="auto" w:fill="auto"/>
            <w:tcPrChange w:id="3094" w:author="EMRAH COLAK" w:date="2015-07-29T14:37:00Z">
              <w:tcPr>
                <w:tcW w:w="3969" w:type="dxa"/>
                <w:shd w:val="clear" w:color="auto" w:fill="auto"/>
              </w:tcPr>
            </w:tcPrChange>
          </w:tcPr>
          <w:p w14:paraId="03A2EEE8" w14:textId="77777777" w:rsidR="0052743A" w:rsidRPr="0044540D" w:rsidRDefault="0044540D">
            <w:pPr>
              <w:pStyle w:val="GvdeMetni"/>
              <w:spacing w:before="0" w:line="360" w:lineRule="auto"/>
              <w:ind w:left="0" w:right="100" w:firstLine="0"/>
              <w:jc w:val="both"/>
              <w:rPr>
                <w:rFonts w:ascii="Times New Roman" w:hAnsi="Times New Roman"/>
                <w:color w:val="943634"/>
              </w:rPr>
              <w:pPrChange w:id="3095" w:author="EMRAH COLAK" w:date="2015-07-30T15:09:00Z">
                <w:pPr>
                  <w:pStyle w:val="GvdeMetni"/>
                  <w:spacing w:before="125" w:line="360" w:lineRule="auto"/>
                  <w:ind w:left="0" w:right="100" w:firstLine="0"/>
                  <w:jc w:val="both"/>
                </w:pPr>
              </w:pPrChange>
            </w:pPr>
            <w:r>
              <w:rPr>
                <w:rFonts w:ascii="Times New Roman" w:hAnsi="Times New Roman"/>
              </w:rPr>
              <w:t>20</w:t>
            </w:r>
            <w:r w:rsidR="0052743A" w:rsidRPr="0044540D">
              <w:rPr>
                <w:rFonts w:ascii="Times New Roman" w:hAnsi="Times New Roman"/>
              </w:rPr>
              <w:t>-</w:t>
            </w:r>
            <w:r>
              <w:rPr>
                <w:rFonts w:ascii="Times New Roman" w:hAnsi="Times New Roman"/>
              </w:rPr>
              <w:t>25</w:t>
            </w:r>
            <w:r w:rsidR="0052743A" w:rsidRPr="0044540D">
              <w:rPr>
                <w:rFonts w:ascii="Times New Roman" w:hAnsi="Times New Roman"/>
              </w:rPr>
              <w:t xml:space="preserve"> w/h</w:t>
            </w:r>
          </w:p>
        </w:tc>
      </w:tr>
      <w:tr w:rsidR="0052743A" w:rsidRPr="0044540D" w14:paraId="7DA7B429" w14:textId="77777777" w:rsidTr="000354F5">
        <w:tc>
          <w:tcPr>
            <w:tcW w:w="1843" w:type="dxa"/>
            <w:tcBorders>
              <w:right w:val="single" w:sz="4" w:space="0" w:color="7F7F7F"/>
            </w:tcBorders>
            <w:shd w:val="clear" w:color="auto" w:fill="FFFFFF"/>
            <w:tcPrChange w:id="3096" w:author="EMRAH COLAK" w:date="2015-07-29T14:37:00Z">
              <w:tcPr>
                <w:tcW w:w="1843" w:type="dxa"/>
                <w:tcBorders>
                  <w:right w:val="single" w:sz="4" w:space="0" w:color="7F7F7F"/>
                </w:tcBorders>
                <w:shd w:val="clear" w:color="auto" w:fill="FFFFFF"/>
              </w:tcPr>
            </w:tcPrChange>
          </w:tcPr>
          <w:p w14:paraId="3B36D9DC" w14:textId="77777777" w:rsidR="0052743A" w:rsidRPr="0044540D" w:rsidRDefault="0052743A">
            <w:pPr>
              <w:pStyle w:val="GvdeMetni"/>
              <w:spacing w:before="0" w:line="360" w:lineRule="auto"/>
              <w:ind w:left="0" w:right="100" w:firstLine="0"/>
              <w:jc w:val="both"/>
              <w:rPr>
                <w:rFonts w:ascii="Times New Roman" w:hAnsi="Times New Roman"/>
                <w:i/>
                <w:iCs/>
              </w:rPr>
              <w:pPrChange w:id="3097" w:author="EMRAH COLAK" w:date="2015-07-30T15:09:00Z">
                <w:pPr>
                  <w:pStyle w:val="GvdeMetni"/>
                  <w:spacing w:before="125" w:line="360" w:lineRule="auto"/>
                  <w:ind w:left="0" w:right="100" w:firstLine="0"/>
                  <w:jc w:val="both"/>
                </w:pPr>
              </w:pPrChange>
            </w:pPr>
            <w:r w:rsidRPr="0044540D">
              <w:rPr>
                <w:rFonts w:ascii="Times New Roman" w:hAnsi="Times New Roman"/>
                <w:i/>
                <w:iCs/>
              </w:rPr>
              <w:t>Ünite Başına Ortalama Maliyet</w:t>
            </w:r>
          </w:p>
        </w:tc>
        <w:tc>
          <w:tcPr>
            <w:tcW w:w="3402" w:type="dxa"/>
            <w:shd w:val="clear" w:color="auto" w:fill="F2F2F2"/>
            <w:tcPrChange w:id="3098" w:author="EMRAH COLAK" w:date="2015-07-29T14:37:00Z">
              <w:tcPr>
                <w:tcW w:w="3402" w:type="dxa"/>
                <w:shd w:val="clear" w:color="auto" w:fill="F2F2F2"/>
              </w:tcPr>
            </w:tcPrChange>
          </w:tcPr>
          <w:p w14:paraId="4250A078"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099" w:author="EMRAH COLAK" w:date="2015-07-30T15:09:00Z">
                <w:pPr>
                  <w:pStyle w:val="GvdeMetni"/>
                  <w:spacing w:before="125" w:line="360" w:lineRule="auto"/>
                  <w:ind w:left="0" w:right="100" w:firstLine="0"/>
                  <w:jc w:val="both"/>
                </w:pPr>
              </w:pPrChange>
            </w:pPr>
            <w:r w:rsidRPr="0044540D">
              <w:rPr>
                <w:rFonts w:ascii="Times New Roman" w:hAnsi="Times New Roman"/>
              </w:rPr>
              <w:t>750$</w:t>
            </w:r>
          </w:p>
        </w:tc>
        <w:tc>
          <w:tcPr>
            <w:tcW w:w="3969" w:type="dxa"/>
            <w:shd w:val="clear" w:color="auto" w:fill="F2F2F2"/>
            <w:tcPrChange w:id="3100" w:author="EMRAH COLAK" w:date="2015-07-29T14:37:00Z">
              <w:tcPr>
                <w:tcW w:w="3969" w:type="dxa"/>
                <w:shd w:val="clear" w:color="auto" w:fill="F2F2F2"/>
              </w:tcPr>
            </w:tcPrChange>
          </w:tcPr>
          <w:p w14:paraId="2A28E360"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01" w:author="EMRAH COLAK" w:date="2015-07-30T15:09:00Z">
                <w:pPr>
                  <w:pStyle w:val="GvdeMetni"/>
                  <w:spacing w:before="125" w:line="360" w:lineRule="auto"/>
                  <w:ind w:left="0" w:right="100" w:firstLine="0"/>
                  <w:jc w:val="both"/>
                </w:pPr>
              </w:pPrChange>
            </w:pPr>
            <w:r w:rsidRPr="0044540D">
              <w:rPr>
                <w:rFonts w:ascii="Times New Roman" w:hAnsi="Times New Roman"/>
              </w:rPr>
              <w:t>300$</w:t>
            </w:r>
          </w:p>
        </w:tc>
      </w:tr>
      <w:tr w:rsidR="0052743A" w:rsidRPr="0044540D" w14:paraId="51B1B450" w14:textId="77777777" w:rsidTr="000354F5">
        <w:tc>
          <w:tcPr>
            <w:tcW w:w="1843" w:type="dxa"/>
            <w:tcBorders>
              <w:right w:val="single" w:sz="4" w:space="0" w:color="7F7F7F"/>
            </w:tcBorders>
            <w:shd w:val="clear" w:color="auto" w:fill="FFFFFF"/>
            <w:tcPrChange w:id="3102" w:author="EMRAH COLAK" w:date="2015-07-29T14:37:00Z">
              <w:tcPr>
                <w:tcW w:w="1843" w:type="dxa"/>
                <w:tcBorders>
                  <w:right w:val="single" w:sz="4" w:space="0" w:color="7F7F7F"/>
                </w:tcBorders>
                <w:shd w:val="clear" w:color="auto" w:fill="FFFFFF"/>
              </w:tcPr>
            </w:tcPrChange>
          </w:tcPr>
          <w:p w14:paraId="25B78461" w14:textId="77777777" w:rsidR="0052743A" w:rsidRPr="0044540D" w:rsidRDefault="0052743A">
            <w:pPr>
              <w:pStyle w:val="GvdeMetni"/>
              <w:spacing w:before="0" w:line="360" w:lineRule="auto"/>
              <w:ind w:left="0" w:right="100" w:firstLine="0"/>
              <w:jc w:val="both"/>
              <w:rPr>
                <w:rFonts w:ascii="Times New Roman" w:hAnsi="Times New Roman"/>
                <w:i/>
                <w:iCs/>
              </w:rPr>
              <w:pPrChange w:id="3103" w:author="EMRAH COLAK" w:date="2015-07-30T15:09:00Z">
                <w:pPr>
                  <w:pStyle w:val="GvdeMetni"/>
                  <w:spacing w:before="125" w:line="360" w:lineRule="auto"/>
                  <w:ind w:left="0" w:right="100" w:firstLine="0"/>
                  <w:jc w:val="both"/>
                </w:pPr>
              </w:pPrChange>
            </w:pPr>
            <w:r w:rsidRPr="0044540D">
              <w:rPr>
                <w:rFonts w:ascii="Times New Roman" w:hAnsi="Times New Roman"/>
                <w:i/>
                <w:iCs/>
              </w:rPr>
              <w:t>Ünite Başına Toplam Ağırlık</w:t>
            </w:r>
          </w:p>
        </w:tc>
        <w:tc>
          <w:tcPr>
            <w:tcW w:w="3402" w:type="dxa"/>
            <w:shd w:val="clear" w:color="auto" w:fill="auto"/>
            <w:tcPrChange w:id="3104" w:author="EMRAH COLAK" w:date="2015-07-29T14:37:00Z">
              <w:tcPr>
                <w:tcW w:w="3402" w:type="dxa"/>
                <w:shd w:val="clear" w:color="auto" w:fill="auto"/>
              </w:tcPr>
            </w:tcPrChange>
          </w:tcPr>
          <w:p w14:paraId="0C5E3DE8"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05" w:author="EMRAH COLAK" w:date="2015-07-30T15:09:00Z">
                <w:pPr>
                  <w:pStyle w:val="GvdeMetni"/>
                  <w:spacing w:before="125" w:line="360" w:lineRule="auto"/>
                  <w:ind w:left="0" w:right="100" w:firstLine="0"/>
                  <w:jc w:val="both"/>
                </w:pPr>
              </w:pPrChange>
            </w:pPr>
            <w:r w:rsidRPr="0044540D">
              <w:rPr>
                <w:rFonts w:ascii="Times New Roman" w:hAnsi="Times New Roman"/>
              </w:rPr>
              <w:t>9-11,5 kg</w:t>
            </w:r>
          </w:p>
        </w:tc>
        <w:tc>
          <w:tcPr>
            <w:tcW w:w="3969" w:type="dxa"/>
            <w:shd w:val="clear" w:color="auto" w:fill="auto"/>
            <w:tcPrChange w:id="3106" w:author="EMRAH COLAK" w:date="2015-07-29T14:37:00Z">
              <w:tcPr>
                <w:tcW w:w="3969" w:type="dxa"/>
                <w:shd w:val="clear" w:color="auto" w:fill="auto"/>
              </w:tcPr>
            </w:tcPrChange>
          </w:tcPr>
          <w:p w14:paraId="16799765" w14:textId="77777777" w:rsidR="0052743A" w:rsidRPr="0044540D" w:rsidRDefault="0052743A">
            <w:pPr>
              <w:pStyle w:val="GvdeMetni"/>
              <w:spacing w:before="0" w:line="360" w:lineRule="auto"/>
              <w:ind w:left="0" w:right="100" w:firstLine="0"/>
              <w:jc w:val="both"/>
              <w:rPr>
                <w:rFonts w:ascii="Times New Roman" w:hAnsi="Times New Roman"/>
                <w:color w:val="943634"/>
              </w:rPr>
              <w:pPrChange w:id="3107" w:author="EMRAH COLAK" w:date="2015-07-30T15:09:00Z">
                <w:pPr>
                  <w:pStyle w:val="GvdeMetni"/>
                  <w:spacing w:before="125" w:line="360" w:lineRule="auto"/>
                  <w:ind w:left="0" w:right="100" w:firstLine="0"/>
                  <w:jc w:val="both"/>
                </w:pPr>
              </w:pPrChange>
            </w:pPr>
            <w:r w:rsidRPr="0044540D">
              <w:rPr>
                <w:rFonts w:ascii="Times New Roman" w:hAnsi="Times New Roman"/>
              </w:rPr>
              <w:t>4,5-6,8 kg</w:t>
            </w:r>
          </w:p>
        </w:tc>
      </w:tr>
      <w:tr w:rsidR="00E45DE2" w:rsidRPr="0044540D" w14:paraId="29F1954E" w14:textId="77777777" w:rsidTr="000354F5">
        <w:tc>
          <w:tcPr>
            <w:tcW w:w="1843" w:type="dxa"/>
            <w:tcBorders>
              <w:right w:val="single" w:sz="4" w:space="0" w:color="7F7F7F"/>
            </w:tcBorders>
            <w:shd w:val="clear" w:color="auto" w:fill="FFFFFF"/>
            <w:tcPrChange w:id="3108" w:author="EMRAH COLAK" w:date="2015-07-29T14:37:00Z">
              <w:tcPr>
                <w:tcW w:w="1843" w:type="dxa"/>
                <w:tcBorders>
                  <w:right w:val="single" w:sz="4" w:space="0" w:color="7F7F7F"/>
                </w:tcBorders>
                <w:shd w:val="clear" w:color="auto" w:fill="FFFFFF"/>
              </w:tcPr>
            </w:tcPrChange>
          </w:tcPr>
          <w:p w14:paraId="295F4ADD" w14:textId="77777777" w:rsidR="00E45DE2" w:rsidRPr="0044540D" w:rsidRDefault="00E45DE2">
            <w:pPr>
              <w:pStyle w:val="GvdeMetni"/>
              <w:spacing w:before="0" w:line="360" w:lineRule="auto"/>
              <w:ind w:left="0" w:right="100" w:firstLine="0"/>
              <w:jc w:val="both"/>
              <w:rPr>
                <w:rFonts w:ascii="Times New Roman" w:hAnsi="Times New Roman"/>
                <w:i/>
                <w:iCs/>
              </w:rPr>
              <w:pPrChange w:id="3109" w:author="EMRAH COLAK" w:date="2015-07-30T15:09:00Z">
                <w:pPr>
                  <w:pStyle w:val="GvdeMetni"/>
                  <w:spacing w:before="125" w:line="360" w:lineRule="auto"/>
                  <w:ind w:left="0" w:right="100" w:firstLine="0"/>
                  <w:jc w:val="both"/>
                </w:pPr>
              </w:pPrChange>
            </w:pPr>
          </w:p>
        </w:tc>
        <w:tc>
          <w:tcPr>
            <w:tcW w:w="3402" w:type="dxa"/>
            <w:shd w:val="clear" w:color="auto" w:fill="FFFFFF"/>
            <w:tcPrChange w:id="3110" w:author="EMRAH COLAK" w:date="2015-07-29T14:37:00Z">
              <w:tcPr>
                <w:tcW w:w="3402" w:type="dxa"/>
                <w:shd w:val="clear" w:color="auto" w:fill="FFFFFF"/>
              </w:tcPr>
            </w:tcPrChange>
          </w:tcPr>
          <w:p w14:paraId="47C7C60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11" w:author="EMRAH COLAK" w:date="2015-07-30T15:09:00Z">
                <w:pPr>
                  <w:pStyle w:val="GvdeMetni"/>
                  <w:spacing w:before="125" w:line="360" w:lineRule="auto"/>
                  <w:ind w:left="0" w:right="100" w:firstLine="0"/>
                  <w:jc w:val="both"/>
                </w:pPr>
              </w:pPrChange>
            </w:pPr>
            <w:r w:rsidRPr="0044540D">
              <w:rPr>
                <w:rFonts w:ascii="Times New Roman" w:hAnsi="Times New Roman"/>
                <w:b/>
                <w:i/>
                <w:iCs/>
              </w:rPr>
              <w:t>Masaüstü Bilgisayar</w:t>
            </w:r>
          </w:p>
        </w:tc>
        <w:tc>
          <w:tcPr>
            <w:tcW w:w="3969" w:type="dxa"/>
            <w:shd w:val="clear" w:color="auto" w:fill="FFFFFF"/>
            <w:tcPrChange w:id="3112" w:author="EMRAH COLAK" w:date="2015-07-29T14:37:00Z">
              <w:tcPr>
                <w:tcW w:w="3969" w:type="dxa"/>
                <w:shd w:val="clear" w:color="auto" w:fill="FFFFFF"/>
              </w:tcPr>
            </w:tcPrChange>
          </w:tcPr>
          <w:p w14:paraId="560571F5"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13" w:author="EMRAH COLAK" w:date="2015-07-30T15:09:00Z">
                <w:pPr>
                  <w:pStyle w:val="GvdeMetni"/>
                  <w:spacing w:before="125" w:line="360" w:lineRule="auto"/>
                  <w:ind w:left="0" w:right="100" w:firstLine="0"/>
                  <w:jc w:val="both"/>
                </w:pPr>
              </w:pPrChange>
            </w:pPr>
            <w:r w:rsidRPr="0044540D">
              <w:rPr>
                <w:rFonts w:ascii="Times New Roman" w:hAnsi="Times New Roman"/>
                <w:b/>
                <w:i/>
                <w:iCs/>
              </w:rPr>
              <w:t>İnce İstemci</w:t>
            </w:r>
          </w:p>
        </w:tc>
      </w:tr>
      <w:tr w:rsidR="00E45DE2" w:rsidRPr="0044540D" w14:paraId="08782BFB" w14:textId="77777777" w:rsidTr="000354F5">
        <w:tc>
          <w:tcPr>
            <w:tcW w:w="1843" w:type="dxa"/>
            <w:tcBorders>
              <w:right w:val="single" w:sz="4" w:space="0" w:color="7F7F7F"/>
            </w:tcBorders>
            <w:shd w:val="clear" w:color="auto" w:fill="FFFFFF"/>
            <w:tcPrChange w:id="3114" w:author="EMRAH COLAK" w:date="2015-07-29T14:37:00Z">
              <w:tcPr>
                <w:tcW w:w="1843" w:type="dxa"/>
                <w:tcBorders>
                  <w:right w:val="single" w:sz="4" w:space="0" w:color="7F7F7F"/>
                </w:tcBorders>
                <w:shd w:val="clear" w:color="auto" w:fill="FFFFFF"/>
              </w:tcPr>
            </w:tcPrChange>
          </w:tcPr>
          <w:p w14:paraId="33F987E3" w14:textId="77777777" w:rsidR="00E45DE2" w:rsidRPr="0044540D" w:rsidRDefault="00E45DE2">
            <w:pPr>
              <w:pStyle w:val="GvdeMetni"/>
              <w:spacing w:before="0" w:line="360" w:lineRule="auto"/>
              <w:ind w:left="0" w:right="100" w:firstLine="0"/>
              <w:jc w:val="both"/>
              <w:rPr>
                <w:rFonts w:ascii="Times New Roman" w:hAnsi="Times New Roman"/>
                <w:i/>
                <w:iCs/>
              </w:rPr>
              <w:pPrChange w:id="3115" w:author="EMRAH COLAK" w:date="2015-07-30T15:09:00Z">
                <w:pPr>
                  <w:pStyle w:val="GvdeMetni"/>
                  <w:spacing w:before="125" w:line="360" w:lineRule="auto"/>
                  <w:ind w:left="0" w:right="100" w:firstLine="0"/>
                  <w:jc w:val="both"/>
                </w:pPr>
              </w:pPrChange>
            </w:pPr>
            <w:r w:rsidRPr="0044540D">
              <w:rPr>
                <w:rFonts w:ascii="Times New Roman" w:hAnsi="Times New Roman"/>
                <w:i/>
                <w:iCs/>
              </w:rPr>
              <w:t>MTBF Ortalaması</w:t>
            </w:r>
          </w:p>
        </w:tc>
        <w:tc>
          <w:tcPr>
            <w:tcW w:w="3402" w:type="dxa"/>
            <w:shd w:val="clear" w:color="auto" w:fill="F2F2F2"/>
            <w:tcPrChange w:id="3116" w:author="EMRAH COLAK" w:date="2015-07-29T14:37:00Z">
              <w:tcPr>
                <w:tcW w:w="3402" w:type="dxa"/>
                <w:shd w:val="clear" w:color="auto" w:fill="F2F2F2"/>
              </w:tcPr>
            </w:tcPrChange>
          </w:tcPr>
          <w:p w14:paraId="06DECBF0" w14:textId="387C5BEE" w:rsidR="00E45DE2" w:rsidRPr="0044540D" w:rsidRDefault="00E45DE2">
            <w:pPr>
              <w:pStyle w:val="GvdeMetni"/>
              <w:spacing w:before="0" w:line="360" w:lineRule="auto"/>
              <w:ind w:left="0" w:right="100" w:firstLine="0"/>
              <w:jc w:val="both"/>
              <w:rPr>
                <w:rFonts w:ascii="Times New Roman" w:hAnsi="Times New Roman"/>
                <w:b/>
                <w:i/>
                <w:iCs/>
                <w:color w:val="943634"/>
              </w:rPr>
              <w:pPrChange w:id="3117" w:author="EMRAH COLAK" w:date="2015-07-30T15:09:00Z">
                <w:pPr>
                  <w:pStyle w:val="GvdeMetni"/>
                  <w:spacing w:before="125" w:line="360" w:lineRule="auto"/>
                  <w:ind w:left="0" w:right="100" w:firstLine="0"/>
                  <w:jc w:val="both"/>
                </w:pPr>
              </w:pPrChange>
            </w:pPr>
            <w:r w:rsidRPr="0044540D">
              <w:rPr>
                <w:rFonts w:ascii="Times New Roman" w:hAnsi="Times New Roman"/>
              </w:rPr>
              <w:t>25</w:t>
            </w:r>
            <w:del w:id="3118" w:author="EMRAH COLAK" w:date="2015-07-29T13:28:00Z">
              <w:r w:rsidRPr="0044540D" w:rsidDel="00684B6A">
                <w:rPr>
                  <w:rFonts w:ascii="Times New Roman" w:hAnsi="Times New Roman"/>
                </w:rPr>
                <w:delText>,</w:delText>
              </w:r>
            </w:del>
            <w:ins w:id="3119" w:author="EMRAH COLAK" w:date="2015-07-29T13:28:00Z">
              <w:r w:rsidR="00684B6A">
                <w:rPr>
                  <w:rFonts w:ascii="Times New Roman" w:hAnsi="Times New Roman"/>
                </w:rPr>
                <w:t>.</w:t>
              </w:r>
            </w:ins>
            <w:r w:rsidRPr="0044540D">
              <w:rPr>
                <w:rFonts w:ascii="Times New Roman" w:hAnsi="Times New Roman"/>
              </w:rPr>
              <w:t>000 saat</w:t>
            </w:r>
          </w:p>
        </w:tc>
        <w:tc>
          <w:tcPr>
            <w:tcW w:w="3969" w:type="dxa"/>
            <w:shd w:val="clear" w:color="auto" w:fill="F2F2F2"/>
            <w:tcPrChange w:id="3120" w:author="EMRAH COLAK" w:date="2015-07-29T14:37:00Z">
              <w:tcPr>
                <w:tcW w:w="3969" w:type="dxa"/>
                <w:shd w:val="clear" w:color="auto" w:fill="F2F2F2"/>
              </w:tcPr>
            </w:tcPrChange>
          </w:tcPr>
          <w:p w14:paraId="2C4259B4" w14:textId="3056FE9F" w:rsidR="00E45DE2" w:rsidRPr="0044540D" w:rsidRDefault="00E45DE2">
            <w:pPr>
              <w:pStyle w:val="GvdeMetni"/>
              <w:spacing w:before="0" w:line="360" w:lineRule="auto"/>
              <w:ind w:left="0" w:right="100" w:firstLine="0"/>
              <w:jc w:val="both"/>
              <w:rPr>
                <w:rFonts w:ascii="Times New Roman" w:hAnsi="Times New Roman"/>
                <w:b/>
                <w:i/>
                <w:iCs/>
                <w:color w:val="943634"/>
              </w:rPr>
              <w:pPrChange w:id="3121" w:author="EMRAH COLAK" w:date="2015-07-30T15:09:00Z">
                <w:pPr>
                  <w:pStyle w:val="GvdeMetni"/>
                  <w:spacing w:before="125" w:line="360" w:lineRule="auto"/>
                  <w:ind w:left="0" w:right="100" w:firstLine="0"/>
                  <w:jc w:val="both"/>
                </w:pPr>
              </w:pPrChange>
            </w:pPr>
            <w:r w:rsidRPr="0044540D">
              <w:rPr>
                <w:rFonts w:ascii="Times New Roman" w:hAnsi="Times New Roman"/>
              </w:rPr>
              <w:t>120</w:t>
            </w:r>
            <w:del w:id="3122" w:author="EMRAH COLAK" w:date="2015-07-29T13:28:00Z">
              <w:r w:rsidRPr="0044540D" w:rsidDel="00684B6A">
                <w:rPr>
                  <w:rFonts w:ascii="Times New Roman" w:hAnsi="Times New Roman"/>
                </w:rPr>
                <w:delText>,</w:delText>
              </w:r>
            </w:del>
            <w:ins w:id="3123" w:author="EMRAH COLAK" w:date="2015-07-29T13:28:00Z">
              <w:r w:rsidR="00684B6A">
                <w:rPr>
                  <w:rFonts w:ascii="Times New Roman" w:hAnsi="Times New Roman"/>
                </w:rPr>
                <w:t>.</w:t>
              </w:r>
            </w:ins>
            <w:r w:rsidRPr="0044540D">
              <w:rPr>
                <w:rFonts w:ascii="Times New Roman" w:hAnsi="Times New Roman"/>
              </w:rPr>
              <w:t>000 saat</w:t>
            </w:r>
          </w:p>
        </w:tc>
      </w:tr>
      <w:tr w:rsidR="00E45DE2" w:rsidRPr="0044540D" w14:paraId="5AE6F450" w14:textId="77777777" w:rsidTr="000354F5">
        <w:tc>
          <w:tcPr>
            <w:tcW w:w="1843" w:type="dxa"/>
            <w:tcBorders>
              <w:right w:val="single" w:sz="4" w:space="0" w:color="7F7F7F"/>
            </w:tcBorders>
            <w:shd w:val="clear" w:color="auto" w:fill="FFFFFF"/>
            <w:tcPrChange w:id="3124" w:author="EMRAH COLAK" w:date="2015-07-29T14:37:00Z">
              <w:tcPr>
                <w:tcW w:w="1843" w:type="dxa"/>
                <w:tcBorders>
                  <w:right w:val="single" w:sz="4" w:space="0" w:color="7F7F7F"/>
                </w:tcBorders>
                <w:shd w:val="clear" w:color="auto" w:fill="FFFFFF"/>
              </w:tcPr>
            </w:tcPrChange>
          </w:tcPr>
          <w:p w14:paraId="053BEAA5" w14:textId="77777777" w:rsidR="00E45DE2" w:rsidRPr="0044540D" w:rsidRDefault="00E45DE2">
            <w:pPr>
              <w:pStyle w:val="GvdeMetni"/>
              <w:spacing w:before="0" w:line="360" w:lineRule="auto"/>
              <w:ind w:left="0" w:right="100" w:firstLine="0"/>
              <w:jc w:val="both"/>
              <w:rPr>
                <w:rFonts w:ascii="Times New Roman" w:hAnsi="Times New Roman"/>
                <w:i/>
                <w:iCs/>
              </w:rPr>
              <w:pPrChange w:id="3125" w:author="EMRAH COLAK" w:date="2015-07-30T15:09:00Z">
                <w:pPr>
                  <w:pStyle w:val="GvdeMetni"/>
                  <w:spacing w:before="125" w:line="360" w:lineRule="auto"/>
                  <w:ind w:left="0" w:right="100" w:firstLine="0"/>
                  <w:jc w:val="both"/>
                </w:pPr>
              </w:pPrChange>
            </w:pPr>
            <w:r w:rsidRPr="0044540D">
              <w:rPr>
                <w:rFonts w:ascii="Times New Roman" w:hAnsi="Times New Roman"/>
                <w:i/>
                <w:iCs/>
              </w:rPr>
              <w:t>Ünite Başına Ortalama Ömür</w:t>
            </w:r>
          </w:p>
        </w:tc>
        <w:tc>
          <w:tcPr>
            <w:tcW w:w="3402" w:type="dxa"/>
            <w:shd w:val="clear" w:color="auto" w:fill="auto"/>
            <w:tcPrChange w:id="3126" w:author="EMRAH COLAK" w:date="2015-07-29T14:37:00Z">
              <w:tcPr>
                <w:tcW w:w="3402" w:type="dxa"/>
                <w:shd w:val="clear" w:color="auto" w:fill="auto"/>
              </w:tcPr>
            </w:tcPrChange>
          </w:tcPr>
          <w:p w14:paraId="66A560B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27" w:author="EMRAH COLAK" w:date="2015-07-30T15:09:00Z">
                <w:pPr>
                  <w:pStyle w:val="GvdeMetni"/>
                  <w:spacing w:before="125" w:line="360" w:lineRule="auto"/>
                  <w:ind w:left="0" w:right="100" w:firstLine="0"/>
                  <w:jc w:val="both"/>
                </w:pPr>
              </w:pPrChange>
            </w:pPr>
            <w:r w:rsidRPr="0044540D">
              <w:rPr>
                <w:rFonts w:ascii="Times New Roman" w:hAnsi="Times New Roman"/>
              </w:rPr>
              <w:t>3 yıl</w:t>
            </w:r>
          </w:p>
        </w:tc>
        <w:tc>
          <w:tcPr>
            <w:tcW w:w="3969" w:type="dxa"/>
            <w:shd w:val="clear" w:color="auto" w:fill="auto"/>
            <w:tcPrChange w:id="3128" w:author="EMRAH COLAK" w:date="2015-07-29T14:37:00Z">
              <w:tcPr>
                <w:tcW w:w="3969" w:type="dxa"/>
                <w:shd w:val="clear" w:color="auto" w:fill="auto"/>
              </w:tcPr>
            </w:tcPrChange>
          </w:tcPr>
          <w:p w14:paraId="717CC6E3"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29" w:author="EMRAH COLAK" w:date="2015-07-30T15:09:00Z">
                <w:pPr>
                  <w:pStyle w:val="GvdeMetni"/>
                  <w:spacing w:before="125" w:line="360" w:lineRule="auto"/>
                  <w:ind w:left="0" w:right="100" w:firstLine="0"/>
                  <w:jc w:val="both"/>
                </w:pPr>
              </w:pPrChange>
            </w:pPr>
            <w:r w:rsidRPr="0044540D">
              <w:rPr>
                <w:rFonts w:ascii="Times New Roman" w:hAnsi="Times New Roman"/>
              </w:rPr>
              <w:t>6 yıl</w:t>
            </w:r>
          </w:p>
        </w:tc>
      </w:tr>
      <w:tr w:rsidR="00E45DE2" w:rsidRPr="0044540D" w14:paraId="0A820BA1" w14:textId="77777777" w:rsidTr="000354F5">
        <w:tc>
          <w:tcPr>
            <w:tcW w:w="1843" w:type="dxa"/>
            <w:tcBorders>
              <w:right w:val="single" w:sz="4" w:space="0" w:color="7F7F7F"/>
            </w:tcBorders>
            <w:shd w:val="clear" w:color="auto" w:fill="FFFFFF"/>
            <w:tcPrChange w:id="3130" w:author="EMRAH COLAK" w:date="2015-07-29T14:37:00Z">
              <w:tcPr>
                <w:tcW w:w="1843" w:type="dxa"/>
                <w:tcBorders>
                  <w:right w:val="single" w:sz="4" w:space="0" w:color="7F7F7F"/>
                </w:tcBorders>
                <w:shd w:val="clear" w:color="auto" w:fill="FFFFFF"/>
              </w:tcPr>
            </w:tcPrChange>
          </w:tcPr>
          <w:p w14:paraId="69379905" w14:textId="77777777" w:rsidR="00E45DE2" w:rsidRPr="0044540D" w:rsidRDefault="00E45DE2">
            <w:pPr>
              <w:pStyle w:val="GvdeMetni"/>
              <w:spacing w:before="0" w:line="360" w:lineRule="auto"/>
              <w:ind w:left="0" w:right="100" w:firstLine="0"/>
              <w:jc w:val="both"/>
              <w:rPr>
                <w:rFonts w:ascii="Times New Roman" w:hAnsi="Times New Roman"/>
                <w:i/>
                <w:iCs/>
              </w:rPr>
              <w:pPrChange w:id="3131" w:author="EMRAH COLAK" w:date="2015-07-30T15:09:00Z">
                <w:pPr>
                  <w:pStyle w:val="GvdeMetni"/>
                  <w:spacing w:before="125" w:line="360" w:lineRule="auto"/>
                  <w:ind w:left="0" w:right="100" w:firstLine="0"/>
                  <w:jc w:val="both"/>
                </w:pPr>
              </w:pPrChange>
            </w:pPr>
            <w:r w:rsidRPr="0044540D">
              <w:rPr>
                <w:rFonts w:ascii="Times New Roman" w:hAnsi="Times New Roman"/>
                <w:i/>
                <w:iCs/>
              </w:rPr>
              <w:t>Fiziksel Büyüklük</w:t>
            </w:r>
          </w:p>
        </w:tc>
        <w:tc>
          <w:tcPr>
            <w:tcW w:w="3402" w:type="dxa"/>
            <w:shd w:val="clear" w:color="auto" w:fill="F2F2F2"/>
            <w:tcPrChange w:id="3132" w:author="EMRAH COLAK" w:date="2015-07-29T14:37:00Z">
              <w:tcPr>
                <w:tcW w:w="3402" w:type="dxa"/>
                <w:shd w:val="clear" w:color="auto" w:fill="F2F2F2"/>
              </w:tcPr>
            </w:tcPrChange>
          </w:tcPr>
          <w:p w14:paraId="14F64D9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33" w:author="EMRAH COLAK" w:date="2015-07-30T15:09:00Z">
                <w:pPr>
                  <w:pStyle w:val="GvdeMetni"/>
                  <w:spacing w:before="125" w:line="360" w:lineRule="auto"/>
                  <w:ind w:left="0" w:right="100" w:firstLine="0"/>
                  <w:jc w:val="both"/>
                </w:pPr>
              </w:pPrChange>
            </w:pPr>
            <w:r w:rsidRPr="0044540D">
              <w:rPr>
                <w:rFonts w:ascii="Times New Roman" w:hAnsi="Times New Roman"/>
              </w:rPr>
              <w:t>15V</w:t>
            </w:r>
          </w:p>
        </w:tc>
        <w:tc>
          <w:tcPr>
            <w:tcW w:w="3969" w:type="dxa"/>
            <w:shd w:val="clear" w:color="auto" w:fill="F2F2F2"/>
            <w:tcPrChange w:id="3134" w:author="EMRAH COLAK" w:date="2015-07-29T14:37:00Z">
              <w:tcPr>
                <w:tcW w:w="3969" w:type="dxa"/>
                <w:shd w:val="clear" w:color="auto" w:fill="F2F2F2"/>
              </w:tcPr>
            </w:tcPrChange>
          </w:tcPr>
          <w:p w14:paraId="480BDF4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35" w:author="EMRAH COLAK" w:date="2015-07-30T15:09:00Z">
                <w:pPr>
                  <w:pStyle w:val="GvdeMetni"/>
                  <w:spacing w:before="125" w:line="360" w:lineRule="auto"/>
                  <w:ind w:left="0" w:right="100" w:firstLine="0"/>
                  <w:jc w:val="both"/>
                </w:pPr>
              </w:pPrChange>
            </w:pPr>
            <w:r w:rsidRPr="0044540D">
              <w:rPr>
                <w:rFonts w:ascii="Times New Roman" w:hAnsi="Times New Roman"/>
              </w:rPr>
              <w:t>V</w:t>
            </w:r>
          </w:p>
        </w:tc>
      </w:tr>
      <w:tr w:rsidR="00E45DE2" w:rsidRPr="0044540D" w14:paraId="6B881671" w14:textId="77777777" w:rsidTr="000354F5">
        <w:tc>
          <w:tcPr>
            <w:tcW w:w="1843" w:type="dxa"/>
            <w:tcBorders>
              <w:right w:val="single" w:sz="4" w:space="0" w:color="7F7F7F"/>
            </w:tcBorders>
            <w:shd w:val="clear" w:color="auto" w:fill="FFFFFF"/>
            <w:tcPrChange w:id="3136" w:author="EMRAH COLAK" w:date="2015-07-29T14:37:00Z">
              <w:tcPr>
                <w:tcW w:w="1843" w:type="dxa"/>
                <w:tcBorders>
                  <w:right w:val="single" w:sz="4" w:space="0" w:color="7F7F7F"/>
                </w:tcBorders>
                <w:shd w:val="clear" w:color="auto" w:fill="FFFFFF"/>
              </w:tcPr>
            </w:tcPrChange>
          </w:tcPr>
          <w:p w14:paraId="3A04C8A0" w14:textId="77777777" w:rsidR="00E45DE2" w:rsidRPr="0044540D" w:rsidRDefault="00E45DE2">
            <w:pPr>
              <w:pStyle w:val="GvdeMetni"/>
              <w:spacing w:before="0" w:line="360" w:lineRule="auto"/>
              <w:ind w:left="0" w:right="100" w:firstLine="0"/>
              <w:jc w:val="both"/>
              <w:rPr>
                <w:rFonts w:ascii="Times New Roman" w:hAnsi="Times New Roman"/>
                <w:i/>
                <w:iCs/>
              </w:rPr>
              <w:pPrChange w:id="3137" w:author="EMRAH COLAK" w:date="2015-07-30T15:09:00Z">
                <w:pPr>
                  <w:pStyle w:val="GvdeMetni"/>
                  <w:spacing w:before="125" w:line="360" w:lineRule="auto"/>
                  <w:ind w:left="0" w:right="100" w:firstLine="0"/>
                  <w:jc w:val="both"/>
                </w:pPr>
              </w:pPrChange>
            </w:pPr>
            <w:r w:rsidRPr="0044540D">
              <w:rPr>
                <w:rFonts w:ascii="Times New Roman" w:hAnsi="Times New Roman"/>
                <w:i/>
                <w:iCs/>
              </w:rPr>
              <w:t>Kurulum Süresi</w:t>
            </w:r>
          </w:p>
        </w:tc>
        <w:tc>
          <w:tcPr>
            <w:tcW w:w="3402" w:type="dxa"/>
            <w:shd w:val="clear" w:color="auto" w:fill="FFFFFF"/>
            <w:tcPrChange w:id="3138" w:author="EMRAH COLAK" w:date="2015-07-29T14:37:00Z">
              <w:tcPr>
                <w:tcW w:w="3402" w:type="dxa"/>
                <w:shd w:val="clear" w:color="auto" w:fill="FFFFFF"/>
              </w:tcPr>
            </w:tcPrChange>
          </w:tcPr>
          <w:p w14:paraId="6491713F"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39" w:author="EMRAH COLAK" w:date="2015-07-30T15:09:00Z">
                <w:pPr>
                  <w:pStyle w:val="GvdeMetni"/>
                  <w:spacing w:before="125" w:line="360" w:lineRule="auto"/>
                  <w:ind w:left="0" w:right="100" w:firstLine="0"/>
                  <w:jc w:val="both"/>
                </w:pPr>
              </w:pPrChange>
            </w:pPr>
            <w:r w:rsidRPr="0044540D">
              <w:rPr>
                <w:rFonts w:ascii="Times New Roman" w:hAnsi="Times New Roman"/>
              </w:rPr>
              <w:t>1-1.5 saat</w:t>
            </w:r>
          </w:p>
        </w:tc>
        <w:tc>
          <w:tcPr>
            <w:tcW w:w="3969" w:type="dxa"/>
            <w:shd w:val="clear" w:color="auto" w:fill="FFFFFF"/>
            <w:tcPrChange w:id="3140" w:author="EMRAH COLAK" w:date="2015-07-29T14:37:00Z">
              <w:tcPr>
                <w:tcW w:w="3969" w:type="dxa"/>
                <w:shd w:val="clear" w:color="auto" w:fill="FFFFFF"/>
              </w:tcPr>
            </w:tcPrChange>
          </w:tcPr>
          <w:p w14:paraId="3AB276E6"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41" w:author="EMRAH COLAK" w:date="2015-07-30T15:09:00Z">
                <w:pPr>
                  <w:pStyle w:val="GvdeMetni"/>
                  <w:spacing w:before="125" w:line="360" w:lineRule="auto"/>
                  <w:ind w:left="0" w:right="100" w:firstLine="0"/>
                  <w:jc w:val="both"/>
                </w:pPr>
              </w:pPrChange>
            </w:pPr>
            <w:r w:rsidRPr="0044540D">
              <w:rPr>
                <w:rFonts w:ascii="Times New Roman" w:hAnsi="Times New Roman"/>
              </w:rPr>
              <w:t xml:space="preserve">5-8 Dakika </w:t>
            </w:r>
          </w:p>
        </w:tc>
      </w:tr>
      <w:tr w:rsidR="00E45DE2" w:rsidRPr="0044540D" w14:paraId="1BC2E72C" w14:textId="77777777" w:rsidTr="000354F5">
        <w:tc>
          <w:tcPr>
            <w:tcW w:w="1843" w:type="dxa"/>
            <w:tcBorders>
              <w:right w:val="single" w:sz="4" w:space="0" w:color="7F7F7F"/>
            </w:tcBorders>
            <w:shd w:val="clear" w:color="auto" w:fill="FFFFFF"/>
            <w:tcPrChange w:id="3142" w:author="EMRAH COLAK" w:date="2015-07-29T14:37:00Z">
              <w:tcPr>
                <w:tcW w:w="1843" w:type="dxa"/>
                <w:tcBorders>
                  <w:right w:val="single" w:sz="4" w:space="0" w:color="7F7F7F"/>
                </w:tcBorders>
                <w:shd w:val="clear" w:color="auto" w:fill="FFFFFF"/>
              </w:tcPr>
            </w:tcPrChange>
          </w:tcPr>
          <w:p w14:paraId="5ED1D26D" w14:textId="77777777" w:rsidR="00E45DE2" w:rsidRPr="0044540D" w:rsidRDefault="00E45DE2">
            <w:pPr>
              <w:pStyle w:val="GvdeMetni"/>
              <w:spacing w:before="0" w:line="360" w:lineRule="auto"/>
              <w:ind w:left="0" w:right="100" w:firstLine="0"/>
              <w:jc w:val="both"/>
              <w:rPr>
                <w:rFonts w:ascii="Times New Roman" w:hAnsi="Times New Roman"/>
                <w:i/>
                <w:iCs/>
              </w:rPr>
              <w:pPrChange w:id="3143" w:author="EMRAH COLAK" w:date="2015-07-30T15:09:00Z">
                <w:pPr>
                  <w:pStyle w:val="GvdeMetni"/>
                  <w:spacing w:before="125" w:line="360" w:lineRule="auto"/>
                  <w:ind w:left="0" w:right="100" w:firstLine="0"/>
                  <w:jc w:val="both"/>
                </w:pPr>
              </w:pPrChange>
            </w:pPr>
            <w:r w:rsidRPr="0044540D">
              <w:rPr>
                <w:rFonts w:ascii="Times New Roman" w:hAnsi="Times New Roman"/>
                <w:i/>
                <w:iCs/>
              </w:rPr>
              <w:t>Virüs Programı</w:t>
            </w:r>
          </w:p>
        </w:tc>
        <w:tc>
          <w:tcPr>
            <w:tcW w:w="3402" w:type="dxa"/>
            <w:shd w:val="clear" w:color="auto" w:fill="F2F2F2"/>
            <w:tcPrChange w:id="3144" w:author="EMRAH COLAK" w:date="2015-07-29T14:37:00Z">
              <w:tcPr>
                <w:tcW w:w="3402" w:type="dxa"/>
                <w:shd w:val="clear" w:color="auto" w:fill="F2F2F2"/>
              </w:tcPr>
            </w:tcPrChange>
          </w:tcPr>
          <w:p w14:paraId="328296A9"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45" w:author="EMRAH COLAK" w:date="2015-07-30T15:09:00Z">
                <w:pPr>
                  <w:pStyle w:val="GvdeMetni"/>
                  <w:spacing w:before="125" w:line="360" w:lineRule="auto"/>
                  <w:ind w:left="0" w:right="100" w:firstLine="0"/>
                  <w:jc w:val="both"/>
                </w:pPr>
              </w:pPrChange>
            </w:pPr>
            <w:r>
              <w:rPr>
                <w:rFonts w:ascii="Times New Roman" w:hAnsi="Times New Roman"/>
              </w:rPr>
              <w:t>Üzerine K</w:t>
            </w:r>
            <w:r w:rsidRPr="0044540D">
              <w:rPr>
                <w:rFonts w:ascii="Times New Roman" w:hAnsi="Times New Roman"/>
              </w:rPr>
              <w:t>urulmalı</w:t>
            </w:r>
          </w:p>
        </w:tc>
        <w:tc>
          <w:tcPr>
            <w:tcW w:w="3969" w:type="dxa"/>
            <w:shd w:val="clear" w:color="auto" w:fill="F2F2F2"/>
            <w:tcPrChange w:id="3146" w:author="EMRAH COLAK" w:date="2015-07-29T14:37:00Z">
              <w:tcPr>
                <w:tcW w:w="3969" w:type="dxa"/>
                <w:shd w:val="clear" w:color="auto" w:fill="F2F2F2"/>
              </w:tcPr>
            </w:tcPrChange>
          </w:tcPr>
          <w:p w14:paraId="56DA9CEC"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47" w:author="EMRAH COLAK" w:date="2015-07-30T15:09:00Z">
                <w:pPr>
                  <w:pStyle w:val="GvdeMetni"/>
                  <w:spacing w:before="125" w:line="360" w:lineRule="auto"/>
                  <w:ind w:left="0" w:right="100" w:firstLine="0"/>
                  <w:jc w:val="both"/>
                </w:pPr>
              </w:pPrChange>
            </w:pPr>
            <w:r w:rsidRPr="0044540D">
              <w:rPr>
                <w:rFonts w:ascii="Times New Roman" w:hAnsi="Times New Roman"/>
              </w:rPr>
              <w:t xml:space="preserve">Gerekli Değil (Merkezde </w:t>
            </w:r>
            <w:r>
              <w:rPr>
                <w:rFonts w:ascii="Times New Roman" w:hAnsi="Times New Roman"/>
              </w:rPr>
              <w:t>K</w:t>
            </w:r>
            <w:r w:rsidRPr="0044540D">
              <w:rPr>
                <w:rFonts w:ascii="Times New Roman" w:hAnsi="Times New Roman"/>
              </w:rPr>
              <w:t>urulu)</w:t>
            </w:r>
          </w:p>
        </w:tc>
      </w:tr>
      <w:tr w:rsidR="00E45DE2" w:rsidRPr="0044540D" w14:paraId="7608A06B" w14:textId="77777777" w:rsidTr="000354F5">
        <w:tc>
          <w:tcPr>
            <w:tcW w:w="1843" w:type="dxa"/>
            <w:tcBorders>
              <w:right w:val="single" w:sz="4" w:space="0" w:color="7F7F7F"/>
            </w:tcBorders>
            <w:shd w:val="clear" w:color="auto" w:fill="FFFFFF"/>
            <w:tcPrChange w:id="3148" w:author="EMRAH COLAK" w:date="2015-07-29T14:37:00Z">
              <w:tcPr>
                <w:tcW w:w="1843" w:type="dxa"/>
                <w:tcBorders>
                  <w:right w:val="single" w:sz="4" w:space="0" w:color="7F7F7F"/>
                </w:tcBorders>
                <w:shd w:val="clear" w:color="auto" w:fill="FFFFFF"/>
              </w:tcPr>
            </w:tcPrChange>
          </w:tcPr>
          <w:p w14:paraId="1F2B49DE" w14:textId="77777777" w:rsidR="00E45DE2" w:rsidRPr="0044540D" w:rsidRDefault="00E45DE2">
            <w:pPr>
              <w:pStyle w:val="GvdeMetni"/>
              <w:spacing w:before="0" w:line="360" w:lineRule="auto"/>
              <w:ind w:left="0" w:right="100" w:firstLine="0"/>
              <w:jc w:val="both"/>
              <w:rPr>
                <w:rFonts w:ascii="Times New Roman" w:hAnsi="Times New Roman"/>
                <w:i/>
                <w:iCs/>
              </w:rPr>
              <w:pPrChange w:id="3149" w:author="EMRAH COLAK" w:date="2015-07-30T15:09:00Z">
                <w:pPr>
                  <w:pStyle w:val="GvdeMetni"/>
                  <w:spacing w:before="125" w:line="360" w:lineRule="auto"/>
                  <w:ind w:left="0" w:right="100" w:firstLine="0"/>
                  <w:jc w:val="both"/>
                </w:pPr>
              </w:pPrChange>
            </w:pPr>
            <w:r w:rsidRPr="0044540D">
              <w:rPr>
                <w:rFonts w:ascii="Times New Roman" w:hAnsi="Times New Roman"/>
                <w:i/>
                <w:iCs/>
              </w:rPr>
              <w:t>Yazılım Güncelleme</w:t>
            </w:r>
          </w:p>
        </w:tc>
        <w:tc>
          <w:tcPr>
            <w:tcW w:w="3402" w:type="dxa"/>
            <w:shd w:val="clear" w:color="auto" w:fill="FFFFFF"/>
            <w:tcPrChange w:id="3150" w:author="EMRAH COLAK" w:date="2015-07-29T14:37:00Z">
              <w:tcPr>
                <w:tcW w:w="3402" w:type="dxa"/>
                <w:shd w:val="clear" w:color="auto" w:fill="FFFFFF"/>
              </w:tcPr>
            </w:tcPrChange>
          </w:tcPr>
          <w:p w14:paraId="5ABD9D0B"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51" w:author="EMRAH COLAK" w:date="2015-07-30T15:09:00Z">
                <w:pPr>
                  <w:pStyle w:val="GvdeMetni"/>
                  <w:spacing w:before="125" w:line="360" w:lineRule="auto"/>
                  <w:ind w:left="0" w:right="100" w:firstLine="0"/>
                  <w:jc w:val="both"/>
                </w:pPr>
              </w:pPrChange>
            </w:pPr>
            <w:r>
              <w:rPr>
                <w:rFonts w:ascii="Times New Roman" w:hAnsi="Times New Roman"/>
              </w:rPr>
              <w:t>İ</w:t>
            </w:r>
            <w:r w:rsidRPr="0044540D">
              <w:rPr>
                <w:rFonts w:ascii="Times New Roman" w:hAnsi="Times New Roman"/>
              </w:rPr>
              <w:t xml:space="preserve">şletim </w:t>
            </w:r>
            <w:r>
              <w:rPr>
                <w:rFonts w:ascii="Times New Roman" w:hAnsi="Times New Roman"/>
              </w:rPr>
              <w:t>Sistemi ve Uygulama Programları için her zaman gerekli</w:t>
            </w:r>
          </w:p>
        </w:tc>
        <w:tc>
          <w:tcPr>
            <w:tcW w:w="3969" w:type="dxa"/>
            <w:shd w:val="clear" w:color="auto" w:fill="FFFFFF"/>
            <w:tcPrChange w:id="3152" w:author="EMRAH COLAK" w:date="2015-07-29T14:37:00Z">
              <w:tcPr>
                <w:tcW w:w="3969" w:type="dxa"/>
                <w:shd w:val="clear" w:color="auto" w:fill="FFFFFF"/>
              </w:tcPr>
            </w:tcPrChange>
          </w:tcPr>
          <w:p w14:paraId="373E8F34"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53" w:author="EMRAH COLAK" w:date="2015-07-30T15:09:00Z">
                <w:pPr>
                  <w:pStyle w:val="GvdeMetni"/>
                  <w:spacing w:before="125" w:line="360" w:lineRule="auto"/>
                  <w:ind w:left="0" w:right="100" w:firstLine="0"/>
                  <w:jc w:val="both"/>
                </w:pPr>
              </w:pPrChange>
            </w:pPr>
            <w:r w:rsidRPr="0044540D">
              <w:rPr>
                <w:rFonts w:ascii="Times New Roman" w:hAnsi="Times New Roman"/>
              </w:rPr>
              <w:t xml:space="preserve">Gerekli Değil (Üzerinde </w:t>
            </w:r>
            <w:r>
              <w:rPr>
                <w:rFonts w:ascii="Times New Roman" w:hAnsi="Times New Roman"/>
              </w:rPr>
              <w:t>Program Y</w:t>
            </w:r>
            <w:r w:rsidRPr="0044540D">
              <w:rPr>
                <w:rFonts w:ascii="Times New Roman" w:hAnsi="Times New Roman"/>
              </w:rPr>
              <w:t>ok)</w:t>
            </w:r>
          </w:p>
        </w:tc>
      </w:tr>
      <w:tr w:rsidR="00E45DE2" w:rsidRPr="0044540D" w14:paraId="2CB2D5F4" w14:textId="77777777" w:rsidTr="000354F5">
        <w:tc>
          <w:tcPr>
            <w:tcW w:w="1843" w:type="dxa"/>
            <w:tcBorders>
              <w:right w:val="single" w:sz="4" w:space="0" w:color="7F7F7F"/>
            </w:tcBorders>
            <w:shd w:val="clear" w:color="auto" w:fill="FFFFFF"/>
            <w:tcPrChange w:id="3154" w:author="EMRAH COLAK" w:date="2015-07-29T14:37:00Z">
              <w:tcPr>
                <w:tcW w:w="1843" w:type="dxa"/>
                <w:tcBorders>
                  <w:right w:val="single" w:sz="4" w:space="0" w:color="7F7F7F"/>
                </w:tcBorders>
                <w:shd w:val="clear" w:color="auto" w:fill="FFFFFF"/>
              </w:tcPr>
            </w:tcPrChange>
          </w:tcPr>
          <w:p w14:paraId="43FF239B" w14:textId="77777777" w:rsidR="00E45DE2" w:rsidRPr="0044540D" w:rsidRDefault="00E45DE2">
            <w:pPr>
              <w:pStyle w:val="GvdeMetni"/>
              <w:spacing w:before="0" w:line="360" w:lineRule="auto"/>
              <w:ind w:left="0" w:right="100" w:firstLine="0"/>
              <w:jc w:val="both"/>
              <w:rPr>
                <w:rFonts w:ascii="Times New Roman" w:hAnsi="Times New Roman"/>
                <w:i/>
                <w:iCs/>
              </w:rPr>
              <w:pPrChange w:id="3155" w:author="EMRAH COLAK" w:date="2015-07-30T15:09:00Z">
                <w:pPr>
                  <w:pStyle w:val="GvdeMetni"/>
                  <w:spacing w:before="125" w:line="360" w:lineRule="auto"/>
                  <w:ind w:left="0" w:right="100" w:firstLine="0"/>
                  <w:jc w:val="both"/>
                </w:pPr>
              </w:pPrChange>
            </w:pPr>
            <w:r>
              <w:rPr>
                <w:rFonts w:ascii="Times New Roman" w:hAnsi="Times New Roman"/>
                <w:i/>
                <w:iCs/>
              </w:rPr>
              <w:t>Donanım</w:t>
            </w:r>
            <w:r w:rsidRPr="0044540D">
              <w:rPr>
                <w:rFonts w:ascii="Times New Roman" w:hAnsi="Times New Roman"/>
                <w:i/>
                <w:iCs/>
              </w:rPr>
              <w:t xml:space="preserve"> Güncelleme</w:t>
            </w:r>
          </w:p>
        </w:tc>
        <w:tc>
          <w:tcPr>
            <w:tcW w:w="3402" w:type="dxa"/>
            <w:shd w:val="clear" w:color="auto" w:fill="F2F2F2"/>
            <w:tcPrChange w:id="3156" w:author="EMRAH COLAK" w:date="2015-07-29T14:37:00Z">
              <w:tcPr>
                <w:tcW w:w="3402" w:type="dxa"/>
                <w:shd w:val="clear" w:color="auto" w:fill="F2F2F2"/>
              </w:tcPr>
            </w:tcPrChange>
          </w:tcPr>
          <w:p w14:paraId="2E05B92B" w14:textId="1472E0A6" w:rsidR="00E45DE2" w:rsidRPr="0044540D" w:rsidRDefault="00E45DE2">
            <w:pPr>
              <w:pStyle w:val="GvdeMetni"/>
              <w:spacing w:before="0" w:line="360" w:lineRule="auto"/>
              <w:ind w:left="0" w:right="100" w:firstLine="0"/>
              <w:jc w:val="both"/>
              <w:rPr>
                <w:rFonts w:ascii="Times New Roman" w:hAnsi="Times New Roman"/>
                <w:color w:val="943634"/>
              </w:rPr>
              <w:pPrChange w:id="3157" w:author="EMRAH COLAK" w:date="2015-07-30T15:09:00Z">
                <w:pPr>
                  <w:pStyle w:val="GvdeMetni"/>
                  <w:spacing w:before="125" w:line="360" w:lineRule="auto"/>
                  <w:ind w:left="0" w:right="100" w:firstLine="0"/>
                  <w:jc w:val="both"/>
                </w:pPr>
              </w:pPrChange>
            </w:pPr>
            <w:r>
              <w:rPr>
                <w:rFonts w:ascii="Times New Roman" w:hAnsi="Times New Roman"/>
              </w:rPr>
              <w:t>İ</w:t>
            </w:r>
            <w:r w:rsidRPr="0044540D">
              <w:rPr>
                <w:rFonts w:ascii="Times New Roman" w:hAnsi="Times New Roman"/>
              </w:rPr>
              <w:t>şlem</w:t>
            </w:r>
            <w:r>
              <w:rPr>
                <w:rFonts w:ascii="Times New Roman" w:hAnsi="Times New Roman"/>
              </w:rPr>
              <w:t>ci</w:t>
            </w:r>
            <w:del w:id="3158" w:author="EMRAH COLAK" w:date="2015-07-29T13:28:00Z">
              <w:r w:rsidDel="00684B6A">
                <w:rPr>
                  <w:rFonts w:ascii="Times New Roman" w:hAnsi="Times New Roman"/>
                </w:rPr>
                <w:delText xml:space="preserve"> </w:delText>
              </w:r>
            </w:del>
            <w:r>
              <w:rPr>
                <w:rFonts w:ascii="Times New Roman" w:hAnsi="Times New Roman"/>
              </w:rPr>
              <w:t>,</w:t>
            </w:r>
            <w:ins w:id="3159" w:author="EMRAH COLAK" w:date="2015-07-29T13:28:00Z">
              <w:r w:rsidR="00684B6A">
                <w:rPr>
                  <w:rFonts w:ascii="Times New Roman" w:hAnsi="Times New Roman"/>
                </w:rPr>
                <w:t xml:space="preserve"> </w:t>
              </w:r>
            </w:ins>
            <w:r>
              <w:rPr>
                <w:rFonts w:ascii="Times New Roman" w:hAnsi="Times New Roman"/>
              </w:rPr>
              <w:t>Hafıza, Hard Disk, CD ROM. vb</w:t>
            </w:r>
            <w:r w:rsidRPr="0044540D">
              <w:rPr>
                <w:rFonts w:ascii="Times New Roman" w:hAnsi="Times New Roman"/>
              </w:rPr>
              <w:t>.</w:t>
            </w:r>
            <w:r>
              <w:rPr>
                <w:rFonts w:ascii="Times New Roman" w:hAnsi="Times New Roman"/>
              </w:rPr>
              <w:t xml:space="preserve"> Güncelleme G</w:t>
            </w:r>
            <w:r w:rsidRPr="0044540D">
              <w:rPr>
                <w:rFonts w:ascii="Times New Roman" w:hAnsi="Times New Roman"/>
              </w:rPr>
              <w:t>erek</w:t>
            </w:r>
            <w:r>
              <w:rPr>
                <w:rFonts w:ascii="Times New Roman" w:hAnsi="Times New Roman"/>
              </w:rPr>
              <w:t>li</w:t>
            </w:r>
          </w:p>
        </w:tc>
        <w:tc>
          <w:tcPr>
            <w:tcW w:w="3969" w:type="dxa"/>
            <w:shd w:val="clear" w:color="auto" w:fill="F2F2F2"/>
            <w:tcPrChange w:id="3160" w:author="EMRAH COLAK" w:date="2015-07-29T14:37:00Z">
              <w:tcPr>
                <w:tcW w:w="3969" w:type="dxa"/>
                <w:shd w:val="clear" w:color="auto" w:fill="F2F2F2"/>
              </w:tcPr>
            </w:tcPrChange>
          </w:tcPr>
          <w:p w14:paraId="2C9D6184"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61" w:author="EMRAH COLAK" w:date="2015-07-30T15:09:00Z">
                <w:pPr>
                  <w:pStyle w:val="GvdeMetni"/>
                  <w:spacing w:before="125" w:line="360" w:lineRule="auto"/>
                  <w:ind w:left="0" w:right="100" w:firstLine="0"/>
                  <w:jc w:val="both"/>
                </w:pPr>
              </w:pPrChange>
            </w:pPr>
            <w:r>
              <w:rPr>
                <w:rFonts w:ascii="Times New Roman" w:hAnsi="Times New Roman"/>
              </w:rPr>
              <w:t>Gerekli Değil (Merkezden Kullanır)</w:t>
            </w:r>
          </w:p>
        </w:tc>
      </w:tr>
      <w:tr w:rsidR="00E45DE2" w:rsidRPr="0044540D" w14:paraId="346873FB" w14:textId="77777777" w:rsidTr="000354F5">
        <w:tc>
          <w:tcPr>
            <w:tcW w:w="1843" w:type="dxa"/>
            <w:tcBorders>
              <w:right w:val="single" w:sz="4" w:space="0" w:color="7F7F7F"/>
            </w:tcBorders>
            <w:shd w:val="clear" w:color="auto" w:fill="FFFFFF"/>
            <w:tcPrChange w:id="3162" w:author="EMRAH COLAK" w:date="2015-07-29T14:37:00Z">
              <w:tcPr>
                <w:tcW w:w="1843" w:type="dxa"/>
                <w:tcBorders>
                  <w:right w:val="single" w:sz="4" w:space="0" w:color="7F7F7F"/>
                </w:tcBorders>
                <w:shd w:val="clear" w:color="auto" w:fill="FFFFFF"/>
              </w:tcPr>
            </w:tcPrChange>
          </w:tcPr>
          <w:p w14:paraId="63C6B2AD" w14:textId="77777777" w:rsidR="00E45DE2" w:rsidRDefault="00E45DE2">
            <w:pPr>
              <w:pStyle w:val="GvdeMetni"/>
              <w:spacing w:before="0" w:line="360" w:lineRule="auto"/>
              <w:ind w:left="0" w:right="100" w:firstLine="0"/>
              <w:jc w:val="both"/>
              <w:rPr>
                <w:rFonts w:ascii="Times New Roman" w:hAnsi="Times New Roman"/>
                <w:i/>
                <w:iCs/>
              </w:rPr>
              <w:pPrChange w:id="3163" w:author="EMRAH COLAK" w:date="2015-07-30T15:09:00Z">
                <w:pPr>
                  <w:pStyle w:val="GvdeMetni"/>
                  <w:spacing w:before="125" w:line="360" w:lineRule="auto"/>
                  <w:ind w:left="0" w:right="100" w:firstLine="0"/>
                  <w:jc w:val="both"/>
                </w:pPr>
              </w:pPrChange>
            </w:pPr>
            <w:r>
              <w:rPr>
                <w:rFonts w:ascii="Times New Roman" w:hAnsi="Times New Roman"/>
                <w:i/>
                <w:iCs/>
              </w:rPr>
              <w:t>Yatırım Maliyeti</w:t>
            </w:r>
          </w:p>
          <w:p w14:paraId="58C18A29" w14:textId="77777777" w:rsidR="00E45DE2" w:rsidRPr="0044540D" w:rsidRDefault="00E45DE2">
            <w:pPr>
              <w:pStyle w:val="GvdeMetni"/>
              <w:spacing w:before="0" w:line="360" w:lineRule="auto"/>
              <w:ind w:left="0" w:right="100" w:firstLine="0"/>
              <w:jc w:val="both"/>
              <w:rPr>
                <w:rFonts w:ascii="Times New Roman" w:hAnsi="Times New Roman"/>
                <w:i/>
                <w:iCs/>
              </w:rPr>
              <w:pPrChange w:id="3164" w:author="EMRAH COLAK" w:date="2015-07-30T15:09:00Z">
                <w:pPr>
                  <w:pStyle w:val="GvdeMetni"/>
                  <w:spacing w:before="125" w:line="360" w:lineRule="auto"/>
                  <w:ind w:left="0" w:right="100" w:firstLine="0"/>
                  <w:jc w:val="both"/>
                </w:pPr>
              </w:pPrChange>
            </w:pPr>
            <w:r>
              <w:rPr>
                <w:rFonts w:ascii="Times New Roman" w:hAnsi="Times New Roman"/>
                <w:i/>
                <w:iCs/>
              </w:rPr>
              <w:t>(Adet Bazlı)</w:t>
            </w:r>
          </w:p>
        </w:tc>
        <w:tc>
          <w:tcPr>
            <w:tcW w:w="3402" w:type="dxa"/>
            <w:shd w:val="clear" w:color="auto" w:fill="FFFFFF"/>
            <w:tcPrChange w:id="3165" w:author="EMRAH COLAK" w:date="2015-07-29T14:37:00Z">
              <w:tcPr>
                <w:tcW w:w="3402" w:type="dxa"/>
                <w:shd w:val="clear" w:color="auto" w:fill="FFFFFF"/>
              </w:tcPr>
            </w:tcPrChange>
          </w:tcPr>
          <w:p w14:paraId="13DE35A4"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66" w:author="EMRAH COLAK" w:date="2015-07-30T15:09:00Z">
                <w:pPr>
                  <w:pStyle w:val="GvdeMetni"/>
                  <w:spacing w:before="125" w:line="360" w:lineRule="auto"/>
                  <w:ind w:left="0" w:right="100" w:firstLine="0"/>
                  <w:jc w:val="both"/>
                </w:pPr>
              </w:pPrChange>
            </w:pPr>
            <w:r>
              <w:rPr>
                <w:rFonts w:ascii="Times New Roman" w:hAnsi="Times New Roman"/>
              </w:rPr>
              <w:t>600$-1000$</w:t>
            </w:r>
          </w:p>
        </w:tc>
        <w:tc>
          <w:tcPr>
            <w:tcW w:w="3969" w:type="dxa"/>
            <w:shd w:val="clear" w:color="auto" w:fill="FFFFFF"/>
            <w:tcPrChange w:id="3167" w:author="EMRAH COLAK" w:date="2015-07-29T14:37:00Z">
              <w:tcPr>
                <w:tcW w:w="3969" w:type="dxa"/>
                <w:shd w:val="clear" w:color="auto" w:fill="FFFFFF"/>
              </w:tcPr>
            </w:tcPrChange>
          </w:tcPr>
          <w:p w14:paraId="4EBC99E3" w14:textId="77777777" w:rsidR="00E45DE2" w:rsidRPr="0044540D" w:rsidRDefault="00E45DE2">
            <w:pPr>
              <w:pStyle w:val="GvdeMetni"/>
              <w:spacing w:before="0" w:line="360" w:lineRule="auto"/>
              <w:ind w:left="0" w:right="100" w:firstLine="0"/>
              <w:jc w:val="both"/>
              <w:rPr>
                <w:rFonts w:ascii="Times New Roman" w:hAnsi="Times New Roman"/>
                <w:color w:val="943634"/>
              </w:rPr>
              <w:pPrChange w:id="3168" w:author="EMRAH COLAK" w:date="2015-07-30T15:09:00Z">
                <w:pPr>
                  <w:pStyle w:val="GvdeMetni"/>
                  <w:spacing w:before="125" w:line="360" w:lineRule="auto"/>
                  <w:ind w:left="0" w:right="100" w:firstLine="0"/>
                  <w:jc w:val="both"/>
                </w:pPr>
              </w:pPrChange>
            </w:pPr>
            <w:r>
              <w:rPr>
                <w:rFonts w:ascii="Times New Roman" w:hAnsi="Times New Roman"/>
              </w:rPr>
              <w:t>300$-400$</w:t>
            </w:r>
          </w:p>
        </w:tc>
      </w:tr>
    </w:tbl>
    <w:p w14:paraId="1A3E4917" w14:textId="77777777" w:rsidR="00CF6D57" w:rsidRDefault="00CF6D57">
      <w:pPr>
        <w:pStyle w:val="GvdeMetni"/>
        <w:spacing w:before="0" w:line="360" w:lineRule="auto"/>
        <w:ind w:left="0" w:firstLine="709"/>
        <w:jc w:val="both"/>
        <w:rPr>
          <w:ins w:id="3169" w:author="EMRAH COLAK" w:date="2015-07-30T14:27:00Z"/>
          <w:rFonts w:ascii="Times New Roman" w:hAnsi="Times New Roman"/>
          <w:sz w:val="24"/>
          <w:szCs w:val="24"/>
        </w:rPr>
        <w:pPrChange w:id="3170" w:author="EMRAH COLAK" w:date="2015-07-30T14:28:00Z">
          <w:pPr>
            <w:pStyle w:val="GvdeMetni"/>
            <w:spacing w:before="125" w:after="120" w:line="360" w:lineRule="auto"/>
            <w:ind w:left="0" w:firstLine="709"/>
            <w:jc w:val="both"/>
          </w:pPr>
        </w:pPrChange>
      </w:pPr>
    </w:p>
    <w:p w14:paraId="263627D9" w14:textId="138811FF" w:rsidR="00800D00" w:rsidRDefault="006C1D84">
      <w:pPr>
        <w:pStyle w:val="GvdeMetni"/>
        <w:spacing w:before="0" w:line="360" w:lineRule="auto"/>
        <w:ind w:left="0" w:firstLine="709"/>
        <w:jc w:val="both"/>
        <w:rPr>
          <w:ins w:id="3171" w:author="EMRAH COLAK" w:date="2015-07-30T14:27:00Z"/>
          <w:rFonts w:ascii="Times New Roman" w:hAnsi="Times New Roman"/>
          <w:sz w:val="24"/>
          <w:szCs w:val="24"/>
        </w:rPr>
        <w:pPrChange w:id="3172" w:author="EMRAH COLAK" w:date="2015-07-30T14:28:00Z">
          <w:pPr>
            <w:pStyle w:val="GvdeMetni"/>
            <w:spacing w:before="125" w:after="120" w:line="360" w:lineRule="auto"/>
            <w:ind w:left="0" w:firstLine="709"/>
            <w:jc w:val="both"/>
          </w:pPr>
        </w:pPrChange>
      </w:pPr>
      <w:r w:rsidRPr="006C1D84">
        <w:rPr>
          <w:rFonts w:ascii="Times New Roman" w:hAnsi="Times New Roman"/>
          <w:sz w:val="24"/>
          <w:szCs w:val="24"/>
        </w:rPr>
        <w:t>Bloor Araştırması, şirketlerin tipik ince istemci uygulamasıyla %20 ve %70 arasında herhangi bir yerde kendi IT bütçelerini azaltabildikleri değerlendirmektedir. Ayrıca, destek elemanı sayısının %50’ye kadar azaltılabileceğini değerlendirmektedir.</w:t>
      </w:r>
      <w:r>
        <w:rPr>
          <w:rStyle w:val="DipnotBavurusu"/>
          <w:rFonts w:ascii="Times New Roman" w:hAnsi="Times New Roman"/>
          <w:sz w:val="24"/>
          <w:szCs w:val="24"/>
        </w:rPr>
        <w:footnoteReference w:id="42"/>
      </w:r>
    </w:p>
    <w:p w14:paraId="6286ADE7" w14:textId="77777777" w:rsidR="00CF6D57" w:rsidRPr="0044540D" w:rsidRDefault="00CF6D57">
      <w:pPr>
        <w:pStyle w:val="GvdeMetni"/>
        <w:spacing w:before="0" w:line="360" w:lineRule="auto"/>
        <w:ind w:left="0" w:firstLine="709"/>
        <w:jc w:val="both"/>
        <w:rPr>
          <w:rFonts w:ascii="Times New Roman" w:hAnsi="Times New Roman"/>
        </w:rPr>
        <w:pPrChange w:id="3198" w:author="EMRAH COLAK" w:date="2015-07-30T14:28:00Z">
          <w:pPr>
            <w:pStyle w:val="GvdeMetni"/>
            <w:spacing w:before="125" w:after="120" w:line="360" w:lineRule="auto"/>
            <w:ind w:left="0" w:firstLine="709"/>
            <w:jc w:val="both"/>
          </w:pPr>
        </w:pPrChange>
      </w:pPr>
    </w:p>
    <w:p w14:paraId="06A36423" w14:textId="77777777" w:rsidR="00800D00" w:rsidRDefault="00800D00">
      <w:pPr>
        <w:pStyle w:val="Balk2"/>
      </w:pPr>
      <w:bookmarkStart w:id="3199" w:name="_Toc425946781"/>
      <w:r>
        <w:t>İnce İstemcinin Masaüstünden Mantıksal Farkı</w:t>
      </w:r>
      <w:bookmarkEnd w:id="3199"/>
    </w:p>
    <w:p w14:paraId="45453DF3" w14:textId="1747A5D4" w:rsidR="00800D00" w:rsidRPr="00A420C2" w:rsidRDefault="00800D00">
      <w:pPr>
        <w:pStyle w:val="GvdeMetni"/>
        <w:spacing w:before="0" w:line="360" w:lineRule="auto"/>
        <w:ind w:left="0" w:right="-2"/>
        <w:jc w:val="both"/>
        <w:rPr>
          <w:ins w:id="3200" w:author="EMRAH COLAK" w:date="2015-07-30T14:29:00Z"/>
          <w:rFonts w:ascii="Times New Roman" w:hAnsi="Times New Roman"/>
          <w:sz w:val="24"/>
          <w:szCs w:val="24"/>
        </w:rPr>
        <w:pPrChange w:id="3201" w:author="EMRAH COLAK" w:date="2015-07-30T14:28:00Z">
          <w:pPr>
            <w:pStyle w:val="GvdeMetni"/>
            <w:spacing w:before="125" w:line="360" w:lineRule="auto"/>
            <w:ind w:left="0" w:right="-2"/>
            <w:jc w:val="both"/>
          </w:pPr>
        </w:pPrChange>
      </w:pPr>
      <w:r w:rsidRPr="00A420C2">
        <w:rPr>
          <w:rFonts w:ascii="Times New Roman" w:hAnsi="Times New Roman"/>
          <w:sz w:val="24"/>
          <w:szCs w:val="24"/>
        </w:rPr>
        <w:t>Klasik istemci/sunucu (client/server) yapısında, bir sunucu ve onun sunduğu kaynaklardan yararlanan kullanıcı bilgisayarları bulunmaktadır.</w:t>
      </w:r>
      <w:ins w:id="3202" w:author="EMRAH COLAK" w:date="2015-07-31T14:34:00Z">
        <w:r w:rsidR="00685147">
          <w:rPr>
            <w:rFonts w:ascii="Times New Roman" w:hAnsi="Times New Roman"/>
            <w:sz w:val="24"/>
            <w:szCs w:val="24"/>
          </w:rPr>
          <w:t xml:space="preserve"> Böylece kullanıcı bir programı çalıştırdığında</w:t>
        </w:r>
      </w:ins>
      <w:del w:id="3203" w:author="EMRAH COLAK" w:date="2015-07-31T14:34:00Z">
        <w:r w:rsidRPr="00A420C2" w:rsidDel="00685147">
          <w:rPr>
            <w:rFonts w:ascii="Times New Roman" w:hAnsi="Times New Roman"/>
            <w:sz w:val="24"/>
            <w:szCs w:val="24"/>
          </w:rPr>
          <w:delText xml:space="preserve"> Bu yapıda kullanıcı tarafından çalıştırılan bir program</w:delText>
        </w:r>
      </w:del>
      <w:ins w:id="3204" w:author="EMRAH COLAK" w:date="2015-07-31T14:35:00Z">
        <w:r w:rsidR="00685147">
          <w:rPr>
            <w:rFonts w:ascii="Times New Roman" w:hAnsi="Times New Roman"/>
            <w:sz w:val="24"/>
            <w:szCs w:val="24"/>
          </w:rPr>
          <w:t>; o program sunucu diskinde de olsa</w:t>
        </w:r>
      </w:ins>
      <w:del w:id="3205" w:author="EMRAH COLAK" w:date="2015-07-31T14:35:00Z">
        <w:r w:rsidRPr="00A420C2" w:rsidDel="00685147">
          <w:rPr>
            <w:rFonts w:ascii="Times New Roman" w:hAnsi="Times New Roman"/>
            <w:sz w:val="24"/>
            <w:szCs w:val="24"/>
          </w:rPr>
          <w:delText xml:space="preserve"> sunucunun diskinde yer alsa bile</w:delText>
        </w:r>
      </w:del>
      <w:ins w:id="3206" w:author="EMRAH COLAK" w:date="2015-07-31T14:35:00Z">
        <w:r w:rsidR="00685147">
          <w:rPr>
            <w:rFonts w:ascii="Times New Roman" w:hAnsi="Times New Roman"/>
            <w:sz w:val="24"/>
            <w:szCs w:val="24"/>
          </w:rPr>
          <w:t xml:space="preserve"> </w:t>
        </w:r>
      </w:ins>
      <w:ins w:id="3207" w:author="EMRAH COLAK" w:date="2015-07-31T14:37:00Z">
        <w:r w:rsidR="00685147">
          <w:rPr>
            <w:rFonts w:ascii="Times New Roman" w:hAnsi="Times New Roman"/>
            <w:sz w:val="24"/>
            <w:szCs w:val="24"/>
          </w:rPr>
          <w:t>bilgisayar,</w:t>
        </w:r>
      </w:ins>
      <w:ins w:id="3208" w:author="EMRAH COLAK" w:date="2015-07-31T14:35:00Z">
        <w:r w:rsidR="00685147">
          <w:rPr>
            <w:rFonts w:ascii="Times New Roman" w:hAnsi="Times New Roman"/>
            <w:sz w:val="24"/>
            <w:szCs w:val="24"/>
          </w:rPr>
          <w:t xml:space="preserve"> </w:t>
        </w:r>
      </w:ins>
      <w:del w:id="3209" w:author="EMRAH COLAK" w:date="2015-07-31T14:35:00Z">
        <w:r w:rsidRPr="00A420C2" w:rsidDel="00685147">
          <w:rPr>
            <w:rFonts w:ascii="Times New Roman" w:hAnsi="Times New Roman"/>
            <w:sz w:val="24"/>
            <w:szCs w:val="24"/>
          </w:rPr>
          <w:delText xml:space="preserve"> önce a</w:delText>
        </w:r>
      </w:del>
      <w:del w:id="3210" w:author="EMRAH COLAK" w:date="2015-07-31T14:36:00Z">
        <w:r w:rsidRPr="00A420C2" w:rsidDel="00685147">
          <w:rPr>
            <w:rFonts w:ascii="Times New Roman" w:hAnsi="Times New Roman"/>
            <w:sz w:val="24"/>
            <w:szCs w:val="24"/>
          </w:rPr>
          <w:delText>ğ üzerinden</w:delText>
        </w:r>
      </w:del>
      <w:ins w:id="3211" w:author="EMRAH COLAK" w:date="2015-07-31T14:36:00Z">
        <w:r w:rsidR="00685147">
          <w:rPr>
            <w:rFonts w:ascii="Times New Roman" w:hAnsi="Times New Roman"/>
            <w:sz w:val="24"/>
            <w:szCs w:val="24"/>
          </w:rPr>
          <w:t xml:space="preserve">programı ağ üzerinde </w:t>
        </w:r>
      </w:ins>
      <w:del w:id="3212" w:author="EMRAH COLAK" w:date="2015-07-31T14:36:00Z">
        <w:r w:rsidRPr="00A420C2" w:rsidDel="00685147">
          <w:rPr>
            <w:rFonts w:ascii="Times New Roman" w:hAnsi="Times New Roman"/>
            <w:sz w:val="24"/>
            <w:szCs w:val="24"/>
          </w:rPr>
          <w:delText xml:space="preserve"> </w:delText>
        </w:r>
      </w:del>
      <w:r w:rsidRPr="00A420C2">
        <w:rPr>
          <w:rFonts w:ascii="Times New Roman" w:hAnsi="Times New Roman"/>
          <w:sz w:val="24"/>
          <w:szCs w:val="24"/>
        </w:rPr>
        <w:t>kullanıcı bilgisayarının belleğine yükle</w:t>
      </w:r>
      <w:del w:id="3213" w:author="EMRAH COLAK" w:date="2015-07-31T14:36:00Z">
        <w:r w:rsidRPr="00A420C2" w:rsidDel="00685147">
          <w:rPr>
            <w:rFonts w:ascii="Times New Roman" w:hAnsi="Times New Roman"/>
            <w:sz w:val="24"/>
            <w:szCs w:val="24"/>
          </w:rPr>
          <w:delText>nmekte</w:delText>
        </w:r>
      </w:del>
      <w:ins w:id="3214" w:author="EMRAH COLAK" w:date="2015-07-31T14:36:00Z">
        <w:r w:rsidR="00685147">
          <w:rPr>
            <w:rFonts w:ascii="Times New Roman" w:hAnsi="Times New Roman"/>
            <w:sz w:val="24"/>
            <w:szCs w:val="24"/>
          </w:rPr>
          <w:t>r.</w:t>
        </w:r>
      </w:ins>
      <w:r w:rsidRPr="00A420C2">
        <w:rPr>
          <w:rFonts w:ascii="Times New Roman" w:hAnsi="Times New Roman"/>
          <w:sz w:val="24"/>
          <w:szCs w:val="24"/>
        </w:rPr>
        <w:t xml:space="preserve"> </w:t>
      </w:r>
      <w:ins w:id="3215" w:author="EMRAH COLAK" w:date="2015-07-31T14:36:00Z">
        <w:r w:rsidR="00685147">
          <w:rPr>
            <w:rFonts w:ascii="Times New Roman" w:hAnsi="Times New Roman"/>
            <w:sz w:val="24"/>
            <w:szCs w:val="24"/>
          </w:rPr>
          <w:t>Ardından program,</w:t>
        </w:r>
      </w:ins>
      <w:del w:id="3216" w:author="EMRAH COLAK" w:date="2015-07-31T14:36:00Z">
        <w:r w:rsidRPr="00A420C2" w:rsidDel="00685147">
          <w:rPr>
            <w:rFonts w:ascii="Times New Roman" w:hAnsi="Times New Roman"/>
            <w:sz w:val="24"/>
            <w:szCs w:val="24"/>
          </w:rPr>
          <w:delText>ve</w:delText>
        </w:r>
      </w:del>
      <w:r w:rsidRPr="00A420C2">
        <w:rPr>
          <w:rFonts w:ascii="Times New Roman" w:hAnsi="Times New Roman"/>
          <w:sz w:val="24"/>
          <w:szCs w:val="24"/>
        </w:rPr>
        <w:t xml:space="preserve"> </w:t>
      </w:r>
      <w:del w:id="3217" w:author="EMRAH COLAK" w:date="2015-07-31T14:36:00Z">
        <w:r w:rsidRPr="00A420C2" w:rsidDel="00685147">
          <w:rPr>
            <w:rFonts w:ascii="Times New Roman" w:hAnsi="Times New Roman"/>
            <w:sz w:val="24"/>
            <w:szCs w:val="24"/>
          </w:rPr>
          <w:delText>o bilgisayarın</w:delText>
        </w:r>
      </w:del>
      <w:ins w:id="3218" w:author="EMRAH COLAK" w:date="2015-07-31T14:37:00Z">
        <w:r w:rsidR="00685147">
          <w:rPr>
            <w:rFonts w:ascii="Times New Roman" w:hAnsi="Times New Roman"/>
            <w:sz w:val="24"/>
            <w:szCs w:val="24"/>
          </w:rPr>
          <w:t>o bilgisayar</w:t>
        </w:r>
      </w:ins>
      <w:r w:rsidRPr="00A420C2">
        <w:rPr>
          <w:rFonts w:ascii="Times New Roman" w:hAnsi="Times New Roman"/>
          <w:sz w:val="24"/>
          <w:szCs w:val="24"/>
        </w:rPr>
        <w:t xml:space="preserve"> işlemcisi tarafından </w:t>
      </w:r>
      <w:del w:id="3219" w:author="EMRAH COLAK" w:date="2015-07-31T14:36:00Z">
        <w:r w:rsidRPr="00A420C2" w:rsidDel="00685147">
          <w:rPr>
            <w:rFonts w:ascii="Times New Roman" w:hAnsi="Times New Roman"/>
            <w:sz w:val="24"/>
            <w:szCs w:val="24"/>
          </w:rPr>
          <w:delText>yürütülmektedir</w:delText>
        </w:r>
      </w:del>
      <w:ins w:id="3220" w:author="EMRAH COLAK" w:date="2015-07-31T14:36:00Z">
        <w:r w:rsidR="00685147" w:rsidRPr="00A420C2">
          <w:rPr>
            <w:rFonts w:ascii="Times New Roman" w:hAnsi="Times New Roman"/>
            <w:sz w:val="24"/>
            <w:szCs w:val="24"/>
          </w:rPr>
          <w:t>yürütül</w:t>
        </w:r>
        <w:r w:rsidR="00685147">
          <w:rPr>
            <w:rFonts w:ascii="Times New Roman" w:hAnsi="Times New Roman"/>
            <w:sz w:val="24"/>
            <w:szCs w:val="24"/>
          </w:rPr>
          <w:t>ü</w:t>
        </w:r>
        <w:r w:rsidR="00685147" w:rsidRPr="00A420C2">
          <w:rPr>
            <w:rFonts w:ascii="Times New Roman" w:hAnsi="Times New Roman"/>
            <w:sz w:val="24"/>
            <w:szCs w:val="24"/>
          </w:rPr>
          <w:t>r</w:t>
        </w:r>
      </w:ins>
      <w:r w:rsidRPr="00A420C2">
        <w:rPr>
          <w:rFonts w:ascii="Times New Roman" w:hAnsi="Times New Roman"/>
          <w:sz w:val="24"/>
          <w:szCs w:val="24"/>
        </w:rPr>
        <w:t>. İnce istemci (thin</w:t>
      </w:r>
      <w:ins w:id="3221" w:author="EMRAH COLAK" w:date="2015-07-31T14:38:00Z">
        <w:r w:rsidR="00685147">
          <w:rPr>
            <w:rFonts w:ascii="Times New Roman" w:hAnsi="Times New Roman"/>
            <w:sz w:val="24"/>
            <w:szCs w:val="24"/>
          </w:rPr>
          <w:t xml:space="preserve"> </w:t>
        </w:r>
      </w:ins>
      <w:r w:rsidRPr="00A420C2">
        <w:rPr>
          <w:rFonts w:ascii="Times New Roman" w:hAnsi="Times New Roman"/>
          <w:sz w:val="24"/>
          <w:szCs w:val="24"/>
        </w:rPr>
        <w:t>client) kullanı</w:t>
      </w:r>
      <w:del w:id="3222" w:author="EMRAH COLAK" w:date="2015-07-31T14:37:00Z">
        <w:r w:rsidRPr="00A420C2" w:rsidDel="00685147">
          <w:rPr>
            <w:rFonts w:ascii="Times New Roman" w:hAnsi="Times New Roman"/>
            <w:sz w:val="24"/>
            <w:szCs w:val="24"/>
          </w:rPr>
          <w:delText>mındaysa programlar sunucunun belleğinde ve sunucunun işlemcisi tarafından çalıştırılmaktadır</w:delText>
        </w:r>
      </w:del>
      <w:ins w:id="3223" w:author="EMRAH COLAK" w:date="2015-07-31T14:37:00Z">
        <w:r w:rsidR="00685147">
          <w:rPr>
            <w:rFonts w:ascii="Times New Roman" w:hAnsi="Times New Roman"/>
            <w:sz w:val="24"/>
            <w:szCs w:val="24"/>
          </w:rPr>
          <w:t xml:space="preserve">ldığındaysa program direkt olarak </w:t>
        </w:r>
      </w:ins>
      <w:ins w:id="3224" w:author="EMRAH COLAK" w:date="2015-07-31T14:38:00Z">
        <w:r w:rsidR="00685147">
          <w:rPr>
            <w:rFonts w:ascii="Times New Roman" w:hAnsi="Times New Roman"/>
            <w:sz w:val="24"/>
            <w:szCs w:val="24"/>
          </w:rPr>
          <w:t>sunucunun belleğinde sunucu işlemcisi tarafından çalıştırılır</w:t>
        </w:r>
      </w:ins>
      <w:r w:rsidRPr="00A420C2">
        <w:rPr>
          <w:rFonts w:ascii="Times New Roman" w:hAnsi="Times New Roman"/>
          <w:sz w:val="24"/>
          <w:szCs w:val="24"/>
        </w:rPr>
        <w:t>.</w:t>
      </w:r>
      <w:ins w:id="3225" w:author="EMRAH COLAK" w:date="2015-07-31T11:55:00Z">
        <w:r w:rsidR="00A420C2">
          <w:rPr>
            <w:rStyle w:val="DipnotBavurusu"/>
            <w:rFonts w:ascii="Times New Roman" w:hAnsi="Times New Roman"/>
            <w:sz w:val="24"/>
            <w:szCs w:val="24"/>
          </w:rPr>
          <w:footnoteReference w:id="43"/>
        </w:r>
      </w:ins>
      <w:r w:rsidRPr="00A420C2">
        <w:rPr>
          <w:rFonts w:ascii="Times New Roman" w:hAnsi="Times New Roman"/>
          <w:sz w:val="24"/>
          <w:szCs w:val="24"/>
        </w:rPr>
        <w:t xml:space="preserve"> </w:t>
      </w:r>
    </w:p>
    <w:p w14:paraId="70BEF462" w14:textId="77777777" w:rsidR="00EC00C6" w:rsidRPr="00A420C2" w:rsidRDefault="00EC00C6">
      <w:pPr>
        <w:pStyle w:val="GvdeMetni"/>
        <w:spacing w:before="0" w:line="360" w:lineRule="auto"/>
        <w:ind w:left="0" w:right="-2"/>
        <w:jc w:val="both"/>
        <w:rPr>
          <w:rFonts w:ascii="Times New Roman" w:hAnsi="Times New Roman"/>
          <w:sz w:val="24"/>
          <w:szCs w:val="24"/>
        </w:rPr>
        <w:pPrChange w:id="3246" w:author="EMRAH COLAK" w:date="2015-07-30T14:28:00Z">
          <w:pPr>
            <w:pStyle w:val="GvdeMetni"/>
            <w:spacing w:before="125" w:line="360" w:lineRule="auto"/>
            <w:ind w:left="0" w:right="-2"/>
            <w:jc w:val="both"/>
          </w:pPr>
        </w:pPrChange>
      </w:pPr>
    </w:p>
    <w:p w14:paraId="0C6665B4" w14:textId="77777777" w:rsidR="00386E38" w:rsidRPr="00A420C2" w:rsidRDefault="00800D00">
      <w:pPr>
        <w:pStyle w:val="GvdeMetni"/>
        <w:spacing w:before="0" w:line="360" w:lineRule="auto"/>
        <w:ind w:left="0" w:firstLine="709"/>
        <w:jc w:val="both"/>
        <w:rPr>
          <w:ins w:id="3247" w:author="EMRAH COLAK" w:date="2015-07-30T14:29:00Z"/>
          <w:rFonts w:ascii="Times New Roman" w:hAnsi="Times New Roman"/>
          <w:sz w:val="24"/>
          <w:szCs w:val="24"/>
        </w:rPr>
        <w:pPrChange w:id="3248" w:author="EMRAH COLAK" w:date="2015-07-30T14:28:00Z">
          <w:pPr>
            <w:pStyle w:val="GvdeMetni"/>
            <w:spacing w:before="125" w:after="120" w:line="360" w:lineRule="auto"/>
            <w:ind w:left="0" w:firstLine="709"/>
            <w:jc w:val="both"/>
          </w:pPr>
        </w:pPrChange>
      </w:pPr>
      <w:r w:rsidRPr="00A420C2">
        <w:rPr>
          <w:rFonts w:ascii="Times New Roman" w:hAnsi="Times New Roman"/>
          <w:sz w:val="24"/>
          <w:szCs w:val="24"/>
        </w:rPr>
        <w:t xml:space="preserve">Klasik istemci/sunucu yapısında programlar sunucu diskine yüklense bile program ayarları ve kimi tanım dosyaları kullanıcı bilgisayarında tutulmakta, bu </w:t>
      </w:r>
      <w:r w:rsidRPr="00A420C2">
        <w:rPr>
          <w:rFonts w:ascii="Times New Roman" w:hAnsi="Times New Roman"/>
          <w:sz w:val="24"/>
          <w:szCs w:val="24"/>
        </w:rPr>
        <w:lastRenderedPageBreak/>
        <w:t>nedenle her bir kullanıcı bilgisayarı için yükleme, güncelleme, yedekleme gibi bakım ve destek gereksinimleri ortaya çıkmaktadır. İnce istemci kullanımındaysa programlar yalnızca bir defa sunucu bilgisayara yüklenmekte, veri ve program dosyalarının yanı sıra bütün kullanıcı ayarları da sunucu üzerinde tutulmaktadır. Sağlanan bu merkezi yapıda kullanıcı cihazlarından kaynaklanan işletim sistemi hataları, program ayarlarının bozulması, virüs bulaşması ve güvenlik atakları gibi sorunlara rastlanmamakta, ayrıca sunucu bilgisayar dışına veri çıkartılması da söz konusu olmamaktadır.</w:t>
      </w:r>
    </w:p>
    <w:p w14:paraId="0DA8E6D3" w14:textId="77777777" w:rsidR="00EC00C6" w:rsidRPr="006C1D84" w:rsidRDefault="00EC00C6">
      <w:pPr>
        <w:pStyle w:val="GvdeMetni"/>
        <w:spacing w:before="0" w:line="360" w:lineRule="auto"/>
        <w:ind w:left="0" w:firstLine="709"/>
        <w:jc w:val="both"/>
        <w:rPr>
          <w:rFonts w:ascii="Times New Roman" w:hAnsi="Times New Roman"/>
          <w:sz w:val="24"/>
          <w:szCs w:val="24"/>
        </w:rPr>
        <w:pPrChange w:id="3249" w:author="EMRAH COLAK" w:date="2015-07-30T14:28:00Z">
          <w:pPr>
            <w:pStyle w:val="GvdeMetni"/>
            <w:spacing w:before="125" w:after="120" w:line="360" w:lineRule="auto"/>
            <w:ind w:left="0" w:firstLine="709"/>
            <w:jc w:val="both"/>
          </w:pPr>
        </w:pPrChange>
      </w:pPr>
    </w:p>
    <w:p w14:paraId="4F58565F" w14:textId="77777777" w:rsidR="00E45DE2" w:rsidRDefault="00800D00">
      <w:pPr>
        <w:pStyle w:val="Balk2"/>
        <w:rPr>
          <w:ins w:id="3250" w:author="EMRAH COLAK" w:date="2015-07-30T09:29:00Z"/>
        </w:rPr>
      </w:pPr>
      <w:bookmarkStart w:id="3251" w:name="_Toc425946782"/>
      <w:r w:rsidRPr="006C1D84">
        <w:t>İnce İstemcinin Bağlanabildiği Sunucu Türleri</w:t>
      </w:r>
      <w:bookmarkEnd w:id="3251"/>
    </w:p>
    <w:p w14:paraId="6D03F0A8" w14:textId="24BB25D1" w:rsidR="00D46129" w:rsidRPr="006C1D84" w:rsidRDefault="00D46129" w:rsidP="00685147">
      <w:pPr>
        <w:pStyle w:val="Balk3"/>
        <w:pPrChange w:id="3252" w:author="EMRAH COLAK" w:date="2015-07-31T14:33:00Z">
          <w:pPr>
            <w:pStyle w:val="Balk2"/>
          </w:pPr>
        </w:pPrChange>
      </w:pPr>
      <w:bookmarkStart w:id="3253" w:name="_Toc425946783"/>
      <w:ins w:id="3254" w:author="EMRAH COLAK" w:date="2015-07-29T15:14:00Z">
        <w:r>
          <w:t>Linux ve Unix Sunucular</w:t>
        </w:r>
      </w:ins>
      <w:bookmarkEnd w:id="3253"/>
    </w:p>
    <w:p w14:paraId="0AF66C42" w14:textId="117D33A8" w:rsidR="00800D00" w:rsidRPr="006C1D84" w:rsidRDefault="00800D00">
      <w:pPr>
        <w:pStyle w:val="GvdeMetni"/>
        <w:spacing w:before="0" w:line="360" w:lineRule="auto"/>
        <w:ind w:left="0" w:right="-2" w:firstLine="709"/>
        <w:jc w:val="both"/>
        <w:rPr>
          <w:rFonts w:ascii="Times New Roman" w:hAnsi="Times New Roman"/>
          <w:sz w:val="24"/>
          <w:szCs w:val="24"/>
        </w:rPr>
        <w:pPrChange w:id="3255" w:author="EMRAH COLAK" w:date="2015-07-30T14:28:00Z">
          <w:pPr>
            <w:pStyle w:val="GvdeMetni"/>
            <w:spacing w:before="125" w:line="360" w:lineRule="auto"/>
            <w:ind w:left="0" w:right="-2"/>
            <w:jc w:val="both"/>
          </w:pPr>
        </w:pPrChange>
      </w:pPr>
      <w:r w:rsidRPr="006C1D84">
        <w:rPr>
          <w:rFonts w:ascii="Times New Roman" w:hAnsi="Times New Roman"/>
          <w:sz w:val="24"/>
          <w:szCs w:val="24"/>
        </w:rPr>
        <w:t>İnce istemcilerle</w:t>
      </w:r>
      <w:ins w:id="3256" w:author="EMRAH COLAK" w:date="2015-07-30T14:30:00Z">
        <w:r w:rsidR="00EC00C6">
          <w:rPr>
            <w:rFonts w:ascii="Times New Roman" w:hAnsi="Times New Roman"/>
            <w:sz w:val="24"/>
            <w:szCs w:val="24"/>
          </w:rPr>
          <w:t>:</w:t>
        </w:r>
      </w:ins>
      <w:del w:id="3257" w:author="EMRAH COLAK" w:date="2015-07-30T14:30:00Z">
        <w:r w:rsidRPr="006C1D84" w:rsidDel="00EC00C6">
          <w:rPr>
            <w:rFonts w:ascii="Times New Roman" w:hAnsi="Times New Roman"/>
            <w:sz w:val="24"/>
            <w:szCs w:val="24"/>
          </w:rPr>
          <w:delText>;</w:delText>
        </w:r>
      </w:del>
      <w:r w:rsidRPr="006C1D84">
        <w:rPr>
          <w:rFonts w:ascii="Times New Roman" w:hAnsi="Times New Roman"/>
          <w:sz w:val="24"/>
          <w:szCs w:val="24"/>
        </w:rPr>
        <w:t xml:space="preserve"> </w:t>
      </w:r>
    </w:p>
    <w:p w14:paraId="2AA3C91D" w14:textId="63E6625B" w:rsidR="00800D00" w:rsidRPr="006C1D84" w:rsidRDefault="00800D00">
      <w:pPr>
        <w:pStyle w:val="GvdeMetni"/>
        <w:spacing w:before="0" w:line="360" w:lineRule="auto"/>
        <w:ind w:left="0" w:right="-2" w:firstLine="709"/>
        <w:jc w:val="both"/>
        <w:rPr>
          <w:rFonts w:ascii="Times New Roman" w:hAnsi="Times New Roman"/>
          <w:sz w:val="24"/>
          <w:szCs w:val="24"/>
        </w:rPr>
        <w:pPrChange w:id="3258" w:author="EMRAH COLAK" w:date="2015-07-30T14:28:00Z">
          <w:pPr>
            <w:pStyle w:val="GvdeMetni"/>
            <w:spacing w:before="125" w:line="360" w:lineRule="auto"/>
            <w:ind w:left="0" w:right="-2" w:firstLine="426"/>
            <w:jc w:val="both"/>
          </w:pPr>
        </w:pPrChange>
      </w:pPr>
      <w:del w:id="3259" w:author="EMRAH COLAK" w:date="2015-07-30T10:00:00Z">
        <w:r w:rsidRPr="006C1D84" w:rsidDel="00CC385A">
          <w:rPr>
            <w:rFonts w:ascii="Times New Roman" w:hAnsi="Times New Roman"/>
            <w:sz w:val="24"/>
            <w:szCs w:val="24"/>
          </w:rPr>
          <w:delText xml:space="preserve">  </w:delText>
        </w:r>
        <w:r w:rsidRPr="006C1D84" w:rsidDel="00CC385A">
          <w:rPr>
            <w:rFonts w:ascii="Times New Roman" w:hAnsi="Times New Roman"/>
            <w:sz w:val="24"/>
            <w:szCs w:val="24"/>
          </w:rPr>
          <w:tab/>
        </w:r>
      </w:del>
      <w:r w:rsidRPr="006C1D84">
        <w:rPr>
          <w:rFonts w:ascii="Times New Roman" w:hAnsi="Times New Roman"/>
          <w:sz w:val="24"/>
          <w:szCs w:val="24"/>
        </w:rPr>
        <w:t>- Grafik tabanlı olarak Windows ve Linux/Unix sunuculara bağlanabilir.</w:t>
      </w:r>
    </w:p>
    <w:p w14:paraId="68672CA8" w14:textId="257EB1FE" w:rsidR="00800D00" w:rsidRPr="006C1D84" w:rsidRDefault="00800D00">
      <w:pPr>
        <w:pStyle w:val="GvdeMetni"/>
        <w:spacing w:before="0" w:line="360" w:lineRule="auto"/>
        <w:ind w:left="0" w:right="-2" w:firstLine="709"/>
        <w:jc w:val="both"/>
        <w:rPr>
          <w:rFonts w:ascii="Times New Roman" w:hAnsi="Times New Roman"/>
          <w:sz w:val="24"/>
          <w:szCs w:val="24"/>
        </w:rPr>
        <w:pPrChange w:id="3260" w:author="EMRAH COLAK" w:date="2015-07-30T14:28:00Z">
          <w:pPr>
            <w:pStyle w:val="GvdeMetni"/>
            <w:spacing w:before="125" w:line="360" w:lineRule="auto"/>
            <w:ind w:left="0" w:right="-2" w:firstLine="426"/>
            <w:jc w:val="both"/>
          </w:pPr>
        </w:pPrChange>
      </w:pPr>
      <w:del w:id="3261" w:author="EMRAH COLAK" w:date="2015-07-30T10:00:00Z">
        <w:r w:rsidRPr="006C1D84" w:rsidDel="00CC385A">
          <w:rPr>
            <w:rFonts w:ascii="Times New Roman" w:hAnsi="Times New Roman"/>
            <w:sz w:val="24"/>
            <w:szCs w:val="24"/>
          </w:rPr>
          <w:delText xml:space="preserve"> </w:delText>
        </w:r>
        <w:r w:rsidRPr="006C1D84" w:rsidDel="00CC385A">
          <w:rPr>
            <w:rFonts w:ascii="Times New Roman" w:hAnsi="Times New Roman"/>
            <w:sz w:val="24"/>
            <w:szCs w:val="24"/>
          </w:rPr>
          <w:tab/>
        </w:r>
      </w:del>
      <w:r w:rsidRPr="006C1D84">
        <w:rPr>
          <w:rFonts w:ascii="Times New Roman" w:hAnsi="Times New Roman"/>
          <w:sz w:val="24"/>
          <w:szCs w:val="24"/>
        </w:rPr>
        <w:t>- Karakter tabanlı terminal olarak Linux/Unix, IBM Mainframe, IBM AS/400 sistemlere ve seri port yada telnet bağlantısı destekleyen diğer sunuculara bağlanabilir.</w:t>
      </w:r>
    </w:p>
    <w:p w14:paraId="5929220A" w14:textId="2ECA4757" w:rsidR="00800D00" w:rsidRDefault="00800D00">
      <w:pPr>
        <w:pStyle w:val="GvdeMetni"/>
        <w:spacing w:before="0" w:line="360" w:lineRule="auto"/>
        <w:ind w:left="0" w:right="-2" w:firstLine="709"/>
        <w:jc w:val="both"/>
        <w:rPr>
          <w:ins w:id="3262" w:author="EMRAH COLAK" w:date="2015-07-30T14:30:00Z"/>
          <w:rFonts w:ascii="Times New Roman" w:hAnsi="Times New Roman"/>
          <w:sz w:val="24"/>
          <w:szCs w:val="24"/>
        </w:rPr>
        <w:pPrChange w:id="3263" w:author="EMRAH COLAK" w:date="2015-07-30T14:28:00Z">
          <w:pPr>
            <w:pStyle w:val="GvdeMetni"/>
            <w:spacing w:before="125" w:line="360" w:lineRule="auto"/>
            <w:ind w:left="0" w:right="-2" w:firstLine="426"/>
            <w:jc w:val="both"/>
          </w:pPr>
        </w:pPrChange>
      </w:pPr>
      <w:del w:id="3264" w:author="EMRAH COLAK" w:date="2015-07-31T11:59:00Z">
        <w:r w:rsidRPr="006C1D84" w:rsidDel="00A420C2">
          <w:rPr>
            <w:rFonts w:ascii="Times New Roman" w:hAnsi="Times New Roman"/>
            <w:sz w:val="24"/>
            <w:szCs w:val="24"/>
          </w:rPr>
          <w:delText xml:space="preserve"> </w:delText>
        </w:r>
      </w:del>
      <w:del w:id="3265" w:author="EMRAH COLAK" w:date="2015-07-30T10:00:00Z">
        <w:r w:rsidRPr="006C1D84" w:rsidDel="00CC385A">
          <w:rPr>
            <w:rFonts w:ascii="Times New Roman" w:hAnsi="Times New Roman"/>
            <w:sz w:val="24"/>
            <w:szCs w:val="24"/>
          </w:rPr>
          <w:tab/>
        </w:r>
      </w:del>
      <w:r w:rsidRPr="006C1D84">
        <w:rPr>
          <w:rFonts w:ascii="Times New Roman" w:hAnsi="Times New Roman"/>
          <w:sz w:val="24"/>
          <w:szCs w:val="24"/>
        </w:rPr>
        <w:t>- Yerel tarayıcı kullanılarak internet yada intranet üzerindeki web sunuculara bağlanabilir.</w:t>
      </w:r>
    </w:p>
    <w:p w14:paraId="0B3380B0" w14:textId="77777777" w:rsidR="00EC00C6" w:rsidRPr="006C1D84" w:rsidRDefault="00EC00C6">
      <w:pPr>
        <w:pStyle w:val="GvdeMetni"/>
        <w:spacing w:before="0" w:line="360" w:lineRule="auto"/>
        <w:ind w:left="0" w:right="-2" w:firstLine="709"/>
        <w:jc w:val="both"/>
        <w:rPr>
          <w:rFonts w:ascii="Times New Roman" w:hAnsi="Times New Roman"/>
          <w:sz w:val="24"/>
          <w:szCs w:val="24"/>
        </w:rPr>
        <w:pPrChange w:id="3266" w:author="EMRAH COLAK" w:date="2015-07-30T14:28:00Z">
          <w:pPr>
            <w:pStyle w:val="GvdeMetni"/>
            <w:spacing w:before="125" w:line="360" w:lineRule="auto"/>
            <w:ind w:left="0" w:right="-2" w:firstLine="426"/>
            <w:jc w:val="both"/>
          </w:pPr>
        </w:pPrChange>
      </w:pPr>
    </w:p>
    <w:p w14:paraId="1A0BC0E3" w14:textId="77777777" w:rsidR="00E45DE2" w:rsidRPr="009F0ABB" w:rsidRDefault="00800D00">
      <w:pPr>
        <w:pStyle w:val="GvdeMetni"/>
        <w:spacing w:before="0" w:line="360" w:lineRule="auto"/>
        <w:ind w:left="0" w:firstLine="709"/>
        <w:jc w:val="both"/>
        <w:rPr>
          <w:ins w:id="3267" w:author="EMRAH COLAK" w:date="2015-07-30T14:30:00Z"/>
          <w:rFonts w:ascii="Times New Roman" w:hAnsi="Times New Roman"/>
          <w:sz w:val="24"/>
          <w:szCs w:val="24"/>
        </w:rPr>
        <w:pPrChange w:id="3268" w:author="EMRAH COLAK" w:date="2015-07-30T14:28:00Z">
          <w:pPr>
            <w:pStyle w:val="GvdeMetni"/>
            <w:spacing w:before="125" w:after="120" w:line="360" w:lineRule="auto"/>
            <w:ind w:left="0" w:firstLine="709"/>
            <w:jc w:val="both"/>
          </w:pPr>
        </w:pPrChange>
      </w:pPr>
      <w:r w:rsidRPr="009F0ABB">
        <w:rPr>
          <w:rFonts w:ascii="Times New Roman" w:hAnsi="Times New Roman"/>
          <w:sz w:val="24"/>
          <w:szCs w:val="24"/>
        </w:rPr>
        <w:t>Hangi sunuculara bağlanılabileceği kullanılan ince istemcinin özelliğine göre değişebilir. Windows sunuculara ince istemci ile bağlanmak için sunucunun Terminal Services desteği bulunmalıdır. Bu özellik Windows 2000 ve sonrası bütün Windows sunucularda standart olarak bulunmaktadır.</w:t>
      </w:r>
      <w:r w:rsidR="006C1D84" w:rsidRPr="009F0ABB">
        <w:rPr>
          <w:rStyle w:val="DipnotBavurusu"/>
          <w:rFonts w:ascii="Times New Roman" w:hAnsi="Times New Roman"/>
          <w:sz w:val="24"/>
          <w:szCs w:val="24"/>
        </w:rPr>
        <w:footnoteReference w:id="44"/>
      </w:r>
    </w:p>
    <w:p w14:paraId="23ABE5D3" w14:textId="77777777" w:rsidR="00EC00C6" w:rsidRPr="009F0ABB" w:rsidRDefault="00EC00C6">
      <w:pPr>
        <w:pStyle w:val="GvdeMetni"/>
        <w:spacing w:before="0" w:line="360" w:lineRule="auto"/>
        <w:ind w:left="0" w:firstLine="709"/>
        <w:jc w:val="both"/>
        <w:rPr>
          <w:rFonts w:ascii="Times New Roman" w:hAnsi="Times New Roman"/>
          <w:sz w:val="24"/>
          <w:szCs w:val="24"/>
        </w:rPr>
        <w:pPrChange w:id="3292" w:author="EMRAH COLAK" w:date="2015-07-30T14:28:00Z">
          <w:pPr>
            <w:pStyle w:val="GvdeMetni"/>
            <w:spacing w:before="125" w:after="120" w:line="360" w:lineRule="auto"/>
            <w:ind w:left="0" w:firstLine="709"/>
            <w:jc w:val="both"/>
          </w:pPr>
        </w:pPrChange>
      </w:pPr>
    </w:p>
    <w:p w14:paraId="4FF3837B" w14:textId="77777777" w:rsidR="00800D00" w:rsidRPr="009F0ABB" w:rsidRDefault="00800D00" w:rsidP="00685147">
      <w:pPr>
        <w:pStyle w:val="Balk3"/>
        <w:pPrChange w:id="3293" w:author="EMRAH COLAK" w:date="2015-07-31T14:33:00Z">
          <w:pPr>
            <w:pStyle w:val="Balk3"/>
            <w:numPr>
              <w:numId w:val="42"/>
            </w:numPr>
            <w:ind w:left="1146" w:hanging="720"/>
          </w:pPr>
        </w:pPrChange>
      </w:pPr>
      <w:bookmarkStart w:id="3294" w:name="_Toc425946784"/>
      <w:r w:rsidRPr="009F0ABB">
        <w:t>Windows Terminal Services</w:t>
      </w:r>
      <w:bookmarkEnd w:id="3294"/>
    </w:p>
    <w:p w14:paraId="4C07D64E" w14:textId="77777777" w:rsidR="00800D00" w:rsidRPr="009F0ABB" w:rsidRDefault="00800D00">
      <w:pPr>
        <w:pStyle w:val="GvdeMetni"/>
        <w:spacing w:before="0" w:line="360" w:lineRule="auto"/>
        <w:ind w:left="0" w:right="-2"/>
        <w:jc w:val="both"/>
        <w:rPr>
          <w:ins w:id="3295" w:author="EMRAH COLAK" w:date="2015-07-30T14:30:00Z"/>
          <w:rFonts w:ascii="Times New Roman" w:hAnsi="Times New Roman"/>
          <w:sz w:val="24"/>
          <w:szCs w:val="24"/>
        </w:rPr>
        <w:pPrChange w:id="3296" w:author="EMRAH COLAK" w:date="2015-07-30T14:28:00Z">
          <w:pPr>
            <w:pStyle w:val="GvdeMetni"/>
            <w:spacing w:before="125" w:line="360" w:lineRule="auto"/>
            <w:ind w:left="0" w:right="-2"/>
            <w:jc w:val="both"/>
          </w:pPr>
        </w:pPrChange>
      </w:pPr>
      <w:r w:rsidRPr="009F0ABB">
        <w:rPr>
          <w:rFonts w:ascii="Times New Roman" w:hAnsi="Times New Roman"/>
          <w:sz w:val="24"/>
          <w:szCs w:val="24"/>
        </w:rPr>
        <w:t>İnce istemci (thin client) yada kişisel bilgisayar kullanarak RDP protokolü ile bağlanılan ve üzerinde oturum açılıp program çalıştırılan Windows sunuculara Windows Terminal Server denmektedir. Windows Terminal Server ayrı olarak satılan bir ürün değil, güncel Windows sunucu işletim sistemlerinde hazır olarak bulunan bir özelliktir. Bu sunuculara ince istemci bağlantısı yapmak için Windows Terminal Hizmetleri'nin (Windows Terminal Services) yüklenmiş ve çalışır durumda olması yeterlidir.</w:t>
      </w:r>
    </w:p>
    <w:p w14:paraId="51DC8C72" w14:textId="77777777" w:rsidR="00EC00C6" w:rsidRPr="009F0ABB" w:rsidRDefault="00EC00C6">
      <w:pPr>
        <w:pStyle w:val="GvdeMetni"/>
        <w:spacing w:before="0" w:line="360" w:lineRule="auto"/>
        <w:ind w:left="0" w:right="-2"/>
        <w:jc w:val="both"/>
        <w:rPr>
          <w:rFonts w:ascii="Times New Roman" w:hAnsi="Times New Roman"/>
          <w:sz w:val="24"/>
          <w:szCs w:val="24"/>
        </w:rPr>
        <w:pPrChange w:id="3297" w:author="EMRAH COLAK" w:date="2015-07-30T14:28:00Z">
          <w:pPr>
            <w:pStyle w:val="GvdeMetni"/>
            <w:spacing w:before="125" w:line="360" w:lineRule="auto"/>
            <w:ind w:left="0" w:right="-2"/>
            <w:jc w:val="both"/>
          </w:pPr>
        </w:pPrChange>
      </w:pPr>
    </w:p>
    <w:p w14:paraId="63B55942" w14:textId="77777777" w:rsidR="00800D00" w:rsidRPr="009F0ABB" w:rsidRDefault="00800D00">
      <w:pPr>
        <w:pStyle w:val="GvdeMetni"/>
        <w:spacing w:before="0" w:line="360" w:lineRule="auto"/>
        <w:ind w:left="0" w:right="100"/>
        <w:jc w:val="both"/>
        <w:rPr>
          <w:ins w:id="3298" w:author="EMRAH COLAK" w:date="2015-07-30T14:30:00Z"/>
          <w:rFonts w:ascii="Times New Roman" w:hAnsi="Times New Roman"/>
          <w:sz w:val="24"/>
          <w:szCs w:val="24"/>
        </w:rPr>
        <w:pPrChange w:id="3299" w:author="EMRAH COLAK" w:date="2015-07-30T14:28:00Z">
          <w:pPr>
            <w:pStyle w:val="GvdeMetni"/>
            <w:spacing w:before="125" w:line="360" w:lineRule="auto"/>
            <w:ind w:left="0" w:right="100"/>
            <w:jc w:val="both"/>
          </w:pPr>
        </w:pPrChange>
      </w:pPr>
      <w:r w:rsidRPr="009F0ABB">
        <w:rPr>
          <w:rFonts w:ascii="Times New Roman" w:hAnsi="Times New Roman"/>
          <w:sz w:val="24"/>
          <w:szCs w:val="24"/>
        </w:rPr>
        <w:t>Windows Terminal Server ve ona bağlı ince istemci cihazların kullanıldığı yapı, sunucu tabanlı bilgi işlem olarak adlandırılmaktadır. Bu yapıda ince istemci üzerinde program yada veri tutulmamakta, bütün uygulamalar sunucu üzerinde çalışmaktadır. İnce istemcinin işlevi klavye ve fare üzerinden gelen girdileri sunucuda çalışan programa iletmek ve oradan gelen görüntü bilgilerini terminal ekranına yansıtmaktır.</w:t>
      </w:r>
    </w:p>
    <w:p w14:paraId="1504C736" w14:textId="77777777" w:rsidR="00EC00C6" w:rsidRPr="009F0ABB" w:rsidRDefault="00EC00C6">
      <w:pPr>
        <w:pStyle w:val="GvdeMetni"/>
        <w:spacing w:before="0" w:line="360" w:lineRule="auto"/>
        <w:ind w:left="0" w:right="100"/>
        <w:jc w:val="both"/>
        <w:rPr>
          <w:rFonts w:ascii="Times New Roman" w:hAnsi="Times New Roman"/>
          <w:sz w:val="24"/>
          <w:szCs w:val="24"/>
        </w:rPr>
        <w:pPrChange w:id="3300" w:author="EMRAH COLAK" w:date="2015-07-30T14:28:00Z">
          <w:pPr>
            <w:pStyle w:val="GvdeMetni"/>
            <w:spacing w:before="125" w:line="360" w:lineRule="auto"/>
            <w:ind w:left="0" w:right="100"/>
            <w:jc w:val="both"/>
          </w:pPr>
        </w:pPrChange>
      </w:pPr>
    </w:p>
    <w:p w14:paraId="3F2E1A89" w14:textId="77777777" w:rsidR="000545E2" w:rsidRPr="009F0ABB" w:rsidRDefault="00800D00">
      <w:pPr>
        <w:pStyle w:val="GvdeMetni"/>
        <w:spacing w:before="0" w:line="360" w:lineRule="auto"/>
        <w:ind w:left="0" w:right="102" w:firstLine="709"/>
        <w:jc w:val="both"/>
        <w:rPr>
          <w:ins w:id="3301" w:author="EMRAH COLAK" w:date="2015-07-30T14:30:00Z"/>
          <w:rFonts w:ascii="Times New Roman" w:hAnsi="Times New Roman"/>
          <w:sz w:val="24"/>
          <w:szCs w:val="24"/>
        </w:rPr>
        <w:pPrChange w:id="3302" w:author="EMRAH COLAK" w:date="2015-07-30T14:28:00Z">
          <w:pPr>
            <w:pStyle w:val="GvdeMetni"/>
            <w:spacing w:before="125" w:after="120" w:line="360" w:lineRule="auto"/>
            <w:ind w:left="0" w:right="102" w:firstLine="709"/>
            <w:jc w:val="both"/>
          </w:pPr>
        </w:pPrChange>
      </w:pPr>
      <w:r w:rsidRPr="009F0ABB">
        <w:rPr>
          <w:rFonts w:ascii="Times New Roman" w:hAnsi="Times New Roman"/>
          <w:sz w:val="24"/>
          <w:szCs w:val="24"/>
        </w:rPr>
        <w:t>Sunucu tabanlı bilgi işlem yapısı, düşük toplam sahip olma maliyeti, merkezi yönetim, yüksek güvenlik ve kullanıcı cihazlarının bakım gerektirmemesi gibi özellikleriyle işletmelerin bilgi işlem harcamalarında önemli tasarruf olanakları sunmaktadır.</w:t>
      </w:r>
    </w:p>
    <w:p w14:paraId="735B1544" w14:textId="77777777" w:rsidR="00EC00C6" w:rsidRPr="009F0ABB" w:rsidRDefault="00EC00C6">
      <w:pPr>
        <w:pStyle w:val="GvdeMetni"/>
        <w:spacing w:before="0" w:line="360" w:lineRule="auto"/>
        <w:ind w:left="0" w:right="102" w:firstLine="709"/>
        <w:jc w:val="both"/>
        <w:rPr>
          <w:rFonts w:ascii="Times New Roman" w:hAnsi="Times New Roman"/>
          <w:sz w:val="24"/>
          <w:szCs w:val="24"/>
        </w:rPr>
        <w:pPrChange w:id="3303" w:author="EMRAH COLAK" w:date="2015-07-30T14:28:00Z">
          <w:pPr>
            <w:pStyle w:val="GvdeMetni"/>
            <w:spacing w:before="125" w:after="120" w:line="360" w:lineRule="auto"/>
            <w:ind w:left="0" w:right="102" w:firstLine="709"/>
            <w:jc w:val="both"/>
          </w:pPr>
        </w:pPrChange>
      </w:pPr>
    </w:p>
    <w:p w14:paraId="66BCC046" w14:textId="360E714E" w:rsidR="003506CB" w:rsidRPr="009F0ABB" w:rsidRDefault="003506CB">
      <w:pPr>
        <w:pStyle w:val="Balk2"/>
        <w:pPrChange w:id="3304" w:author="EMRAH COLAK" w:date="2015-07-30T15:31:00Z">
          <w:pPr>
            <w:pStyle w:val="Balk2"/>
            <w:numPr>
              <w:numId w:val="41"/>
            </w:numPr>
            <w:ind w:left="1286" w:hanging="576"/>
          </w:pPr>
        </w:pPrChange>
      </w:pPr>
      <w:bookmarkStart w:id="3305" w:name="_Toc425946785"/>
      <w:r w:rsidRPr="009F0ABB">
        <w:t>İnce İstemciye Geçiş Süreci</w:t>
      </w:r>
      <w:bookmarkEnd w:id="3305"/>
    </w:p>
    <w:p w14:paraId="084BC9D1" w14:textId="77777777" w:rsidR="00EC00C6" w:rsidRPr="009F0ABB" w:rsidRDefault="003506CB">
      <w:pPr>
        <w:pStyle w:val="ListeParagraf"/>
        <w:spacing w:after="0" w:line="360" w:lineRule="auto"/>
        <w:ind w:left="0" w:firstLine="709"/>
        <w:contextualSpacing w:val="0"/>
        <w:jc w:val="both"/>
        <w:rPr>
          <w:ins w:id="3306" w:author="EMRAH COLAK" w:date="2015-07-30T14:30:00Z"/>
          <w:rFonts w:ascii="Times New Roman" w:hAnsi="Times New Roman"/>
          <w:sz w:val="24"/>
          <w:szCs w:val="24"/>
        </w:rPr>
        <w:pPrChange w:id="3307" w:author="EMRAH COLAK" w:date="2015-07-30T14:28:00Z">
          <w:pPr>
            <w:pStyle w:val="ListeParagraf"/>
            <w:spacing w:after="120" w:line="360" w:lineRule="auto"/>
            <w:ind w:left="0" w:firstLine="709"/>
            <w:contextualSpacing w:val="0"/>
            <w:jc w:val="both"/>
          </w:pPr>
        </w:pPrChange>
      </w:pPr>
      <w:r w:rsidRPr="009F0ABB">
        <w:rPr>
          <w:rFonts w:ascii="Times New Roman" w:hAnsi="Times New Roman"/>
          <w:sz w:val="24"/>
          <w:szCs w:val="24"/>
        </w:rPr>
        <w:t xml:space="preserve">İnce istemci projesinin aşamalarının belirlenmesi için gerekli olan dokümanlar edinilmelidir. Bu dokümanlar şu anki mekanizmayı, yenileme sürelerini ve karmaşıklığı, masaüstü işletim sistemi kurulumunu, işletim sistemi ve uygulama yamalamayı, bakım prosedürlerini, kurum dışından bağlantıları ve son olarak mevzuata uygunluğu içermelidir. </w:t>
      </w:r>
    </w:p>
    <w:p w14:paraId="71BAD7B5" w14:textId="77777777" w:rsidR="00EC00C6" w:rsidRDefault="00EC00C6">
      <w:pPr>
        <w:pStyle w:val="ListeParagraf"/>
        <w:spacing w:after="0" w:line="360" w:lineRule="auto"/>
        <w:ind w:left="0" w:firstLine="709"/>
        <w:contextualSpacing w:val="0"/>
        <w:jc w:val="both"/>
        <w:rPr>
          <w:ins w:id="3308" w:author="EMRAH COLAK" w:date="2015-07-30T14:30:00Z"/>
          <w:rFonts w:ascii="Times New Roman" w:hAnsi="Times New Roman"/>
          <w:sz w:val="24"/>
          <w:szCs w:val="24"/>
        </w:rPr>
        <w:pPrChange w:id="3309" w:author="EMRAH COLAK" w:date="2015-07-30T14:28:00Z">
          <w:pPr>
            <w:pStyle w:val="ListeParagraf"/>
            <w:spacing w:after="120" w:line="360" w:lineRule="auto"/>
            <w:ind w:left="0" w:firstLine="709"/>
            <w:contextualSpacing w:val="0"/>
            <w:jc w:val="both"/>
          </w:pPr>
        </w:pPrChange>
      </w:pPr>
    </w:p>
    <w:p w14:paraId="72293AB5" w14:textId="5E8A10FE" w:rsidR="00800D00" w:rsidRDefault="003506CB">
      <w:pPr>
        <w:pStyle w:val="ListeParagraf"/>
        <w:spacing w:after="0" w:line="360" w:lineRule="auto"/>
        <w:ind w:left="0" w:firstLine="709"/>
        <w:contextualSpacing w:val="0"/>
        <w:jc w:val="both"/>
        <w:rPr>
          <w:ins w:id="3310" w:author="EMRAH COLAK" w:date="2015-07-30T14:30:00Z"/>
          <w:rFonts w:ascii="Times New Roman" w:hAnsi="Times New Roman"/>
          <w:sz w:val="24"/>
          <w:szCs w:val="24"/>
        </w:rPr>
        <w:pPrChange w:id="3311" w:author="EMRAH COLAK" w:date="2015-07-30T14:28:00Z">
          <w:pPr>
            <w:pStyle w:val="ListeParagraf"/>
            <w:spacing w:after="120" w:line="360" w:lineRule="auto"/>
            <w:ind w:left="0" w:firstLine="709"/>
            <w:contextualSpacing w:val="0"/>
            <w:jc w:val="both"/>
          </w:pPr>
        </w:pPrChange>
      </w:pPr>
      <w:r w:rsidRPr="000545E2">
        <w:rPr>
          <w:rFonts w:ascii="Times New Roman" w:hAnsi="Times New Roman"/>
          <w:sz w:val="24"/>
          <w:szCs w:val="24"/>
        </w:rPr>
        <w:t>Ayrıca sanal ortama göçe gerekçe göstermek amacıyla fiziksel masaüstü yönetimiyle bağlantılı kurumsal maliyetleri belirlemek gerekmektedir. Yeni masaüstlerinin kurulum basamaklarının belirlenmesi ve kurulum maliyetlerinin analiz edilmesi önemlidir. Sabit aktivitelerin analiz edilmesi unutulmamalıdır. Arıza süresinin ve bir donanım yenilenmesinin maliyeti hesaplanmalıdır.</w:t>
      </w:r>
      <w:r w:rsidRPr="000545E2">
        <w:rPr>
          <w:rStyle w:val="DipnotBavurusu"/>
          <w:rFonts w:ascii="Times New Roman" w:hAnsi="Times New Roman"/>
          <w:sz w:val="24"/>
          <w:szCs w:val="24"/>
        </w:rPr>
        <w:footnoteReference w:id="45"/>
      </w:r>
    </w:p>
    <w:p w14:paraId="27F22920" w14:textId="77777777" w:rsidR="00EC00C6" w:rsidRPr="000545E2" w:rsidRDefault="00EC00C6">
      <w:pPr>
        <w:pStyle w:val="ListeParagraf"/>
        <w:spacing w:after="0" w:line="360" w:lineRule="auto"/>
        <w:ind w:left="0" w:firstLine="709"/>
        <w:contextualSpacing w:val="0"/>
        <w:jc w:val="both"/>
        <w:rPr>
          <w:rFonts w:ascii="Times New Roman" w:hAnsi="Times New Roman"/>
          <w:sz w:val="24"/>
          <w:szCs w:val="24"/>
        </w:rPr>
        <w:pPrChange w:id="3324" w:author="EMRAH COLAK" w:date="2015-07-30T14:28:00Z">
          <w:pPr>
            <w:pStyle w:val="ListeParagraf"/>
            <w:spacing w:after="120" w:line="360" w:lineRule="auto"/>
            <w:ind w:left="0" w:firstLine="709"/>
            <w:contextualSpacing w:val="0"/>
            <w:jc w:val="both"/>
          </w:pPr>
        </w:pPrChange>
      </w:pPr>
    </w:p>
    <w:p w14:paraId="32BE2691" w14:textId="0D8EE65D" w:rsidR="00800D00" w:rsidRPr="000545E2" w:rsidRDefault="005216A6" w:rsidP="00685147">
      <w:pPr>
        <w:pStyle w:val="Balk3"/>
        <w:pPrChange w:id="3325" w:author="EMRAH COLAK" w:date="2015-07-31T14:33:00Z">
          <w:pPr>
            <w:pStyle w:val="Balk3"/>
          </w:pPr>
        </w:pPrChange>
      </w:pPr>
      <w:ins w:id="3326" w:author="EMRAH COLAK" w:date="2015-07-29T15:00:00Z">
        <w:r>
          <w:t xml:space="preserve"> </w:t>
        </w:r>
      </w:ins>
      <w:bookmarkStart w:id="3327" w:name="_Toc425946786"/>
      <w:r w:rsidR="000545E2" w:rsidRPr="000545E2">
        <w:t>Mevcut Mimarinin Belirlenmesi</w:t>
      </w:r>
      <w:bookmarkEnd w:id="3327"/>
    </w:p>
    <w:p w14:paraId="43DA6969" w14:textId="77777777" w:rsidR="000545E2" w:rsidRDefault="000545E2">
      <w:pPr>
        <w:pStyle w:val="ListeParagraf"/>
        <w:spacing w:after="0" w:line="360" w:lineRule="auto"/>
        <w:ind w:left="0" w:firstLine="709"/>
        <w:contextualSpacing w:val="0"/>
        <w:jc w:val="both"/>
        <w:rPr>
          <w:ins w:id="3328" w:author="EMRAH COLAK" w:date="2015-07-30T14:30:00Z"/>
          <w:rFonts w:ascii="Times New Roman" w:hAnsi="Times New Roman"/>
          <w:sz w:val="24"/>
          <w:szCs w:val="24"/>
        </w:rPr>
        <w:pPrChange w:id="3329" w:author="EMRAH COLAK" w:date="2015-07-30T14:28:00Z">
          <w:pPr>
            <w:pStyle w:val="ListeParagraf"/>
            <w:spacing w:after="240" w:line="360" w:lineRule="auto"/>
            <w:ind w:left="0" w:firstLine="709"/>
            <w:contextualSpacing w:val="0"/>
            <w:jc w:val="both"/>
          </w:pPr>
        </w:pPrChange>
      </w:pPr>
      <w:r w:rsidRPr="000545E2">
        <w:rPr>
          <w:rFonts w:ascii="Times New Roman" w:hAnsi="Times New Roman"/>
          <w:sz w:val="24"/>
          <w:szCs w:val="24"/>
        </w:rPr>
        <w:t xml:space="preserve">Bir projeye başlanmadan önce projeye konu olan mevcut yapının değerlendirilmesi gerekmektedir. Değerlendirme sonucu bu yapıyla ilgili sorunlar ortaya konmalıdır. Sorunlara göre masaüstü sanallaştırması çözümü belirlenmelidir. Hangi uygulamaya kimin erişmesi gerektiğini, uygulamaların nasıl yapılandırıldığı ve nerede depolandığı gibi bilgileri belgelendirmek önemlidir. Çünkü bu bilgilere göre </w:t>
      </w:r>
      <w:r w:rsidRPr="000545E2">
        <w:rPr>
          <w:rFonts w:ascii="Times New Roman" w:hAnsi="Times New Roman"/>
          <w:sz w:val="24"/>
          <w:szCs w:val="24"/>
        </w:rPr>
        <w:lastRenderedPageBreak/>
        <w:t xml:space="preserve">Kurum BT altyapısına uygulanabilecek masaüstü sanallaştırma çözümü belirlenebilir. Masaüstü sanallaştırması uygulamalara erişimi sadeleştirmesine rağmen, karmaşık bir uygulama portföyü masaüstü sanallaştırma çözümünün uygulanmasını da karmaşık hale getirebilmektedir. Masaüstü sanallaştırması seçenekleri test edilerek incelenebilmektedir ve kaynak yaratma fırsatları olarak göz önünde bulundurulabilmektedir. </w:t>
      </w:r>
    </w:p>
    <w:p w14:paraId="10207989" w14:textId="77777777" w:rsidR="00EC00C6" w:rsidRPr="000545E2" w:rsidRDefault="00EC00C6">
      <w:pPr>
        <w:pStyle w:val="ListeParagraf"/>
        <w:spacing w:after="0" w:line="360" w:lineRule="auto"/>
        <w:ind w:left="0" w:firstLine="709"/>
        <w:contextualSpacing w:val="0"/>
        <w:jc w:val="both"/>
        <w:rPr>
          <w:rFonts w:ascii="Times New Roman" w:hAnsi="Times New Roman"/>
          <w:sz w:val="24"/>
          <w:szCs w:val="24"/>
        </w:rPr>
        <w:pPrChange w:id="3330" w:author="EMRAH COLAK" w:date="2015-07-30T14:28:00Z">
          <w:pPr>
            <w:pStyle w:val="ListeParagraf"/>
            <w:spacing w:after="240" w:line="360" w:lineRule="auto"/>
            <w:ind w:left="0" w:firstLine="709"/>
            <w:contextualSpacing w:val="0"/>
            <w:jc w:val="both"/>
          </w:pPr>
        </w:pPrChange>
      </w:pPr>
    </w:p>
    <w:p w14:paraId="2D0AA7BA" w14:textId="77777777" w:rsidR="000545E2" w:rsidRDefault="000545E2">
      <w:pPr>
        <w:pStyle w:val="ListeParagraf"/>
        <w:spacing w:after="0" w:line="360" w:lineRule="auto"/>
        <w:ind w:left="0" w:firstLine="709"/>
        <w:contextualSpacing w:val="0"/>
        <w:jc w:val="both"/>
        <w:rPr>
          <w:ins w:id="3331" w:author="EMRAH COLAK" w:date="2015-07-30T14:30:00Z"/>
          <w:rFonts w:ascii="Times New Roman" w:hAnsi="Times New Roman"/>
          <w:sz w:val="24"/>
          <w:szCs w:val="24"/>
        </w:rPr>
        <w:pPrChange w:id="3332" w:author="EMRAH COLAK" w:date="2015-07-30T14:28:00Z">
          <w:pPr>
            <w:pStyle w:val="ListeParagraf"/>
            <w:spacing w:before="120" w:after="120" w:line="360" w:lineRule="auto"/>
            <w:ind w:left="0" w:firstLine="709"/>
            <w:contextualSpacing w:val="0"/>
            <w:jc w:val="both"/>
          </w:pPr>
        </w:pPrChange>
      </w:pPr>
      <w:r w:rsidRPr="000545E2">
        <w:rPr>
          <w:rFonts w:ascii="Times New Roman" w:hAnsi="Times New Roman"/>
          <w:sz w:val="24"/>
          <w:szCs w:val="24"/>
        </w:rPr>
        <w:t xml:space="preserve">Mevcut masaüstü ortamının metrikleri ağ, merkezi işlemci birimi, depolama ve bellek gibi hususları içermek üzere analiz edilmelidir. Değerlendirme </w:t>
      </w:r>
      <w:r w:rsidR="0000264A" w:rsidRPr="000545E2">
        <w:rPr>
          <w:rFonts w:ascii="Times New Roman" w:hAnsi="Times New Roman"/>
          <w:sz w:val="24"/>
          <w:szCs w:val="24"/>
        </w:rPr>
        <w:t>temel</w:t>
      </w:r>
      <w:r w:rsidRPr="000545E2">
        <w:rPr>
          <w:rFonts w:ascii="Times New Roman" w:hAnsi="Times New Roman"/>
          <w:sz w:val="24"/>
          <w:szCs w:val="24"/>
        </w:rPr>
        <w:t xml:space="preserve"> alınarak sanal altyapı içindeki boyutlandırma faktörleri tanımlanmalıdır. Bu faktörler pik zamanı analizlerini, depolama önerilerini ve masaüstünden depolamaya kadar performans değerlendirmelerini içermelidir.</w:t>
      </w:r>
    </w:p>
    <w:p w14:paraId="48E32621" w14:textId="77777777" w:rsidR="00EC00C6" w:rsidRPr="000545E2" w:rsidRDefault="00EC00C6">
      <w:pPr>
        <w:pStyle w:val="ListeParagraf"/>
        <w:spacing w:after="0" w:line="360" w:lineRule="auto"/>
        <w:ind w:left="0" w:firstLine="709"/>
        <w:contextualSpacing w:val="0"/>
        <w:jc w:val="both"/>
        <w:rPr>
          <w:rFonts w:ascii="Times New Roman" w:hAnsi="Times New Roman"/>
          <w:sz w:val="24"/>
          <w:szCs w:val="24"/>
        </w:rPr>
        <w:pPrChange w:id="3333" w:author="EMRAH COLAK" w:date="2015-07-30T14:28:00Z">
          <w:pPr>
            <w:pStyle w:val="ListeParagraf"/>
            <w:spacing w:before="120" w:after="120" w:line="360" w:lineRule="auto"/>
            <w:ind w:left="0" w:firstLine="709"/>
            <w:contextualSpacing w:val="0"/>
            <w:jc w:val="both"/>
          </w:pPr>
        </w:pPrChange>
      </w:pPr>
    </w:p>
    <w:p w14:paraId="0CD16875" w14:textId="77777777" w:rsidR="00386E38" w:rsidRDefault="000545E2" w:rsidP="00685147">
      <w:pPr>
        <w:pStyle w:val="Balk3"/>
        <w:pPrChange w:id="3334" w:author="EMRAH COLAK" w:date="2015-07-31T14:33:00Z">
          <w:pPr>
            <w:pStyle w:val="Balk3"/>
          </w:pPr>
        </w:pPrChange>
      </w:pPr>
      <w:bookmarkStart w:id="3335" w:name="_Toc425946787"/>
      <w:r w:rsidRPr="000545E2">
        <w:t>Kurumdaki Kullanıcı Profilleri</w:t>
      </w:r>
      <w:bookmarkEnd w:id="3335"/>
    </w:p>
    <w:p w14:paraId="58A11AD5" w14:textId="77777777" w:rsidR="000545E2" w:rsidRDefault="000545E2">
      <w:pPr>
        <w:pStyle w:val="GvdeMetni"/>
        <w:spacing w:before="0" w:line="360" w:lineRule="auto"/>
        <w:ind w:left="0" w:right="100"/>
        <w:jc w:val="both"/>
        <w:rPr>
          <w:ins w:id="3336" w:author="EMRAH COLAK" w:date="2015-07-30T14:30:00Z"/>
          <w:rFonts w:ascii="Times New Roman" w:hAnsi="Times New Roman"/>
          <w:sz w:val="24"/>
          <w:szCs w:val="24"/>
        </w:rPr>
        <w:pPrChange w:id="3337" w:author="EMRAH COLAK" w:date="2015-07-30T14:28:00Z">
          <w:pPr>
            <w:pStyle w:val="GvdeMetni"/>
            <w:spacing w:before="125" w:line="360" w:lineRule="auto"/>
            <w:ind w:left="0" w:right="100"/>
            <w:jc w:val="both"/>
          </w:pPr>
        </w:pPrChange>
      </w:pPr>
      <w:r w:rsidRPr="000545E2">
        <w:rPr>
          <w:rFonts w:ascii="Times New Roman" w:hAnsi="Times New Roman"/>
          <w:sz w:val="24"/>
          <w:szCs w:val="24"/>
        </w:rPr>
        <w:t xml:space="preserve">Kurumun ihtiyaçlarının tanımlanmasının en iyi yolu kullanıcı profili oluşturma alıştırmalarından geçmektedir. Bu şekilde hangi uygulamaların hangi kullanıcı tipleri tarafından kullanıldığının net bir resmi çıkarılabilmektedir. Bunun yanında kullanıcı gruplarının ihtiyaçlarının kurum içinde nasıl çeşitlilik gösterdiği belirlenmelidir. Kullanıcı profili oluşturma işlemi meşakkatli </w:t>
      </w:r>
      <w:r w:rsidR="006443FE">
        <w:rPr>
          <w:rFonts w:ascii="Times New Roman" w:hAnsi="Times New Roman"/>
          <w:sz w:val="24"/>
          <w:szCs w:val="24"/>
        </w:rPr>
        <w:t>olmak zorunda değildir. Kurum’</w:t>
      </w:r>
      <w:r w:rsidRPr="000545E2">
        <w:rPr>
          <w:rFonts w:ascii="Times New Roman" w:hAnsi="Times New Roman"/>
          <w:sz w:val="24"/>
          <w:szCs w:val="24"/>
        </w:rPr>
        <w:t xml:space="preserve">da profil oluşturma işlemi otomatikleştirilmiş keşif yazılımları tarafından yapılabilir. </w:t>
      </w:r>
    </w:p>
    <w:p w14:paraId="4D3AA404" w14:textId="77777777" w:rsidR="00EC00C6" w:rsidRDefault="00EC00C6">
      <w:pPr>
        <w:pStyle w:val="GvdeMetni"/>
        <w:spacing w:before="0" w:line="360" w:lineRule="auto"/>
        <w:ind w:left="0" w:right="100"/>
        <w:jc w:val="both"/>
        <w:rPr>
          <w:rFonts w:ascii="Times New Roman" w:hAnsi="Times New Roman"/>
          <w:sz w:val="24"/>
          <w:szCs w:val="24"/>
        </w:rPr>
        <w:pPrChange w:id="3338" w:author="EMRAH COLAK" w:date="2015-07-30T14:28:00Z">
          <w:pPr>
            <w:pStyle w:val="GvdeMetni"/>
            <w:spacing w:before="125" w:line="360" w:lineRule="auto"/>
            <w:ind w:left="0" w:right="100"/>
            <w:jc w:val="both"/>
          </w:pPr>
        </w:pPrChange>
      </w:pPr>
    </w:p>
    <w:p w14:paraId="378F3E69" w14:textId="10B75D45" w:rsidR="000545E2" w:rsidRDefault="000545E2">
      <w:pPr>
        <w:pStyle w:val="GvdeMetni"/>
        <w:spacing w:before="0" w:line="360" w:lineRule="auto"/>
        <w:ind w:left="0" w:right="100"/>
        <w:jc w:val="both"/>
        <w:rPr>
          <w:ins w:id="3339" w:author="EMRAH COLAK" w:date="2015-07-30T14:30:00Z"/>
          <w:rFonts w:ascii="Times New Roman" w:hAnsi="Times New Roman"/>
          <w:sz w:val="24"/>
          <w:szCs w:val="24"/>
        </w:rPr>
        <w:pPrChange w:id="3340" w:author="EMRAH COLAK" w:date="2015-07-30T14:28:00Z">
          <w:pPr>
            <w:pStyle w:val="GvdeMetni"/>
            <w:spacing w:before="125" w:line="360" w:lineRule="auto"/>
            <w:ind w:left="0" w:right="100"/>
            <w:jc w:val="both"/>
          </w:pPr>
        </w:pPrChange>
      </w:pPr>
      <w:r w:rsidRPr="000545E2">
        <w:rPr>
          <w:rFonts w:ascii="Times New Roman" w:hAnsi="Times New Roman"/>
          <w:sz w:val="24"/>
          <w:szCs w:val="24"/>
        </w:rPr>
        <w:t>Uygulamalar hakkında bilgi edindikten sonraki aşama, kullanıcı kategorilerini davranışlarına göre tespit etmektir. Her kullanıcı grubunun ihtiyaç duyduğu uygulamalara veya servislere nasıl ulaşacağı hakkında belli gereksinimleri mevcuttur. Bunun belirlenmesi uygun masaüstü dağıtımı seçeneğini saptamaya yardımcı olmaktadır.</w:t>
      </w:r>
      <w:del w:id="3341" w:author="EMRAH COLAK" w:date="2015-07-29T13:02:00Z">
        <w:r w:rsidRPr="000545E2" w:rsidDel="00A6281A">
          <w:rPr>
            <w:rFonts w:ascii="Times New Roman" w:hAnsi="Times New Roman"/>
            <w:sz w:val="24"/>
            <w:szCs w:val="24"/>
          </w:rPr>
          <w:delText xml:space="preserve"> </w:delText>
        </w:r>
      </w:del>
      <w:r w:rsidRPr="000545E2">
        <w:rPr>
          <w:rFonts w:ascii="Times New Roman" w:hAnsi="Times New Roman"/>
          <w:sz w:val="24"/>
          <w:szCs w:val="24"/>
        </w:rPr>
        <w:t xml:space="preserve"> Profil oluşturma alıştırmasının sonunda her bir kullanıcı kategorisi için şu konularda iyi fikirlere sahip olmak gereklidir</w:t>
      </w:r>
      <w:ins w:id="3342" w:author="EMRAH COLAK" w:date="2015-07-30T14:31:00Z">
        <w:r w:rsidR="00EC00C6">
          <w:rPr>
            <w:rFonts w:ascii="Times New Roman" w:hAnsi="Times New Roman"/>
            <w:sz w:val="24"/>
            <w:szCs w:val="24"/>
          </w:rPr>
          <w:t>.</w:t>
        </w:r>
      </w:ins>
      <w:ins w:id="3343" w:author="EMRAH COLAK" w:date="2015-07-30T15:41:00Z">
        <w:r w:rsidR="009C04F4">
          <w:rPr>
            <w:rStyle w:val="DipnotBavurusu"/>
            <w:rFonts w:ascii="Times New Roman" w:hAnsi="Times New Roman"/>
            <w:sz w:val="24"/>
            <w:szCs w:val="24"/>
          </w:rPr>
          <w:footnoteReference w:id="46"/>
        </w:r>
      </w:ins>
      <w:del w:id="3370" w:author="EMRAH COLAK" w:date="2015-07-30T14:31:00Z">
        <w:r w:rsidRPr="000545E2" w:rsidDel="00EC00C6">
          <w:rPr>
            <w:rFonts w:ascii="Times New Roman" w:hAnsi="Times New Roman"/>
            <w:sz w:val="24"/>
            <w:szCs w:val="24"/>
          </w:rPr>
          <w:delText xml:space="preserve">: </w:delText>
        </w:r>
      </w:del>
    </w:p>
    <w:p w14:paraId="1AC67852" w14:textId="77777777" w:rsidR="00EC00C6" w:rsidRPr="000545E2" w:rsidRDefault="00EC00C6">
      <w:pPr>
        <w:pStyle w:val="GvdeMetni"/>
        <w:spacing w:before="0" w:line="360" w:lineRule="auto"/>
        <w:ind w:left="0" w:right="100"/>
        <w:jc w:val="both"/>
        <w:rPr>
          <w:rFonts w:ascii="Times New Roman" w:hAnsi="Times New Roman"/>
          <w:sz w:val="24"/>
          <w:szCs w:val="24"/>
        </w:rPr>
        <w:pPrChange w:id="3371" w:author="EMRAH COLAK" w:date="2015-07-30T14:28:00Z">
          <w:pPr>
            <w:pStyle w:val="GvdeMetni"/>
            <w:spacing w:before="125" w:line="360" w:lineRule="auto"/>
            <w:ind w:left="0" w:right="100"/>
            <w:jc w:val="both"/>
          </w:pPr>
        </w:pPrChange>
      </w:pPr>
    </w:p>
    <w:p w14:paraId="0D5A249B" w14:textId="32B1690B" w:rsidR="000545E2" w:rsidRPr="000545E2" w:rsidRDefault="000545E2" w:rsidP="00F03565">
      <w:pPr>
        <w:pStyle w:val="GvdeMetni"/>
        <w:numPr>
          <w:ilvl w:val="0"/>
          <w:numId w:val="56"/>
        </w:numPr>
        <w:spacing w:before="0" w:line="276" w:lineRule="auto"/>
        <w:ind w:left="1134" w:right="100" w:hanging="283"/>
        <w:jc w:val="both"/>
        <w:rPr>
          <w:rFonts w:ascii="Times New Roman" w:hAnsi="Times New Roman"/>
          <w:sz w:val="24"/>
          <w:szCs w:val="24"/>
        </w:rPr>
        <w:pPrChange w:id="3372" w:author="EMRAH COLAK" w:date="2015-07-31T14:39:00Z">
          <w:pPr>
            <w:pStyle w:val="GvdeMetni"/>
            <w:spacing w:before="125" w:line="360" w:lineRule="auto"/>
            <w:ind w:left="0" w:right="100"/>
            <w:jc w:val="both"/>
          </w:pPr>
        </w:pPrChange>
      </w:pPr>
      <w:del w:id="3373" w:author="EMRAH COLAK" w:date="2015-07-31T14:39:00Z">
        <w:r w:rsidRPr="000545E2" w:rsidDel="00685147">
          <w:rPr>
            <w:rFonts w:ascii="Times New Roman" w:hAnsi="Times New Roman"/>
            <w:sz w:val="24"/>
            <w:szCs w:val="24"/>
          </w:rPr>
          <w:delText>•</w:delText>
        </w:r>
        <w:r w:rsidRPr="000545E2" w:rsidDel="00685147">
          <w:rPr>
            <w:rFonts w:ascii="Times New Roman" w:hAnsi="Times New Roman"/>
            <w:sz w:val="24"/>
            <w:szCs w:val="24"/>
          </w:rPr>
          <w:tab/>
        </w:r>
      </w:del>
      <w:r w:rsidRPr="000545E2">
        <w:rPr>
          <w:rFonts w:ascii="Times New Roman" w:hAnsi="Times New Roman"/>
          <w:sz w:val="24"/>
          <w:szCs w:val="24"/>
        </w:rPr>
        <w:t>Kategori tarafından kullanılan uygulamalar</w:t>
      </w:r>
    </w:p>
    <w:p w14:paraId="563AF558" w14:textId="5B179938" w:rsidR="000545E2" w:rsidRPr="000545E2" w:rsidRDefault="000545E2" w:rsidP="00F03565">
      <w:pPr>
        <w:pStyle w:val="GvdeMetni"/>
        <w:numPr>
          <w:ilvl w:val="0"/>
          <w:numId w:val="56"/>
        </w:numPr>
        <w:spacing w:before="0" w:line="276" w:lineRule="auto"/>
        <w:ind w:left="1134" w:right="100" w:hanging="283"/>
        <w:jc w:val="both"/>
        <w:rPr>
          <w:rFonts w:ascii="Times New Roman" w:hAnsi="Times New Roman"/>
          <w:sz w:val="24"/>
          <w:szCs w:val="24"/>
        </w:rPr>
        <w:pPrChange w:id="3374" w:author="EMRAH COLAK" w:date="2015-07-31T14:39:00Z">
          <w:pPr>
            <w:pStyle w:val="GvdeMetni"/>
            <w:spacing w:before="125" w:line="360" w:lineRule="auto"/>
            <w:ind w:left="0" w:right="100"/>
            <w:jc w:val="both"/>
          </w:pPr>
        </w:pPrChange>
      </w:pPr>
      <w:del w:id="3375" w:author="EMRAH COLAK" w:date="2015-07-31T14:39:00Z">
        <w:r w:rsidRPr="000545E2" w:rsidDel="00685147">
          <w:rPr>
            <w:rFonts w:ascii="Times New Roman" w:hAnsi="Times New Roman"/>
            <w:sz w:val="24"/>
            <w:szCs w:val="24"/>
          </w:rPr>
          <w:delText>•</w:delText>
        </w:r>
        <w:r w:rsidRPr="000545E2" w:rsidDel="00685147">
          <w:rPr>
            <w:rFonts w:ascii="Times New Roman" w:hAnsi="Times New Roman"/>
            <w:sz w:val="24"/>
            <w:szCs w:val="24"/>
          </w:rPr>
          <w:tab/>
        </w:r>
      </w:del>
      <w:r w:rsidRPr="000545E2">
        <w:rPr>
          <w:rFonts w:ascii="Times New Roman" w:hAnsi="Times New Roman"/>
          <w:sz w:val="24"/>
          <w:szCs w:val="24"/>
        </w:rPr>
        <w:t>İhtiyaç duyulan yönetim kontrolleri seviyesi</w:t>
      </w:r>
    </w:p>
    <w:p w14:paraId="2EE32329" w14:textId="7B981459" w:rsidR="000545E2" w:rsidRPr="000545E2" w:rsidRDefault="00685147" w:rsidP="00F03565">
      <w:pPr>
        <w:pStyle w:val="GvdeMetni"/>
        <w:numPr>
          <w:ilvl w:val="0"/>
          <w:numId w:val="56"/>
        </w:numPr>
        <w:spacing w:before="0" w:line="276" w:lineRule="auto"/>
        <w:ind w:left="1134" w:right="100" w:hanging="283"/>
        <w:jc w:val="both"/>
        <w:rPr>
          <w:rFonts w:ascii="Times New Roman" w:hAnsi="Times New Roman"/>
          <w:sz w:val="24"/>
          <w:szCs w:val="24"/>
        </w:rPr>
        <w:pPrChange w:id="3376" w:author="EMRAH COLAK" w:date="2015-07-31T14:39:00Z">
          <w:pPr>
            <w:pStyle w:val="GvdeMetni"/>
            <w:spacing w:before="125" w:line="360" w:lineRule="auto"/>
            <w:ind w:left="0" w:right="100"/>
            <w:jc w:val="both"/>
          </w:pPr>
        </w:pPrChange>
      </w:pPr>
      <w:ins w:id="3377" w:author="EMRAH COLAK" w:date="2015-07-31T14:39:00Z">
        <w:r>
          <w:rPr>
            <w:rFonts w:ascii="Times New Roman" w:hAnsi="Times New Roman"/>
            <w:sz w:val="24"/>
            <w:szCs w:val="24"/>
          </w:rPr>
          <w:t>İ</w:t>
        </w:r>
      </w:ins>
      <w:del w:id="3378" w:author="EMRAH COLAK" w:date="2015-07-31T14:39:00Z">
        <w:r w:rsidR="000545E2" w:rsidRPr="000545E2" w:rsidDel="00685147">
          <w:rPr>
            <w:rFonts w:ascii="Times New Roman" w:hAnsi="Times New Roman"/>
            <w:sz w:val="24"/>
            <w:szCs w:val="24"/>
          </w:rPr>
          <w:delText>•</w:delText>
        </w:r>
        <w:r w:rsidR="000545E2" w:rsidRPr="000545E2" w:rsidDel="00685147">
          <w:rPr>
            <w:rFonts w:ascii="Times New Roman" w:hAnsi="Times New Roman"/>
            <w:sz w:val="24"/>
            <w:szCs w:val="24"/>
          </w:rPr>
          <w:tab/>
          <w:delText>İ</w:delText>
        </w:r>
      </w:del>
      <w:r w:rsidR="000545E2" w:rsidRPr="000545E2">
        <w:rPr>
          <w:rFonts w:ascii="Times New Roman" w:hAnsi="Times New Roman"/>
          <w:sz w:val="24"/>
          <w:szCs w:val="24"/>
        </w:rPr>
        <w:t>htiyaç duyulan kullanıcı esnekliği</w:t>
      </w:r>
    </w:p>
    <w:p w14:paraId="5AC8AED7" w14:textId="77777777" w:rsidR="000545E2" w:rsidRDefault="000545E2" w:rsidP="00F03565">
      <w:pPr>
        <w:pStyle w:val="GvdeMetni"/>
        <w:numPr>
          <w:ilvl w:val="0"/>
          <w:numId w:val="56"/>
        </w:numPr>
        <w:spacing w:before="0" w:line="276" w:lineRule="auto"/>
        <w:ind w:left="1134" w:right="100" w:hanging="283"/>
        <w:jc w:val="both"/>
        <w:rPr>
          <w:ins w:id="3379" w:author="EMRAH COLAK" w:date="2015-07-30T14:31:00Z"/>
          <w:rFonts w:ascii="Times New Roman" w:hAnsi="Times New Roman"/>
          <w:sz w:val="24"/>
          <w:szCs w:val="24"/>
        </w:rPr>
        <w:pPrChange w:id="3380" w:author="EMRAH COLAK" w:date="2015-07-31T14:39:00Z">
          <w:pPr>
            <w:pStyle w:val="GvdeMetni"/>
            <w:spacing w:before="125" w:line="360" w:lineRule="auto"/>
            <w:ind w:left="0" w:right="100"/>
            <w:jc w:val="both"/>
          </w:pPr>
        </w:pPrChange>
      </w:pPr>
      <w:del w:id="3381" w:author="EMRAH COLAK" w:date="2015-07-31T14:39:00Z">
        <w:r w:rsidRPr="000545E2" w:rsidDel="00685147">
          <w:rPr>
            <w:rFonts w:ascii="Times New Roman" w:hAnsi="Times New Roman"/>
            <w:sz w:val="24"/>
            <w:szCs w:val="24"/>
          </w:rPr>
          <w:lastRenderedPageBreak/>
          <w:delText>•</w:delText>
        </w:r>
        <w:r w:rsidRPr="000545E2" w:rsidDel="00685147">
          <w:rPr>
            <w:rFonts w:ascii="Times New Roman" w:hAnsi="Times New Roman"/>
            <w:sz w:val="24"/>
            <w:szCs w:val="24"/>
          </w:rPr>
          <w:tab/>
        </w:r>
      </w:del>
      <w:r w:rsidRPr="000545E2">
        <w:rPr>
          <w:rFonts w:ascii="Times New Roman" w:hAnsi="Times New Roman"/>
          <w:sz w:val="24"/>
          <w:szCs w:val="24"/>
        </w:rPr>
        <w:t>Güvenlik ve erişilebilirlik gibi ulaşılması düşünülen ilave faydalar</w:t>
      </w:r>
    </w:p>
    <w:p w14:paraId="3DFF998C" w14:textId="3AAB4AE6" w:rsidR="00EC00C6" w:rsidRPr="000545E2" w:rsidDel="009C04F4" w:rsidRDefault="00EC00C6">
      <w:pPr>
        <w:pStyle w:val="GvdeMetni"/>
        <w:spacing w:before="0" w:line="276" w:lineRule="auto"/>
        <w:ind w:left="0" w:right="100"/>
        <w:jc w:val="both"/>
        <w:rPr>
          <w:del w:id="3382" w:author="EMRAH COLAK" w:date="2015-07-30T15:41:00Z"/>
          <w:rFonts w:ascii="Times New Roman" w:hAnsi="Times New Roman"/>
          <w:sz w:val="24"/>
          <w:szCs w:val="24"/>
        </w:rPr>
        <w:pPrChange w:id="3383" w:author="EMRAH COLAK" w:date="2015-07-30T14:28:00Z">
          <w:pPr>
            <w:pStyle w:val="GvdeMetni"/>
            <w:spacing w:before="125" w:line="360" w:lineRule="auto"/>
            <w:ind w:left="0" w:right="100"/>
            <w:jc w:val="both"/>
          </w:pPr>
        </w:pPrChange>
      </w:pPr>
    </w:p>
    <w:p w14:paraId="5FE84ADD" w14:textId="77777777" w:rsidR="000545E2" w:rsidRPr="000545E2" w:rsidRDefault="000545E2">
      <w:pPr>
        <w:pStyle w:val="GvdeMetni"/>
        <w:spacing w:before="0" w:line="360" w:lineRule="auto"/>
        <w:ind w:left="0" w:right="100"/>
        <w:jc w:val="both"/>
        <w:rPr>
          <w:rFonts w:ascii="Times New Roman" w:hAnsi="Times New Roman"/>
          <w:sz w:val="24"/>
          <w:szCs w:val="24"/>
        </w:rPr>
        <w:pPrChange w:id="3384" w:author="EMRAH COLAK" w:date="2015-07-30T14:28:00Z">
          <w:pPr>
            <w:pStyle w:val="GvdeMetni"/>
            <w:spacing w:before="125" w:line="360" w:lineRule="auto"/>
            <w:ind w:left="0" w:right="100"/>
            <w:jc w:val="both"/>
          </w:pPr>
        </w:pPrChange>
      </w:pPr>
      <w:r w:rsidRPr="000545E2">
        <w:rPr>
          <w:rFonts w:ascii="Times New Roman" w:hAnsi="Times New Roman"/>
          <w:sz w:val="24"/>
          <w:szCs w:val="24"/>
        </w:rPr>
        <w:t>BT Geliştirme Personeli: Yazılım Geliştiriciler, Mimarlar ve Test Mühendisleri sıklıkla değişen uygulama setlerine erişmeye ihtiyaç duymaktadır.</w:t>
      </w:r>
    </w:p>
    <w:p w14:paraId="11B262F5" w14:textId="1BDDBE38" w:rsidR="00EC00C6" w:rsidRDefault="000545E2">
      <w:pPr>
        <w:pStyle w:val="GvdeMetni"/>
        <w:spacing w:before="0" w:line="360" w:lineRule="auto"/>
        <w:ind w:left="0" w:right="100"/>
        <w:jc w:val="both"/>
        <w:rPr>
          <w:ins w:id="3385" w:author="EMRAH COLAK" w:date="2015-07-30T14:36:00Z"/>
          <w:rFonts w:ascii="Times New Roman" w:hAnsi="Times New Roman"/>
          <w:sz w:val="24"/>
          <w:szCs w:val="24"/>
        </w:rPr>
        <w:pPrChange w:id="3386" w:author="EMRAH COLAK" w:date="2015-07-30T14:31:00Z">
          <w:pPr>
            <w:pStyle w:val="GvdeMetni"/>
            <w:spacing w:before="125" w:line="360" w:lineRule="auto"/>
            <w:ind w:left="0" w:right="100"/>
            <w:jc w:val="both"/>
          </w:pPr>
        </w:pPrChange>
      </w:pPr>
      <w:r w:rsidRPr="000545E2">
        <w:rPr>
          <w:rFonts w:ascii="Times New Roman" w:hAnsi="Times New Roman"/>
          <w:sz w:val="24"/>
          <w:szCs w:val="24"/>
        </w:rPr>
        <w:t>BT işlemleri / Destek Personeli: Teknik uzmanlar ve yönetimsel personel çekirdek bir uygulama seti kullanmaktadır ama ara sıra daha kapsamlı uygulama setine erişmeye gereksinim duyabilmektedirler.</w:t>
      </w:r>
    </w:p>
    <w:p w14:paraId="7684558C" w14:textId="77777777" w:rsidR="00EC00C6" w:rsidRPr="000545E2" w:rsidRDefault="00EC00C6">
      <w:pPr>
        <w:pStyle w:val="GvdeMetni"/>
        <w:spacing w:before="0" w:line="360" w:lineRule="auto"/>
        <w:ind w:left="0" w:right="100"/>
        <w:jc w:val="both"/>
        <w:rPr>
          <w:rFonts w:ascii="Times New Roman" w:hAnsi="Times New Roman"/>
          <w:sz w:val="24"/>
          <w:szCs w:val="24"/>
        </w:rPr>
        <w:pPrChange w:id="3387" w:author="EMRAH COLAK" w:date="2015-07-30T14:31:00Z">
          <w:pPr>
            <w:pStyle w:val="GvdeMetni"/>
            <w:spacing w:before="125" w:line="360" w:lineRule="auto"/>
            <w:ind w:left="0" w:right="100"/>
            <w:jc w:val="both"/>
          </w:pPr>
        </w:pPrChange>
      </w:pPr>
    </w:p>
    <w:p w14:paraId="038B1558" w14:textId="5ED7E7A0" w:rsidR="00EC00C6" w:rsidRDefault="000545E2">
      <w:pPr>
        <w:pStyle w:val="GvdeMetni"/>
        <w:spacing w:before="0" w:line="360" w:lineRule="auto"/>
        <w:ind w:left="0" w:right="100"/>
        <w:jc w:val="both"/>
        <w:rPr>
          <w:ins w:id="3388" w:author="EMRAH COLAK" w:date="2015-07-30T14:36:00Z"/>
          <w:rFonts w:ascii="Times New Roman" w:hAnsi="Times New Roman"/>
          <w:sz w:val="24"/>
          <w:szCs w:val="24"/>
        </w:rPr>
        <w:pPrChange w:id="3389" w:author="EMRAH COLAK" w:date="2015-07-30T14:31:00Z">
          <w:pPr>
            <w:pStyle w:val="GvdeMetni"/>
            <w:spacing w:before="125" w:line="360" w:lineRule="auto"/>
            <w:ind w:left="0" w:right="100"/>
            <w:jc w:val="both"/>
          </w:pPr>
        </w:pPrChange>
      </w:pPr>
      <w:r w:rsidRPr="000545E2">
        <w:rPr>
          <w:rFonts w:ascii="Times New Roman" w:hAnsi="Times New Roman"/>
          <w:sz w:val="24"/>
          <w:szCs w:val="24"/>
        </w:rPr>
        <w:t xml:space="preserve">Genel profesyonel kullanıcılar: Üst yönetim ve yönetimsel iş kullanıcıları nispeten hafif ve öngörülebilir e-posta, ofis araçları gibi uygulamalar kullanmaktadırlar. </w:t>
      </w:r>
    </w:p>
    <w:p w14:paraId="4DD2C103" w14:textId="77777777" w:rsidR="00EC00C6" w:rsidRPr="000545E2" w:rsidRDefault="00EC00C6">
      <w:pPr>
        <w:pStyle w:val="GvdeMetni"/>
        <w:spacing w:before="0" w:line="360" w:lineRule="auto"/>
        <w:ind w:left="0" w:right="100"/>
        <w:jc w:val="both"/>
        <w:rPr>
          <w:rFonts w:ascii="Times New Roman" w:hAnsi="Times New Roman"/>
          <w:sz w:val="24"/>
          <w:szCs w:val="24"/>
        </w:rPr>
        <w:pPrChange w:id="3390" w:author="EMRAH COLAK" w:date="2015-07-30T14:31:00Z">
          <w:pPr>
            <w:pStyle w:val="GvdeMetni"/>
            <w:spacing w:before="125" w:line="360" w:lineRule="auto"/>
            <w:ind w:left="0" w:right="100"/>
            <w:jc w:val="both"/>
          </w:pPr>
        </w:pPrChange>
      </w:pPr>
    </w:p>
    <w:p w14:paraId="09BE7743" w14:textId="6AF1F1D8" w:rsidR="00EC00C6" w:rsidRDefault="000545E2">
      <w:pPr>
        <w:pStyle w:val="GvdeMetni"/>
        <w:spacing w:before="0" w:line="360" w:lineRule="auto"/>
        <w:ind w:left="0" w:right="100"/>
        <w:jc w:val="both"/>
        <w:rPr>
          <w:ins w:id="3391" w:author="EMRAH COLAK" w:date="2015-07-30T14:36:00Z"/>
          <w:rFonts w:ascii="Times New Roman" w:hAnsi="Times New Roman"/>
          <w:sz w:val="24"/>
          <w:szCs w:val="24"/>
        </w:rPr>
        <w:pPrChange w:id="3392" w:author="EMRAH COLAK" w:date="2015-07-30T14:31:00Z">
          <w:pPr>
            <w:pStyle w:val="GvdeMetni"/>
            <w:spacing w:before="125" w:line="360" w:lineRule="auto"/>
            <w:ind w:left="0" w:right="100"/>
            <w:jc w:val="both"/>
          </w:pPr>
        </w:pPrChange>
      </w:pPr>
      <w:r w:rsidRPr="000545E2">
        <w:rPr>
          <w:rFonts w:ascii="Times New Roman" w:hAnsi="Times New Roman"/>
          <w:sz w:val="24"/>
          <w:szCs w:val="24"/>
        </w:rPr>
        <w:t>Görev Kullanıcıları: Çoğu zaman kurumsal uygulamaları rutin biçimde ve kuralcı tarzda kullanan belli rollere sabitlenmiş, iş kullanıcıları</w:t>
      </w:r>
      <w:ins w:id="3393" w:author="EMRAH COLAK" w:date="2015-07-29T13:03:00Z">
        <w:r w:rsidR="00A6281A">
          <w:rPr>
            <w:rFonts w:ascii="Times New Roman" w:hAnsi="Times New Roman"/>
            <w:sz w:val="24"/>
            <w:szCs w:val="24"/>
          </w:rPr>
          <w:t>dır.</w:t>
        </w:r>
      </w:ins>
    </w:p>
    <w:p w14:paraId="29437253" w14:textId="77777777" w:rsidR="00EC00C6" w:rsidRPr="000545E2" w:rsidRDefault="00EC00C6">
      <w:pPr>
        <w:pStyle w:val="GvdeMetni"/>
        <w:spacing w:before="0" w:line="360" w:lineRule="auto"/>
        <w:ind w:left="0" w:right="100"/>
        <w:jc w:val="both"/>
        <w:rPr>
          <w:rFonts w:ascii="Times New Roman" w:hAnsi="Times New Roman"/>
          <w:sz w:val="24"/>
          <w:szCs w:val="24"/>
        </w:rPr>
        <w:pPrChange w:id="3394" w:author="EMRAH COLAK" w:date="2015-07-30T14:31:00Z">
          <w:pPr>
            <w:pStyle w:val="GvdeMetni"/>
            <w:spacing w:before="125" w:line="360" w:lineRule="auto"/>
            <w:ind w:left="0" w:right="100"/>
            <w:jc w:val="both"/>
          </w:pPr>
        </w:pPrChange>
      </w:pPr>
    </w:p>
    <w:p w14:paraId="0BAA38AA" w14:textId="249EA2A5" w:rsidR="000545E2" w:rsidRDefault="000545E2">
      <w:pPr>
        <w:pStyle w:val="GvdeMetni"/>
        <w:spacing w:before="0" w:line="360" w:lineRule="auto"/>
        <w:ind w:left="0" w:right="100"/>
        <w:jc w:val="both"/>
        <w:rPr>
          <w:ins w:id="3395" w:author="EMRAH COLAK" w:date="2015-07-30T14:36:00Z"/>
          <w:rFonts w:ascii="Times New Roman" w:hAnsi="Times New Roman"/>
          <w:sz w:val="24"/>
          <w:szCs w:val="24"/>
        </w:rPr>
        <w:pPrChange w:id="3396" w:author="EMRAH COLAK" w:date="2015-07-30T14:28:00Z">
          <w:pPr>
            <w:pStyle w:val="GvdeMetni"/>
            <w:spacing w:before="125" w:line="360" w:lineRule="auto"/>
            <w:ind w:left="0" w:right="100"/>
            <w:jc w:val="both"/>
          </w:pPr>
        </w:pPrChange>
      </w:pPr>
      <w:r w:rsidRPr="000545E2">
        <w:rPr>
          <w:rFonts w:ascii="Times New Roman" w:hAnsi="Times New Roman"/>
          <w:sz w:val="24"/>
          <w:szCs w:val="24"/>
        </w:rPr>
        <w:t>Ofis Tabanlı Yetkili Kullanıcılar: Daha karmaşık uygulama ihtiyaçları olan bir alt küme iş kullanıcıları; örneğin finans personeli, pazarlama takımları ve iş analistleri</w:t>
      </w:r>
      <w:ins w:id="3397" w:author="EMRAH COLAK" w:date="2015-07-29T13:03:00Z">
        <w:r w:rsidR="00A6281A">
          <w:rPr>
            <w:rFonts w:ascii="Times New Roman" w:hAnsi="Times New Roman"/>
            <w:sz w:val="24"/>
            <w:szCs w:val="24"/>
          </w:rPr>
          <w:t>dir.</w:t>
        </w:r>
      </w:ins>
    </w:p>
    <w:p w14:paraId="1B8592A7" w14:textId="77777777" w:rsidR="00EC00C6" w:rsidRPr="000545E2" w:rsidRDefault="00EC00C6">
      <w:pPr>
        <w:pStyle w:val="GvdeMetni"/>
        <w:spacing w:before="0" w:line="360" w:lineRule="auto"/>
        <w:ind w:left="0" w:right="100"/>
        <w:jc w:val="both"/>
        <w:rPr>
          <w:rFonts w:ascii="Times New Roman" w:hAnsi="Times New Roman"/>
          <w:sz w:val="24"/>
          <w:szCs w:val="24"/>
        </w:rPr>
        <w:pPrChange w:id="3398" w:author="EMRAH COLAK" w:date="2015-07-30T14:28:00Z">
          <w:pPr>
            <w:pStyle w:val="GvdeMetni"/>
            <w:spacing w:before="125" w:line="360" w:lineRule="auto"/>
            <w:ind w:left="0" w:right="100"/>
            <w:jc w:val="both"/>
          </w:pPr>
        </w:pPrChange>
      </w:pPr>
    </w:p>
    <w:p w14:paraId="1C4C7966" w14:textId="74D24A30" w:rsidR="000545E2" w:rsidRDefault="000545E2">
      <w:pPr>
        <w:pStyle w:val="GvdeMetni"/>
        <w:spacing w:before="0" w:line="360" w:lineRule="auto"/>
        <w:ind w:left="0" w:right="100"/>
        <w:jc w:val="both"/>
        <w:rPr>
          <w:ins w:id="3399" w:author="EMRAH COLAK" w:date="2015-07-30T14:31:00Z"/>
          <w:rFonts w:ascii="Times New Roman" w:hAnsi="Times New Roman"/>
          <w:sz w:val="24"/>
          <w:szCs w:val="24"/>
        </w:rPr>
        <w:pPrChange w:id="3400" w:author="EMRAH COLAK" w:date="2015-07-30T14:28:00Z">
          <w:pPr>
            <w:pStyle w:val="GvdeMetni"/>
            <w:spacing w:before="125" w:line="360" w:lineRule="auto"/>
            <w:ind w:left="0" w:right="100"/>
            <w:jc w:val="both"/>
          </w:pPr>
        </w:pPrChange>
      </w:pPr>
      <w:r w:rsidRPr="000545E2">
        <w:rPr>
          <w:rFonts w:ascii="Times New Roman" w:hAnsi="Times New Roman"/>
          <w:sz w:val="24"/>
          <w:szCs w:val="24"/>
        </w:rPr>
        <w:t>Mobil ve Uzaktan Bağlanan Profesyonel Kullanıcılar: Yetkili kullanıcılarla benzerdir ama yol üzerinde veya uzak mekânlardan erişime ihtiyaç duymaktadırlar, örneğin satış yetkilisi, servis mühendisleri</w:t>
      </w:r>
      <w:ins w:id="3401" w:author="EMRAH COLAK" w:date="2015-07-29T13:03:00Z">
        <w:r w:rsidR="00A6281A">
          <w:rPr>
            <w:rFonts w:ascii="Times New Roman" w:hAnsi="Times New Roman"/>
            <w:sz w:val="24"/>
            <w:szCs w:val="24"/>
          </w:rPr>
          <w:t>dir.</w:t>
        </w:r>
      </w:ins>
      <w:r w:rsidRPr="000545E2">
        <w:rPr>
          <w:rStyle w:val="DipnotBavurusu"/>
          <w:rFonts w:ascii="Times New Roman" w:hAnsi="Times New Roman"/>
          <w:sz w:val="24"/>
          <w:szCs w:val="24"/>
        </w:rPr>
        <w:footnoteReference w:id="47"/>
      </w:r>
    </w:p>
    <w:p w14:paraId="24D71CB3" w14:textId="77777777" w:rsidR="00EC00C6" w:rsidRDefault="00EC00C6">
      <w:pPr>
        <w:pStyle w:val="GvdeMetni"/>
        <w:spacing w:before="0" w:line="360" w:lineRule="auto"/>
        <w:ind w:left="0" w:right="100"/>
        <w:jc w:val="both"/>
        <w:rPr>
          <w:rFonts w:ascii="Times New Roman" w:hAnsi="Times New Roman"/>
          <w:sz w:val="24"/>
          <w:szCs w:val="24"/>
        </w:rPr>
        <w:pPrChange w:id="3433" w:author="EMRAH COLAK" w:date="2015-07-30T14:28:00Z">
          <w:pPr>
            <w:pStyle w:val="GvdeMetni"/>
            <w:spacing w:before="125" w:line="360" w:lineRule="auto"/>
            <w:ind w:left="0" w:right="100"/>
            <w:jc w:val="both"/>
          </w:pPr>
        </w:pPrChange>
      </w:pPr>
    </w:p>
    <w:p w14:paraId="3CD9F4E7" w14:textId="77777777" w:rsidR="00386E38" w:rsidRDefault="000545E2">
      <w:pPr>
        <w:pStyle w:val="GvdeMetni"/>
        <w:spacing w:before="0" w:line="360" w:lineRule="auto"/>
        <w:ind w:left="0" w:right="100"/>
        <w:jc w:val="both"/>
        <w:rPr>
          <w:rFonts w:ascii="Times New Roman" w:hAnsi="Times New Roman"/>
          <w:sz w:val="24"/>
          <w:szCs w:val="24"/>
        </w:rPr>
        <w:pPrChange w:id="3434" w:author="EMRAH COLAK" w:date="2015-07-30T14:34:00Z">
          <w:pPr>
            <w:pStyle w:val="GvdeMetni"/>
            <w:spacing w:before="125" w:line="360" w:lineRule="auto"/>
            <w:ind w:left="0" w:right="100"/>
            <w:jc w:val="both"/>
          </w:pPr>
        </w:pPrChange>
      </w:pPr>
      <w:r w:rsidRPr="000545E2">
        <w:rPr>
          <w:rFonts w:ascii="Times New Roman" w:hAnsi="Times New Roman"/>
          <w:sz w:val="24"/>
          <w:szCs w:val="24"/>
        </w:rPr>
        <w:t>Kullanıcı profillerinin farklı olduğu için ihtiyaçlara göre kuruma uygulanabilecek masaüstü sanallaştırma teknolojisi değişmektedir. Terminal Sunucusu ve VDI gibi sunucu taraflı masaüstü ortamları görev kullanıcıları için en uygun çözümlerdir. Görev kullanıcıları gün be gün aynı görevleri yapan ve aynı uygulamaları kullanan kullanıcılardır. Ayrıca bu kullanıcıların kullandıkları uygulamalar bellek veya CPU yoğunluklu değildir. Diğer taraftan İstemci Hipervizörü ve Görüntü Aktarma (Streaming) gibi istemci taraflı masaüstü orta</w:t>
      </w:r>
      <w:r w:rsidR="009F5DD6">
        <w:rPr>
          <w:rFonts w:ascii="Times New Roman" w:hAnsi="Times New Roman"/>
          <w:sz w:val="24"/>
          <w:szCs w:val="24"/>
        </w:rPr>
        <w:t>mları daha zengin kullanıcı ara</w:t>
      </w:r>
      <w:r w:rsidRPr="000545E2">
        <w:rPr>
          <w:rFonts w:ascii="Times New Roman" w:hAnsi="Times New Roman"/>
          <w:sz w:val="24"/>
          <w:szCs w:val="24"/>
        </w:rPr>
        <w:t>yüzlerine ihtiyaç duyan kullanıcılar için uygundur. Uygulama Sanallaştırması her çeşit kullanıcının ihtiyacını karşılayabilmektedir.</w:t>
      </w:r>
    </w:p>
    <w:p w14:paraId="10951A43" w14:textId="6B74B4E6" w:rsidR="0000264A" w:rsidDel="00582A8C" w:rsidRDefault="0000264A">
      <w:pPr>
        <w:spacing w:after="0"/>
        <w:ind w:left="1416" w:firstLine="708"/>
        <w:rPr>
          <w:del w:id="3435" w:author="EMRAH COLAK" w:date="2015-07-30T14:31:00Z"/>
          <w:rFonts w:ascii="Times New Roman" w:hAnsi="Times New Roman"/>
        </w:rPr>
        <w:pPrChange w:id="3436" w:author="EMRAH COLAK" w:date="2015-07-30T14:34:00Z">
          <w:pPr>
            <w:ind w:left="1416" w:firstLine="708"/>
          </w:pPr>
        </w:pPrChange>
      </w:pPr>
    </w:p>
    <w:p w14:paraId="7469DF47" w14:textId="77777777" w:rsidR="00582A8C" w:rsidRDefault="00582A8C">
      <w:pPr>
        <w:spacing w:after="0"/>
        <w:ind w:left="1416" w:firstLine="708"/>
        <w:rPr>
          <w:ins w:id="3437" w:author="EMRAH COLAK" w:date="2015-07-30T17:37:00Z"/>
          <w:rFonts w:ascii="Times New Roman" w:hAnsi="Times New Roman"/>
        </w:rPr>
        <w:pPrChange w:id="3438" w:author="EMRAH COLAK" w:date="2015-07-30T14:34:00Z">
          <w:pPr>
            <w:ind w:left="1416" w:firstLine="708"/>
          </w:pPr>
        </w:pPrChange>
      </w:pPr>
    </w:p>
    <w:p w14:paraId="431D35BC" w14:textId="774CCC65" w:rsidR="0000264A" w:rsidDel="00EC00C6" w:rsidRDefault="0000264A">
      <w:pPr>
        <w:spacing w:after="0"/>
        <w:ind w:left="1416" w:firstLine="708"/>
        <w:rPr>
          <w:del w:id="3439" w:author="EMRAH COLAK" w:date="2015-07-30T14:31:00Z"/>
          <w:rFonts w:ascii="Times New Roman" w:hAnsi="Times New Roman"/>
        </w:rPr>
        <w:pPrChange w:id="3440" w:author="EMRAH COLAK" w:date="2015-07-30T14:34:00Z">
          <w:pPr>
            <w:ind w:left="1416" w:firstLine="708"/>
          </w:pPr>
        </w:pPrChange>
      </w:pPr>
    </w:p>
    <w:p w14:paraId="52A34C61" w14:textId="660E610D" w:rsidR="0000264A" w:rsidDel="00066285" w:rsidRDefault="0000264A">
      <w:pPr>
        <w:spacing w:after="0"/>
        <w:ind w:left="1416" w:firstLine="708"/>
        <w:rPr>
          <w:del w:id="3441" w:author="EMRAH COLAK" w:date="2015-07-31T12:44:00Z"/>
          <w:rFonts w:ascii="Times New Roman" w:hAnsi="Times New Roman"/>
        </w:rPr>
        <w:pPrChange w:id="3442" w:author="EMRAH COLAK" w:date="2015-07-30T14:34:00Z">
          <w:pPr>
            <w:ind w:left="1416" w:firstLine="708"/>
          </w:pPr>
        </w:pPrChange>
      </w:pPr>
    </w:p>
    <w:p w14:paraId="5DB61255" w14:textId="50AE0BF5" w:rsidR="0000264A" w:rsidDel="00066285" w:rsidRDefault="0000264A">
      <w:pPr>
        <w:spacing w:after="0"/>
        <w:ind w:left="1416" w:firstLine="708"/>
        <w:rPr>
          <w:del w:id="3443" w:author="EMRAH COLAK" w:date="2015-07-31T12:44:00Z"/>
          <w:rFonts w:ascii="Times New Roman" w:hAnsi="Times New Roman"/>
        </w:rPr>
        <w:pPrChange w:id="3444" w:author="EMRAH COLAK" w:date="2015-07-30T14:34:00Z">
          <w:pPr>
            <w:ind w:left="1416" w:firstLine="708"/>
          </w:pPr>
        </w:pPrChange>
      </w:pPr>
    </w:p>
    <w:p w14:paraId="2CEA32B4" w14:textId="58653724" w:rsidR="0000264A" w:rsidDel="009C04F4" w:rsidRDefault="0000264A">
      <w:pPr>
        <w:spacing w:after="0" w:line="360" w:lineRule="auto"/>
        <w:ind w:left="1416" w:firstLine="708"/>
        <w:rPr>
          <w:del w:id="3445" w:author="EMRAH COLAK" w:date="2015-07-30T15:41:00Z"/>
          <w:rFonts w:ascii="Times New Roman" w:hAnsi="Times New Roman"/>
        </w:rPr>
        <w:pPrChange w:id="3446" w:author="EMRAH COLAK" w:date="2015-07-30T18:19:00Z">
          <w:pPr>
            <w:ind w:left="1416" w:firstLine="708"/>
          </w:pPr>
        </w:pPrChange>
      </w:pPr>
    </w:p>
    <w:p w14:paraId="2FA7E57B" w14:textId="3E0134E6" w:rsidR="0000264A" w:rsidDel="009C04F4" w:rsidRDefault="0000264A">
      <w:pPr>
        <w:spacing w:after="0" w:line="360" w:lineRule="auto"/>
        <w:ind w:left="1416" w:firstLine="708"/>
        <w:rPr>
          <w:del w:id="3447" w:author="EMRAH COLAK" w:date="2015-07-30T15:41:00Z"/>
          <w:rFonts w:ascii="Times New Roman" w:hAnsi="Times New Roman"/>
        </w:rPr>
        <w:pPrChange w:id="3448" w:author="EMRAH COLAK" w:date="2015-07-30T18:19:00Z">
          <w:pPr>
            <w:ind w:left="1416" w:firstLine="708"/>
          </w:pPr>
        </w:pPrChange>
      </w:pPr>
    </w:p>
    <w:p w14:paraId="571B5B1A" w14:textId="4F5726B5" w:rsidR="0000264A" w:rsidDel="009C04F4" w:rsidRDefault="0000264A">
      <w:pPr>
        <w:spacing w:after="0" w:line="360" w:lineRule="auto"/>
        <w:ind w:left="1416" w:firstLine="708"/>
        <w:rPr>
          <w:del w:id="3449" w:author="EMRAH COLAK" w:date="2015-07-30T15:41:00Z"/>
          <w:rFonts w:ascii="Times New Roman" w:hAnsi="Times New Roman"/>
        </w:rPr>
        <w:pPrChange w:id="3450" w:author="EMRAH COLAK" w:date="2015-07-30T18:19:00Z">
          <w:pPr>
            <w:ind w:left="1416" w:firstLine="708"/>
          </w:pPr>
        </w:pPrChange>
      </w:pPr>
    </w:p>
    <w:p w14:paraId="4ED257EF" w14:textId="6E57C27E" w:rsidR="00EC00C6" w:rsidDel="00EC00C6" w:rsidRDefault="00EC00C6">
      <w:pPr>
        <w:spacing w:after="0" w:line="360" w:lineRule="auto"/>
        <w:ind w:left="1416" w:firstLine="708"/>
        <w:rPr>
          <w:del w:id="3451" w:author="EMRAH COLAK" w:date="2015-07-30T14:36:00Z"/>
          <w:rFonts w:ascii="Times New Roman" w:hAnsi="Times New Roman"/>
        </w:rPr>
        <w:pPrChange w:id="3452" w:author="EMRAH COLAK" w:date="2015-07-30T18:19:00Z">
          <w:pPr>
            <w:ind w:left="1416" w:firstLine="708"/>
          </w:pPr>
        </w:pPrChange>
      </w:pPr>
    </w:p>
    <w:p w14:paraId="686CF579" w14:textId="37CD53F6" w:rsidR="0000264A" w:rsidDel="00EC00C6" w:rsidRDefault="0000264A">
      <w:pPr>
        <w:spacing w:after="0" w:line="360" w:lineRule="auto"/>
        <w:ind w:left="1416" w:firstLine="708"/>
        <w:rPr>
          <w:del w:id="3453" w:author="EMRAH COLAK" w:date="2015-07-30T14:36:00Z"/>
          <w:rFonts w:ascii="Times New Roman" w:hAnsi="Times New Roman"/>
        </w:rPr>
        <w:pPrChange w:id="3454" w:author="EMRAH COLAK" w:date="2015-07-30T18:19:00Z">
          <w:pPr>
            <w:ind w:left="1416" w:firstLine="708"/>
          </w:pPr>
        </w:pPrChange>
      </w:pPr>
    </w:p>
    <w:p w14:paraId="371218E5" w14:textId="4AEE79C2" w:rsidR="00B455D4" w:rsidRPr="00A75553" w:rsidRDefault="00B455D4">
      <w:pPr>
        <w:spacing w:after="0" w:line="360" w:lineRule="auto"/>
        <w:rPr>
          <w:rFonts w:ascii="Times New Roman" w:hAnsi="Times New Roman"/>
        </w:rPr>
        <w:pPrChange w:id="3455" w:author="EMRAH COLAK" w:date="2015-07-30T18:19:00Z">
          <w:pPr>
            <w:ind w:left="2124" w:firstLine="708"/>
          </w:pPr>
        </w:pPrChange>
      </w:pPr>
      <w:bookmarkStart w:id="3456" w:name="şekil203"/>
      <w:r w:rsidRPr="00A75553">
        <w:rPr>
          <w:rFonts w:ascii="Times New Roman" w:hAnsi="Times New Roman"/>
        </w:rPr>
        <w:t xml:space="preserve">Şekil </w:t>
      </w:r>
      <w:ins w:id="3457" w:author="EMRAH COLAK" w:date="2015-07-30T08:49:00Z">
        <w:r w:rsidR="00ED0087">
          <w:rPr>
            <w:rFonts w:ascii="Times New Roman" w:hAnsi="Times New Roman"/>
          </w:rPr>
          <w:t>1</w:t>
        </w:r>
      </w:ins>
      <w:del w:id="3458" w:author="EMRAH COLAK" w:date="2015-07-30T08:49:00Z">
        <w:r w:rsidRPr="00A75553" w:rsidDel="00ED0087">
          <w:rPr>
            <w:rFonts w:ascii="Times New Roman" w:hAnsi="Times New Roman"/>
          </w:rPr>
          <w:delText>2-</w:delText>
        </w:r>
        <w:r w:rsidR="00397B5F" w:rsidRPr="00A75553" w:rsidDel="00ED0087">
          <w:rPr>
            <w:rFonts w:ascii="Times New Roman" w:hAnsi="Times New Roman"/>
          </w:rPr>
          <w:delText>3</w:delText>
        </w:r>
      </w:del>
      <w:ins w:id="3459" w:author="EMRAH COLAK" w:date="2015-07-30T08:49:00Z">
        <w:r w:rsidR="00ED0087">
          <w:rPr>
            <w:rFonts w:ascii="Times New Roman" w:hAnsi="Times New Roman"/>
          </w:rPr>
          <w:t>5:</w:t>
        </w:r>
      </w:ins>
      <w:r w:rsidRPr="00A75553">
        <w:rPr>
          <w:rFonts w:ascii="Times New Roman" w:hAnsi="Times New Roman"/>
        </w:rPr>
        <w:t xml:space="preserve"> Kullanıcı Profili Belirleme</w:t>
      </w:r>
    </w:p>
    <w:bookmarkEnd w:id="3456"/>
    <w:p w14:paraId="4C51DF49" w14:textId="77777777" w:rsidR="00B455D4" w:rsidRDefault="000F7C00">
      <w:pPr>
        <w:pStyle w:val="GvdeMetni"/>
        <w:spacing w:before="0" w:line="360" w:lineRule="auto"/>
        <w:ind w:left="0" w:right="100" w:firstLine="0"/>
        <w:jc w:val="both"/>
        <w:rPr>
          <w:ins w:id="3460" w:author="EMRAH COLAK" w:date="2015-07-30T18:19:00Z"/>
          <w:rFonts w:ascii="Times New Roman" w:hAnsi="Times New Roman"/>
          <w:sz w:val="24"/>
          <w:szCs w:val="24"/>
        </w:rPr>
        <w:pPrChange w:id="3461" w:author="EMRAH COLAK" w:date="2015-07-30T18:19:00Z">
          <w:pPr>
            <w:pStyle w:val="GvdeMetni"/>
            <w:spacing w:before="125" w:line="360" w:lineRule="auto"/>
            <w:ind w:left="0" w:right="100" w:firstLine="0"/>
            <w:jc w:val="both"/>
          </w:pPr>
        </w:pPrChange>
      </w:pPr>
      <w:r>
        <w:rPr>
          <w:noProof/>
          <w:lang w:val="tr-TR" w:eastAsia="tr-TR"/>
        </w:rPr>
        <w:drawing>
          <wp:inline distT="0" distB="0" distL="0" distR="0" wp14:anchorId="71C7E2FB" wp14:editId="1C5BAD59">
            <wp:extent cx="5040760" cy="2873321"/>
            <wp:effectExtent l="95250" t="95250" r="102870" b="99060"/>
            <wp:docPr id="1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2872740"/>
                    </a:xfrm>
                    <a:prstGeom prst="rect">
                      <a:avLst/>
                    </a:prstGeom>
                    <a:ln w="88900" cap="sq" cmpd="thickThin">
                      <a:solidFill>
                        <a:srgbClr val="E7E6E6">
                          <a:lumMod val="50000"/>
                        </a:srgbClr>
                      </a:solidFill>
                      <a:prstDash val="solid"/>
                      <a:miter lim="800000"/>
                    </a:ln>
                    <a:effectLst>
                      <a:innerShdw blurRad="76200">
                        <a:srgbClr val="000000"/>
                      </a:innerShdw>
                    </a:effectLst>
                  </pic:spPr>
                </pic:pic>
              </a:graphicData>
            </a:graphic>
          </wp:inline>
        </w:drawing>
      </w:r>
    </w:p>
    <w:p w14:paraId="50665119" w14:textId="77777777" w:rsidR="00525A3D" w:rsidRDefault="00525A3D">
      <w:pPr>
        <w:pStyle w:val="GvdeMetni"/>
        <w:spacing w:before="0" w:line="360" w:lineRule="auto"/>
        <w:ind w:left="0" w:right="100" w:firstLine="0"/>
        <w:jc w:val="both"/>
        <w:rPr>
          <w:ins w:id="3462" w:author="EMRAH COLAK" w:date="2015-07-30T18:12:00Z"/>
          <w:rFonts w:ascii="Times New Roman" w:hAnsi="Times New Roman"/>
          <w:sz w:val="24"/>
          <w:szCs w:val="24"/>
        </w:rPr>
        <w:pPrChange w:id="3463" w:author="EMRAH COLAK" w:date="2015-07-30T18:19:00Z">
          <w:pPr>
            <w:pStyle w:val="GvdeMetni"/>
            <w:spacing w:before="125" w:line="360" w:lineRule="auto"/>
            <w:ind w:left="0" w:right="100" w:firstLine="0"/>
            <w:jc w:val="both"/>
          </w:pPr>
        </w:pPrChange>
      </w:pPr>
    </w:p>
    <w:p w14:paraId="4A906760" w14:textId="135900EB" w:rsidR="00525A3D" w:rsidRPr="00AE4AF9" w:rsidRDefault="00525A3D">
      <w:pPr>
        <w:spacing w:after="0" w:line="360" w:lineRule="auto"/>
        <w:ind w:firstLine="709"/>
        <w:jc w:val="both"/>
        <w:rPr>
          <w:ins w:id="3464" w:author="EMRAH COLAK" w:date="2015-07-30T18:16:00Z"/>
          <w:rFonts w:ascii="Times New Roman" w:hAnsi="Times New Roman"/>
          <w:sz w:val="24"/>
        </w:rPr>
        <w:pPrChange w:id="3465" w:author="EMRAH COLAK" w:date="2015-07-30T18:19:00Z">
          <w:pPr>
            <w:spacing w:before="240" w:after="240" w:line="360" w:lineRule="auto"/>
            <w:ind w:firstLine="709"/>
            <w:jc w:val="both"/>
          </w:pPr>
        </w:pPrChange>
      </w:pPr>
      <w:ins w:id="3466" w:author="EMRAH COLAK" w:date="2015-07-30T18:12:00Z">
        <w:r>
          <w:rPr>
            <w:rFonts w:ascii="Times New Roman" w:hAnsi="Times New Roman"/>
            <w:sz w:val="24"/>
            <w:szCs w:val="24"/>
          </w:rPr>
          <w:t xml:space="preserve">Şekil 15’te görüldüğü üzere </w:t>
        </w:r>
      </w:ins>
      <w:ins w:id="3467" w:author="EMRAH COLAK" w:date="2015-07-30T18:16:00Z">
        <w:r>
          <w:rPr>
            <w:rFonts w:ascii="Times New Roman" w:hAnsi="Times New Roman"/>
            <w:sz w:val="24"/>
          </w:rPr>
          <w:t>h</w:t>
        </w:r>
        <w:r w:rsidRPr="00AE4AF9">
          <w:rPr>
            <w:rFonts w:ascii="Times New Roman" w:hAnsi="Times New Roman"/>
            <w:sz w:val="24"/>
          </w:rPr>
          <w:t xml:space="preserve">angi kullanıcı kategorilerinin hangi uygulamalara eriştiğinin net bir resmi çıkarıldıktan </w:t>
        </w:r>
        <w:r>
          <w:rPr>
            <w:rFonts w:ascii="Times New Roman" w:hAnsi="Times New Roman"/>
            <w:sz w:val="24"/>
          </w:rPr>
          <w:t>sonra d</w:t>
        </w:r>
        <w:r w:rsidRPr="00AE4AF9">
          <w:rPr>
            <w:rFonts w:ascii="Times New Roman" w:hAnsi="Times New Roman"/>
            <w:sz w:val="24"/>
          </w:rPr>
          <w:t>oğru uygulamalar veya servisler</w:t>
        </w:r>
        <w:r>
          <w:rPr>
            <w:rFonts w:ascii="Times New Roman" w:hAnsi="Times New Roman"/>
            <w:sz w:val="24"/>
          </w:rPr>
          <w:t>in</w:t>
        </w:r>
        <w:r w:rsidRPr="00AE4AF9">
          <w:rPr>
            <w:rFonts w:ascii="Times New Roman" w:hAnsi="Times New Roman"/>
            <w:sz w:val="24"/>
          </w:rPr>
          <w:t xml:space="preserve"> doğru kullanıcılara etkili ve verimli bir yöntemle nasıl ileti</w:t>
        </w:r>
        <w:r>
          <w:rPr>
            <w:rFonts w:ascii="Times New Roman" w:hAnsi="Times New Roman"/>
            <w:sz w:val="24"/>
          </w:rPr>
          <w:t>lebileceği tespit edilmelidir.</w:t>
        </w:r>
        <w:r w:rsidRPr="00AE4AF9">
          <w:rPr>
            <w:rFonts w:ascii="Times New Roman" w:hAnsi="Times New Roman"/>
            <w:sz w:val="24"/>
          </w:rPr>
          <w:t xml:space="preserve"> Bazı durumlarda kullanıcıları belli uygulamalara sınırlamak gerekebilmektedir. Ör</w:t>
        </w:r>
        <w:r>
          <w:rPr>
            <w:rFonts w:ascii="Times New Roman" w:hAnsi="Times New Roman"/>
            <w:sz w:val="24"/>
          </w:rPr>
          <w:t>neğin, görev kullanıcılarına</w:t>
        </w:r>
        <w:r w:rsidRPr="00AE4AF9">
          <w:rPr>
            <w:rFonts w:ascii="Times New Roman" w:hAnsi="Times New Roman"/>
            <w:sz w:val="24"/>
          </w:rPr>
          <w:t xml:space="preserve"> sabit bir uygulama seti sağlanmaktadır. Diğer durumlarda, kullanıcılar daha serbest bırakılabilmektedir. Örneğin, yetkili kullanıcılara daha geniş uygulama seti erişimi verilebilmektedir böylece bu kullanıcılar ihtiyaçları değiştikçe gerekli olanları edinebilmektedirler. Masaüstü sanallaştırma esneklik ve kontrolün her ikisini de sağlamaktadır bu yüzden marifet doğru dengeyi sağlamaktadır. Bunu başarmak için </w:t>
        </w:r>
      </w:ins>
      <w:ins w:id="3468" w:author="EMRAH COLAK" w:date="2015-07-30T18:17:00Z">
        <w:r>
          <w:rPr>
            <w:rFonts w:ascii="Times New Roman" w:hAnsi="Times New Roman"/>
            <w:sz w:val="24"/>
          </w:rPr>
          <w:t>aşağıdakileri</w:t>
        </w:r>
      </w:ins>
      <w:ins w:id="3469" w:author="EMRAH COLAK" w:date="2015-07-30T18:16:00Z">
        <w:r w:rsidRPr="00AE4AF9">
          <w:rPr>
            <w:rFonts w:ascii="Times New Roman" w:hAnsi="Times New Roman"/>
            <w:sz w:val="24"/>
          </w:rPr>
          <w:t xml:space="preserve"> göz önünde bulundurmak gerekmektedir:</w:t>
        </w:r>
      </w:ins>
    </w:p>
    <w:p w14:paraId="20DAA073" w14:textId="77777777" w:rsidR="00525A3D" w:rsidRPr="00525A3D" w:rsidRDefault="00525A3D">
      <w:pPr>
        <w:pStyle w:val="ListeParagraf"/>
        <w:numPr>
          <w:ilvl w:val="0"/>
          <w:numId w:val="55"/>
        </w:numPr>
        <w:spacing w:after="0" w:line="360" w:lineRule="auto"/>
        <w:ind w:left="0" w:firstLine="709"/>
        <w:jc w:val="both"/>
        <w:rPr>
          <w:ins w:id="3470" w:author="EMRAH COLAK" w:date="2015-07-30T18:16:00Z"/>
          <w:rFonts w:ascii="Times New Roman" w:hAnsi="Times New Roman"/>
          <w:sz w:val="24"/>
          <w:rPrChange w:id="3471" w:author="EMRAH COLAK" w:date="2015-07-30T18:17:00Z">
            <w:rPr>
              <w:ins w:id="3472" w:author="EMRAH COLAK" w:date="2015-07-30T18:16:00Z"/>
            </w:rPr>
          </w:rPrChange>
        </w:rPr>
        <w:pPrChange w:id="3473" w:author="EMRAH COLAK" w:date="2015-07-30T18:19:00Z">
          <w:pPr>
            <w:numPr>
              <w:numId w:val="2"/>
            </w:numPr>
            <w:spacing w:after="0" w:line="360" w:lineRule="auto"/>
            <w:ind w:left="720" w:hanging="360"/>
            <w:jc w:val="both"/>
          </w:pPr>
        </w:pPrChange>
      </w:pPr>
      <w:ins w:id="3474" w:author="EMRAH COLAK" w:date="2015-07-30T18:16:00Z">
        <w:r w:rsidRPr="00525A3D">
          <w:rPr>
            <w:rFonts w:ascii="Times New Roman" w:hAnsi="Times New Roman"/>
            <w:sz w:val="24"/>
            <w:rPrChange w:id="3475" w:author="EMRAH COLAK" w:date="2015-07-30T18:17:00Z">
              <w:rPr/>
            </w:rPrChange>
          </w:rPr>
          <w:t xml:space="preserve">Eğer nihai hedef maliyet tasarrufu ise; masaüstü sanallaştırmasının faydaları, uygulama dağıtımı üzerindeki kontrolün merkezileşmesi kadardır. </w:t>
        </w:r>
      </w:ins>
    </w:p>
    <w:p w14:paraId="7E4A2128" w14:textId="77777777" w:rsidR="00525A3D" w:rsidRPr="00525A3D" w:rsidRDefault="00525A3D">
      <w:pPr>
        <w:pStyle w:val="ListeParagraf"/>
        <w:numPr>
          <w:ilvl w:val="0"/>
          <w:numId w:val="55"/>
        </w:numPr>
        <w:spacing w:after="0" w:line="360" w:lineRule="auto"/>
        <w:ind w:left="0" w:firstLine="709"/>
        <w:jc w:val="both"/>
        <w:rPr>
          <w:ins w:id="3476" w:author="EMRAH COLAK" w:date="2015-07-30T18:16:00Z"/>
          <w:rFonts w:ascii="Times New Roman" w:hAnsi="Times New Roman"/>
          <w:sz w:val="24"/>
          <w:rPrChange w:id="3477" w:author="EMRAH COLAK" w:date="2015-07-30T18:17:00Z">
            <w:rPr>
              <w:ins w:id="3478" w:author="EMRAH COLAK" w:date="2015-07-30T18:16:00Z"/>
            </w:rPr>
          </w:rPrChange>
        </w:rPr>
        <w:pPrChange w:id="3479" w:author="EMRAH COLAK" w:date="2015-07-30T18:19:00Z">
          <w:pPr>
            <w:numPr>
              <w:numId w:val="2"/>
            </w:numPr>
            <w:spacing w:after="240" w:line="360" w:lineRule="auto"/>
            <w:ind w:left="720" w:hanging="360"/>
            <w:jc w:val="both"/>
          </w:pPr>
        </w:pPrChange>
      </w:pPr>
      <w:ins w:id="3480" w:author="EMRAH COLAK" w:date="2015-07-30T18:16:00Z">
        <w:r w:rsidRPr="00525A3D">
          <w:rPr>
            <w:rFonts w:ascii="Times New Roman" w:hAnsi="Times New Roman"/>
            <w:sz w:val="24"/>
            <w:rPrChange w:id="3481" w:author="EMRAH COLAK" w:date="2015-07-30T18:17:00Z">
              <w:rPr/>
            </w:rPrChange>
          </w:rPr>
          <w:t>Kullanıcının masaüstü (nasıl göründüğü ve yapılandığı) ve üzerinde çalışan özgün uygulamalar arasındaki farkı anlamak gerekmektedir. Çünkü bazı durumlarda birini diğerinden ayrı bir şekilde sanallaştırmak istenebilir.</w:t>
        </w:r>
      </w:ins>
    </w:p>
    <w:p w14:paraId="5E7B6BBC" w14:textId="6DC72044" w:rsidR="00525A3D" w:rsidRDefault="00525A3D">
      <w:pPr>
        <w:pStyle w:val="GvdeMetni"/>
        <w:spacing w:before="0" w:line="360" w:lineRule="auto"/>
        <w:ind w:left="0" w:right="100" w:firstLine="0"/>
        <w:jc w:val="both"/>
        <w:rPr>
          <w:ins w:id="3482" w:author="EMRAH COLAK" w:date="2015-07-30T18:19:00Z"/>
          <w:rFonts w:ascii="Times New Roman" w:hAnsi="Times New Roman"/>
          <w:sz w:val="24"/>
          <w:szCs w:val="24"/>
        </w:rPr>
        <w:pPrChange w:id="3483" w:author="EMRAH COLAK" w:date="2015-07-30T14:34:00Z">
          <w:pPr>
            <w:pStyle w:val="GvdeMetni"/>
            <w:spacing w:before="125" w:line="360" w:lineRule="auto"/>
            <w:ind w:left="0" w:right="100" w:firstLine="0"/>
            <w:jc w:val="both"/>
          </w:pPr>
        </w:pPrChange>
      </w:pPr>
    </w:p>
    <w:p w14:paraId="267748B2" w14:textId="77777777" w:rsidR="00525A3D" w:rsidRDefault="00525A3D">
      <w:pPr>
        <w:pStyle w:val="GvdeMetni"/>
        <w:spacing w:before="0" w:line="360" w:lineRule="auto"/>
        <w:ind w:left="0" w:right="100" w:firstLine="0"/>
        <w:jc w:val="both"/>
        <w:rPr>
          <w:ins w:id="3484" w:author="EMRAH COLAK" w:date="2015-07-30T18:19:00Z"/>
          <w:rFonts w:ascii="Times New Roman" w:hAnsi="Times New Roman"/>
          <w:sz w:val="24"/>
          <w:szCs w:val="24"/>
        </w:rPr>
        <w:pPrChange w:id="3485" w:author="EMRAH COLAK" w:date="2015-07-30T14:34:00Z">
          <w:pPr>
            <w:pStyle w:val="GvdeMetni"/>
            <w:spacing w:before="125" w:line="360" w:lineRule="auto"/>
            <w:ind w:left="0" w:right="100" w:firstLine="0"/>
            <w:jc w:val="both"/>
          </w:pPr>
        </w:pPrChange>
      </w:pPr>
    </w:p>
    <w:p w14:paraId="492CA297" w14:textId="77777777" w:rsidR="00525A3D" w:rsidRPr="000545E2" w:rsidRDefault="00525A3D">
      <w:pPr>
        <w:pStyle w:val="GvdeMetni"/>
        <w:spacing w:before="0" w:line="360" w:lineRule="auto"/>
        <w:ind w:left="0" w:right="100" w:firstLine="0"/>
        <w:jc w:val="both"/>
        <w:rPr>
          <w:rFonts w:ascii="Times New Roman" w:hAnsi="Times New Roman"/>
          <w:sz w:val="24"/>
          <w:szCs w:val="24"/>
        </w:rPr>
        <w:pPrChange w:id="3486" w:author="EMRAH COLAK" w:date="2015-07-30T14:34:00Z">
          <w:pPr>
            <w:pStyle w:val="GvdeMetni"/>
            <w:spacing w:before="125" w:line="360" w:lineRule="auto"/>
            <w:ind w:left="0" w:right="100" w:firstLine="0"/>
            <w:jc w:val="both"/>
          </w:pPr>
        </w:pPrChange>
      </w:pPr>
    </w:p>
    <w:p w14:paraId="7BEFC20B" w14:textId="024A7177" w:rsidR="00386E38" w:rsidDel="00525A3D" w:rsidRDefault="00386E38">
      <w:pPr>
        <w:pStyle w:val="GvdeMetni"/>
        <w:spacing w:before="0" w:line="360" w:lineRule="auto"/>
        <w:ind w:left="0" w:right="100"/>
        <w:jc w:val="both"/>
        <w:rPr>
          <w:del w:id="3487" w:author="EMRAH COLAK" w:date="2015-07-30T18:18:00Z"/>
        </w:rPr>
        <w:pPrChange w:id="3488" w:author="EMRAH COLAK" w:date="2015-07-30T14:34:00Z">
          <w:pPr>
            <w:pStyle w:val="GvdeMetni"/>
            <w:spacing w:before="125" w:line="360" w:lineRule="auto"/>
            <w:ind w:left="0" w:right="100"/>
            <w:jc w:val="both"/>
          </w:pPr>
        </w:pPrChange>
      </w:pPr>
    </w:p>
    <w:p w14:paraId="37F4079F" w14:textId="77777777" w:rsidR="00B455D4" w:rsidRDefault="007B5C1B">
      <w:pPr>
        <w:pStyle w:val="Balk4"/>
        <w:numPr>
          <w:ilvl w:val="0"/>
          <w:numId w:val="0"/>
        </w:numPr>
        <w:ind w:left="710"/>
        <w:pPrChange w:id="3489" w:author="EMRAH COLAK" w:date="2015-07-30T14:34:00Z">
          <w:pPr>
            <w:pStyle w:val="Balk4"/>
          </w:pPr>
        </w:pPrChange>
      </w:pPr>
      <w:bookmarkStart w:id="3490" w:name="_Toc425946788"/>
      <w:r>
        <w:t>2.5.3</w:t>
      </w:r>
      <w:r>
        <w:tab/>
      </w:r>
      <w:r w:rsidR="00B455D4" w:rsidRPr="000545E2">
        <w:t>Kurum</w:t>
      </w:r>
      <w:r w:rsidR="00B455D4">
        <w:t>a</w:t>
      </w:r>
      <w:r w:rsidR="00B455D4" w:rsidRPr="000545E2">
        <w:t xml:space="preserve"> </w:t>
      </w:r>
      <w:r w:rsidR="00B455D4">
        <w:t>Uygun Modelin Tespiti ve Uygulanması</w:t>
      </w:r>
      <w:bookmarkEnd w:id="3490"/>
    </w:p>
    <w:p w14:paraId="17E50681" w14:textId="483743FA" w:rsidR="00EC00C6" w:rsidRPr="006B6AB2" w:rsidRDefault="00B455D4">
      <w:pPr>
        <w:spacing w:after="0" w:line="360" w:lineRule="auto"/>
        <w:ind w:firstLine="709"/>
        <w:jc w:val="both"/>
        <w:rPr>
          <w:rFonts w:ascii="Times New Roman" w:hAnsi="Times New Roman"/>
          <w:sz w:val="24"/>
        </w:rPr>
      </w:pPr>
      <w:r w:rsidRPr="006B6AB2">
        <w:rPr>
          <w:rFonts w:ascii="Times New Roman" w:hAnsi="Times New Roman"/>
          <w:sz w:val="24"/>
        </w:rPr>
        <w:t>Bir kurum için birden fazla masaüstü sanallaştırması seçeneği mümkün olabilmektedir. Ama kurum için en uygun olanının seçilmesi gereklidir. Yürütülen testler sonucunda, masaüstü sanallaştırması çözümünün uygun olduğu birkaç kullanıcı kategorisi tespit edilir.</w:t>
      </w:r>
      <w:r>
        <w:rPr>
          <w:rStyle w:val="DipnotBavurusu"/>
          <w:rFonts w:ascii="Times New Roman" w:hAnsi="Times New Roman"/>
          <w:sz w:val="24"/>
        </w:rPr>
        <w:footnoteReference w:id="48"/>
      </w:r>
      <w:r w:rsidRPr="006B6AB2">
        <w:rPr>
          <w:rFonts w:ascii="Times New Roman" w:hAnsi="Times New Roman"/>
          <w:sz w:val="24"/>
        </w:rPr>
        <w:t xml:space="preserve"> Kuruma uygun olan masaüstü sanallaştırma modelini belirledikten sonra şunları hesaba katmak gerekmektedir:</w:t>
      </w:r>
    </w:p>
    <w:p w14:paraId="3B1FAFA7" w14:textId="77777777" w:rsidR="00B455D4" w:rsidRPr="006B6AB2" w:rsidRDefault="00B455D4">
      <w:pPr>
        <w:pStyle w:val="ListeParagraf"/>
        <w:numPr>
          <w:ilvl w:val="0"/>
          <w:numId w:val="5"/>
        </w:numPr>
        <w:spacing w:after="0" w:line="360" w:lineRule="auto"/>
        <w:ind w:left="993" w:hanging="284"/>
        <w:jc w:val="both"/>
        <w:rPr>
          <w:rFonts w:ascii="Times New Roman" w:hAnsi="Times New Roman"/>
          <w:sz w:val="24"/>
        </w:rPr>
        <w:pPrChange w:id="3507" w:author="EMRAH COLAK" w:date="2015-07-30T14:34:00Z">
          <w:pPr>
            <w:pStyle w:val="ListeParagraf"/>
            <w:numPr>
              <w:numId w:val="5"/>
            </w:numPr>
            <w:spacing w:before="240" w:after="240" w:line="360" w:lineRule="auto"/>
            <w:ind w:left="709" w:hanging="360"/>
            <w:jc w:val="both"/>
          </w:pPr>
        </w:pPrChange>
      </w:pPr>
      <w:r w:rsidRPr="006B6AB2">
        <w:rPr>
          <w:rFonts w:ascii="Times New Roman" w:hAnsi="Times New Roman"/>
          <w:sz w:val="24"/>
        </w:rPr>
        <w:t>Tedarik etme maliyeti</w:t>
      </w:r>
    </w:p>
    <w:p w14:paraId="49A25BFB" w14:textId="77777777" w:rsidR="00B455D4" w:rsidRDefault="00B455D4">
      <w:pPr>
        <w:pStyle w:val="ListeParagraf"/>
        <w:numPr>
          <w:ilvl w:val="0"/>
          <w:numId w:val="5"/>
        </w:numPr>
        <w:spacing w:after="0" w:line="360" w:lineRule="auto"/>
        <w:ind w:left="993" w:hanging="284"/>
        <w:jc w:val="both"/>
        <w:rPr>
          <w:rFonts w:ascii="Times New Roman" w:hAnsi="Times New Roman"/>
          <w:sz w:val="24"/>
        </w:rPr>
        <w:pPrChange w:id="3508" w:author="EMRAH COLAK" w:date="2015-07-30T14:34:00Z">
          <w:pPr>
            <w:pStyle w:val="ListeParagraf"/>
            <w:numPr>
              <w:numId w:val="5"/>
            </w:numPr>
            <w:spacing w:before="240" w:after="240" w:line="360" w:lineRule="auto"/>
            <w:ind w:left="709" w:hanging="360"/>
            <w:jc w:val="both"/>
          </w:pPr>
        </w:pPrChange>
      </w:pPr>
      <w:r w:rsidRPr="006B6AB2">
        <w:rPr>
          <w:rFonts w:ascii="Times New Roman" w:hAnsi="Times New Roman"/>
          <w:sz w:val="24"/>
        </w:rPr>
        <w:t>Mevcut ortamdan masaüstü çözümüne göç maliyeti</w:t>
      </w:r>
    </w:p>
    <w:p w14:paraId="74AF7C81" w14:textId="77777777" w:rsidR="00B455D4" w:rsidRDefault="00B455D4">
      <w:pPr>
        <w:pStyle w:val="ListeParagraf"/>
        <w:numPr>
          <w:ilvl w:val="0"/>
          <w:numId w:val="5"/>
        </w:numPr>
        <w:spacing w:after="0" w:line="360" w:lineRule="auto"/>
        <w:ind w:left="993" w:hanging="284"/>
        <w:jc w:val="both"/>
        <w:rPr>
          <w:rFonts w:ascii="Times New Roman" w:hAnsi="Times New Roman"/>
          <w:sz w:val="24"/>
        </w:rPr>
        <w:pPrChange w:id="3509" w:author="EMRAH COLAK" w:date="2015-07-30T14:34:00Z">
          <w:pPr>
            <w:pStyle w:val="ListeParagraf"/>
            <w:numPr>
              <w:numId w:val="5"/>
            </w:numPr>
            <w:spacing w:before="240" w:after="240" w:line="360" w:lineRule="auto"/>
            <w:ind w:left="709" w:hanging="360"/>
            <w:jc w:val="both"/>
          </w:pPr>
        </w:pPrChange>
      </w:pPr>
      <w:r>
        <w:rPr>
          <w:rFonts w:ascii="Times New Roman" w:hAnsi="Times New Roman"/>
          <w:sz w:val="24"/>
        </w:rPr>
        <w:t>Operasyonel yönetimin hâlihazırdaki maliyetleri</w:t>
      </w:r>
    </w:p>
    <w:p w14:paraId="0B485648" w14:textId="77777777" w:rsidR="00B455D4" w:rsidRDefault="00B455D4">
      <w:pPr>
        <w:pStyle w:val="ListeParagraf"/>
        <w:spacing w:after="0" w:line="360" w:lineRule="auto"/>
        <w:ind w:left="0"/>
        <w:jc w:val="both"/>
        <w:rPr>
          <w:rFonts w:ascii="Times New Roman" w:hAnsi="Times New Roman"/>
          <w:sz w:val="24"/>
        </w:rPr>
        <w:pPrChange w:id="3510" w:author="EMRAH COLAK" w:date="2015-07-30T14:34:00Z">
          <w:pPr>
            <w:pStyle w:val="ListeParagraf"/>
            <w:spacing w:before="240" w:after="240" w:line="360" w:lineRule="auto"/>
            <w:ind w:left="0"/>
            <w:jc w:val="both"/>
          </w:pPr>
        </w:pPrChange>
      </w:pPr>
    </w:p>
    <w:p w14:paraId="7122AD8B" w14:textId="77777777" w:rsidR="00B455D4" w:rsidRDefault="00B455D4">
      <w:pPr>
        <w:pStyle w:val="ListeParagraf"/>
        <w:tabs>
          <w:tab w:val="left" w:pos="930"/>
        </w:tabs>
        <w:spacing w:after="0" w:line="360" w:lineRule="auto"/>
        <w:ind w:left="0" w:firstLine="709"/>
        <w:contextualSpacing w:val="0"/>
        <w:jc w:val="both"/>
        <w:rPr>
          <w:ins w:id="3511" w:author="EMRAH COLAK" w:date="2015-07-30T14:36:00Z"/>
          <w:rFonts w:ascii="Times New Roman" w:hAnsi="Times New Roman"/>
          <w:sz w:val="24"/>
          <w:szCs w:val="24"/>
        </w:rPr>
        <w:pPrChange w:id="3512" w:author="EMRAH COLAK" w:date="2015-07-30T14:34:00Z">
          <w:pPr>
            <w:pStyle w:val="ListeParagraf"/>
            <w:tabs>
              <w:tab w:val="left" w:pos="930"/>
            </w:tabs>
            <w:spacing w:after="240" w:line="360" w:lineRule="auto"/>
            <w:ind w:left="0" w:firstLine="709"/>
            <w:contextualSpacing w:val="0"/>
            <w:jc w:val="both"/>
          </w:pPr>
        </w:pPrChange>
      </w:pPr>
      <w:r w:rsidRPr="002200FD">
        <w:rPr>
          <w:rFonts w:ascii="Times New Roman" w:hAnsi="Times New Roman"/>
          <w:sz w:val="24"/>
          <w:szCs w:val="24"/>
        </w:rPr>
        <w:t>H</w:t>
      </w:r>
      <w:r>
        <w:rPr>
          <w:rFonts w:ascii="Times New Roman" w:hAnsi="Times New Roman"/>
          <w:sz w:val="24"/>
          <w:szCs w:val="24"/>
        </w:rPr>
        <w:t>erhangi bir kurulum faaliyetine</w:t>
      </w:r>
      <w:r w:rsidRPr="002200FD">
        <w:rPr>
          <w:rFonts w:ascii="Times New Roman" w:hAnsi="Times New Roman"/>
          <w:sz w:val="24"/>
          <w:szCs w:val="24"/>
        </w:rPr>
        <w:t xml:space="preserve"> başlanmadan önce, t</w:t>
      </w:r>
      <w:r>
        <w:rPr>
          <w:rFonts w:ascii="Times New Roman" w:hAnsi="Times New Roman"/>
          <w:sz w:val="24"/>
          <w:szCs w:val="24"/>
        </w:rPr>
        <w:t>espit edilen seçeneğin mevcut masaüstü ortamı üzerinde oluşturacağı</w:t>
      </w:r>
      <w:r w:rsidRPr="002200FD">
        <w:rPr>
          <w:rFonts w:ascii="Times New Roman" w:hAnsi="Times New Roman"/>
          <w:sz w:val="24"/>
          <w:szCs w:val="24"/>
        </w:rPr>
        <w:t xml:space="preserve"> etkiyi düşünmek gerekmektedir. Amacın işlemlerin sadeleştirilmesi olduğu unutulmamalıdır. Eğer farklı kullanıcı kategorileri için birden fazla çözüm tanımlanı</w:t>
      </w:r>
      <w:r>
        <w:rPr>
          <w:rFonts w:ascii="Times New Roman" w:hAnsi="Times New Roman"/>
          <w:sz w:val="24"/>
          <w:szCs w:val="24"/>
        </w:rPr>
        <w:t>rsa, bu çözümlerin geri kalan masaüstü</w:t>
      </w:r>
      <w:r w:rsidRPr="002200FD">
        <w:rPr>
          <w:rFonts w:ascii="Times New Roman" w:hAnsi="Times New Roman"/>
          <w:sz w:val="24"/>
          <w:szCs w:val="24"/>
        </w:rPr>
        <w:t xml:space="preserve"> ortamıyla, mevcut yönetim araçları ve süre</w:t>
      </w:r>
      <w:r>
        <w:rPr>
          <w:rFonts w:ascii="Times New Roman" w:hAnsi="Times New Roman"/>
          <w:sz w:val="24"/>
          <w:szCs w:val="24"/>
        </w:rPr>
        <w:t>çleriyle nasıl uyum sağlayacağı değerlendirilmelidir</w:t>
      </w:r>
      <w:r w:rsidRPr="002200FD">
        <w:rPr>
          <w:rFonts w:ascii="Times New Roman" w:hAnsi="Times New Roman"/>
          <w:sz w:val="24"/>
          <w:szCs w:val="24"/>
        </w:rPr>
        <w:t xml:space="preserve">. </w:t>
      </w:r>
      <w:r>
        <w:rPr>
          <w:rFonts w:ascii="Times New Roman" w:hAnsi="Times New Roman"/>
          <w:sz w:val="24"/>
          <w:szCs w:val="24"/>
        </w:rPr>
        <w:t>S</w:t>
      </w:r>
      <w:r w:rsidRPr="002200FD">
        <w:rPr>
          <w:rFonts w:ascii="Times New Roman" w:hAnsi="Times New Roman"/>
          <w:sz w:val="24"/>
          <w:szCs w:val="24"/>
        </w:rPr>
        <w:t xml:space="preserve">onuç olarak </w:t>
      </w:r>
      <w:r>
        <w:rPr>
          <w:rFonts w:ascii="Times New Roman" w:hAnsi="Times New Roman"/>
          <w:sz w:val="24"/>
          <w:szCs w:val="24"/>
        </w:rPr>
        <w:t>e</w:t>
      </w:r>
      <w:r w:rsidRPr="002200FD">
        <w:rPr>
          <w:rFonts w:ascii="Times New Roman" w:hAnsi="Times New Roman"/>
          <w:sz w:val="24"/>
          <w:szCs w:val="24"/>
        </w:rPr>
        <w:t xml:space="preserve">n son </w:t>
      </w:r>
      <w:r>
        <w:rPr>
          <w:rFonts w:ascii="Times New Roman" w:hAnsi="Times New Roman"/>
          <w:sz w:val="24"/>
          <w:szCs w:val="24"/>
        </w:rPr>
        <w:t xml:space="preserve">yapılan </w:t>
      </w:r>
      <w:r w:rsidRPr="002200FD">
        <w:rPr>
          <w:rFonts w:ascii="Times New Roman" w:hAnsi="Times New Roman"/>
          <w:sz w:val="24"/>
          <w:szCs w:val="24"/>
        </w:rPr>
        <w:t>ayarlamaların kullanıcı kategorilerini etkileyeceği unutulmamalıdır. Masaüstü</w:t>
      </w:r>
      <w:r>
        <w:rPr>
          <w:rFonts w:ascii="Times New Roman" w:hAnsi="Times New Roman"/>
          <w:sz w:val="24"/>
          <w:szCs w:val="24"/>
        </w:rPr>
        <w:t>, BT sistemleriyle kullanıcılar</w:t>
      </w:r>
      <w:r w:rsidRPr="002200FD">
        <w:rPr>
          <w:rFonts w:ascii="Times New Roman" w:hAnsi="Times New Roman"/>
          <w:sz w:val="24"/>
          <w:szCs w:val="24"/>
        </w:rPr>
        <w:t xml:space="preserve"> arasındaki ana bağlantıdır. Bu yüzden masaüstü deneyiminin</w:t>
      </w:r>
      <w:r>
        <w:rPr>
          <w:rFonts w:ascii="Times New Roman" w:hAnsi="Times New Roman"/>
          <w:sz w:val="24"/>
          <w:szCs w:val="24"/>
        </w:rPr>
        <w:t>,</w:t>
      </w:r>
      <w:r w:rsidRPr="002200FD">
        <w:rPr>
          <w:rFonts w:ascii="Times New Roman" w:hAnsi="Times New Roman"/>
          <w:sz w:val="24"/>
          <w:szCs w:val="24"/>
        </w:rPr>
        <w:t xml:space="preserve"> genel olarak </w:t>
      </w:r>
      <w:r>
        <w:rPr>
          <w:rFonts w:ascii="Times New Roman" w:hAnsi="Times New Roman"/>
          <w:sz w:val="24"/>
          <w:szCs w:val="24"/>
        </w:rPr>
        <w:t>bilgi işlem departmanının</w:t>
      </w:r>
      <w:r w:rsidRPr="002200FD">
        <w:rPr>
          <w:rFonts w:ascii="Times New Roman" w:hAnsi="Times New Roman"/>
          <w:sz w:val="24"/>
          <w:szCs w:val="24"/>
        </w:rPr>
        <w:t xml:space="preserve"> kurum personeli tarafından nasıl algılandığı konusunda büyük etkisi vardır. Sanal</w:t>
      </w:r>
      <w:r>
        <w:rPr>
          <w:rFonts w:ascii="Times New Roman" w:hAnsi="Times New Roman"/>
          <w:sz w:val="24"/>
          <w:szCs w:val="24"/>
        </w:rPr>
        <w:t>laştırılmış masaüstü deneyimi,</w:t>
      </w:r>
      <w:r w:rsidRPr="002200FD">
        <w:rPr>
          <w:rFonts w:ascii="Times New Roman" w:hAnsi="Times New Roman"/>
          <w:sz w:val="24"/>
          <w:szCs w:val="24"/>
        </w:rPr>
        <w:t xml:space="preserve"> en az kullanıcının geleneksel masaüstü modelinde deneyimlediği kadar iyi olması gerekmektedir. </w:t>
      </w:r>
    </w:p>
    <w:p w14:paraId="0907CFA0" w14:textId="77777777" w:rsidR="00EC00C6" w:rsidRDefault="00EC00C6">
      <w:pPr>
        <w:pStyle w:val="ListeParagraf"/>
        <w:tabs>
          <w:tab w:val="left" w:pos="930"/>
        </w:tabs>
        <w:spacing w:after="0" w:line="360" w:lineRule="auto"/>
        <w:ind w:left="0" w:firstLine="709"/>
        <w:contextualSpacing w:val="0"/>
        <w:jc w:val="both"/>
        <w:rPr>
          <w:rFonts w:ascii="Times New Roman" w:hAnsi="Times New Roman"/>
          <w:sz w:val="24"/>
          <w:szCs w:val="24"/>
        </w:rPr>
        <w:pPrChange w:id="3513" w:author="EMRAH COLAK" w:date="2015-07-30T14:34:00Z">
          <w:pPr>
            <w:pStyle w:val="ListeParagraf"/>
            <w:tabs>
              <w:tab w:val="left" w:pos="930"/>
            </w:tabs>
            <w:spacing w:after="240" w:line="360" w:lineRule="auto"/>
            <w:ind w:left="0" w:firstLine="709"/>
            <w:contextualSpacing w:val="0"/>
            <w:jc w:val="both"/>
          </w:pPr>
        </w:pPrChange>
      </w:pPr>
    </w:p>
    <w:p w14:paraId="5A689FD6" w14:textId="0A5E539C" w:rsidR="00B455D4" w:rsidRPr="00D10C76" w:rsidDel="00525A3D" w:rsidRDefault="00B455D4">
      <w:pPr>
        <w:pStyle w:val="ListeParagraf"/>
        <w:tabs>
          <w:tab w:val="left" w:pos="930"/>
        </w:tabs>
        <w:spacing w:after="0" w:line="360" w:lineRule="auto"/>
        <w:ind w:left="0" w:firstLine="709"/>
        <w:contextualSpacing w:val="0"/>
        <w:jc w:val="both"/>
        <w:rPr>
          <w:del w:id="3514" w:author="EMRAH COLAK" w:date="2015-07-30T18:20:00Z"/>
          <w:rFonts w:ascii="Times New Roman" w:hAnsi="Times New Roman"/>
          <w:sz w:val="24"/>
          <w:szCs w:val="24"/>
        </w:rPr>
        <w:pPrChange w:id="3515" w:author="EMRAH COLAK" w:date="2015-07-30T14:34:00Z">
          <w:pPr>
            <w:pStyle w:val="ListeParagraf"/>
            <w:tabs>
              <w:tab w:val="left" w:pos="930"/>
            </w:tabs>
            <w:spacing w:before="240" w:after="240" w:line="360" w:lineRule="auto"/>
            <w:ind w:left="0" w:firstLine="709"/>
            <w:contextualSpacing w:val="0"/>
            <w:jc w:val="both"/>
          </w:pPr>
        </w:pPrChange>
      </w:pPr>
      <w:r>
        <w:rPr>
          <w:rFonts w:ascii="Times New Roman" w:hAnsi="Times New Roman"/>
          <w:sz w:val="24"/>
          <w:szCs w:val="24"/>
        </w:rPr>
        <w:t>Masaüstü sanallaştırmasında d</w:t>
      </w:r>
      <w:r w:rsidRPr="002200FD">
        <w:rPr>
          <w:rFonts w:ascii="Times New Roman" w:hAnsi="Times New Roman"/>
          <w:sz w:val="24"/>
          <w:szCs w:val="24"/>
        </w:rPr>
        <w:t>epolama ve ağ yapı</w:t>
      </w:r>
      <w:r>
        <w:rPr>
          <w:rFonts w:ascii="Times New Roman" w:hAnsi="Times New Roman"/>
          <w:sz w:val="24"/>
          <w:szCs w:val="24"/>
        </w:rPr>
        <w:t>landırmaları,</w:t>
      </w:r>
      <w:r w:rsidRPr="002200FD">
        <w:rPr>
          <w:rFonts w:ascii="Times New Roman" w:hAnsi="Times New Roman"/>
          <w:sz w:val="24"/>
          <w:szCs w:val="24"/>
        </w:rPr>
        <w:t xml:space="preserve"> sunucular ve masaüstü iste</w:t>
      </w:r>
      <w:r>
        <w:rPr>
          <w:rFonts w:ascii="Times New Roman" w:hAnsi="Times New Roman"/>
          <w:sz w:val="24"/>
          <w:szCs w:val="24"/>
        </w:rPr>
        <w:t>mcileri kadar önemlidir</w:t>
      </w:r>
      <w:r w:rsidRPr="002200FD">
        <w:rPr>
          <w:rFonts w:ascii="Times New Roman" w:hAnsi="Times New Roman"/>
          <w:sz w:val="24"/>
          <w:szCs w:val="24"/>
        </w:rPr>
        <w:t>. Başarı şansının azami seviyeye çıkarılması için, önerilen ayarlamaların seçilen bir grupla ihtiyaçlarının karşılanması ve umulan servis seviyelerinin</w:t>
      </w:r>
      <w:r>
        <w:rPr>
          <w:rFonts w:ascii="Times New Roman" w:hAnsi="Times New Roman"/>
          <w:sz w:val="24"/>
          <w:szCs w:val="24"/>
        </w:rPr>
        <w:t xml:space="preserve"> iletilmesi yönünde </w:t>
      </w:r>
      <w:r w:rsidRPr="002200FD">
        <w:rPr>
          <w:rFonts w:ascii="Times New Roman" w:hAnsi="Times New Roman"/>
          <w:sz w:val="24"/>
          <w:szCs w:val="24"/>
        </w:rPr>
        <w:t>kapsamlı bir şekilde test edilmesi gereklidir. İlaveten, kullanıcı alıştırmaları göz ardı edilmemelidir. Kullanıcı deneyiminin eski ve yeni arasındaki farkları küçük olsa dahi, alıştırma esnasında geçiş</w:t>
      </w:r>
      <w:r>
        <w:rPr>
          <w:rFonts w:ascii="Times New Roman" w:hAnsi="Times New Roman"/>
          <w:sz w:val="24"/>
          <w:szCs w:val="24"/>
        </w:rPr>
        <w:t>i</w:t>
      </w:r>
      <w:r w:rsidRPr="002200FD">
        <w:rPr>
          <w:rFonts w:ascii="Times New Roman" w:hAnsi="Times New Roman"/>
          <w:sz w:val="24"/>
          <w:szCs w:val="24"/>
        </w:rPr>
        <w:t xml:space="preserve"> kolaylaştırılabilmektedir ve ayrıca yeni sanallaştırılmış masaüstünde </w:t>
      </w:r>
      <w:r>
        <w:rPr>
          <w:rFonts w:ascii="Times New Roman" w:hAnsi="Times New Roman"/>
          <w:sz w:val="24"/>
          <w:szCs w:val="24"/>
        </w:rPr>
        <w:t xml:space="preserve">gözden kaçan ayrıntılar </w:t>
      </w:r>
      <w:r w:rsidRPr="002200FD">
        <w:rPr>
          <w:rFonts w:ascii="Times New Roman" w:hAnsi="Times New Roman"/>
          <w:sz w:val="24"/>
          <w:szCs w:val="24"/>
        </w:rPr>
        <w:t>tespit edilebilmektedir.</w:t>
      </w:r>
      <w:r>
        <w:rPr>
          <w:rStyle w:val="DipnotBavurusu"/>
          <w:rFonts w:ascii="Times New Roman" w:hAnsi="Times New Roman"/>
          <w:sz w:val="24"/>
          <w:szCs w:val="24"/>
        </w:rPr>
        <w:footnoteReference w:id="49"/>
      </w:r>
    </w:p>
    <w:p w14:paraId="1DA68264" w14:textId="621CF021" w:rsidR="00EC00C6" w:rsidRPr="00525A3D" w:rsidRDefault="007B5C1B">
      <w:pPr>
        <w:pStyle w:val="ListeParagraf"/>
        <w:tabs>
          <w:tab w:val="left" w:pos="930"/>
        </w:tabs>
        <w:spacing w:after="0" w:line="360" w:lineRule="auto"/>
        <w:ind w:left="0" w:firstLine="709"/>
        <w:contextualSpacing w:val="0"/>
        <w:jc w:val="both"/>
        <w:rPr>
          <w:ins w:id="3532" w:author="EMRAH COLAK" w:date="2015-07-30T14:32:00Z"/>
          <w:b/>
          <w:szCs w:val="24"/>
          <w:rPrChange w:id="3533" w:author="EMRAH COLAK" w:date="2015-07-30T18:20:00Z">
            <w:rPr>
              <w:ins w:id="3534" w:author="EMRAH COLAK" w:date="2015-07-30T14:32:00Z"/>
              <w:rFonts w:ascii="Times New Roman" w:hAnsi="Times New Roman"/>
              <w:sz w:val="24"/>
              <w:szCs w:val="24"/>
            </w:rPr>
          </w:rPrChange>
        </w:rPr>
        <w:pPrChange w:id="3535" w:author="EMRAH COLAK" w:date="2015-07-30T18:20:00Z">
          <w:pPr>
            <w:pStyle w:val="ListeParagraf"/>
            <w:tabs>
              <w:tab w:val="left" w:pos="930"/>
            </w:tabs>
            <w:spacing w:before="240" w:after="240" w:line="360" w:lineRule="auto"/>
            <w:ind w:left="0" w:firstLine="709"/>
            <w:contextualSpacing w:val="0"/>
            <w:jc w:val="both"/>
          </w:pPr>
        </w:pPrChange>
      </w:pPr>
      <w:del w:id="3536" w:author="EMRAH COLAK" w:date="2015-07-30T18:20:00Z">
        <w:r w:rsidRPr="00525A3D" w:rsidDel="00525A3D">
          <w:tab/>
        </w:r>
        <w:r w:rsidRPr="00525A3D" w:rsidDel="00525A3D">
          <w:tab/>
        </w:r>
      </w:del>
      <w:del w:id="3537" w:author="EMRAH COLAK" w:date="2015-07-30T14:32:00Z">
        <w:r w:rsidRPr="00525A3D" w:rsidDel="00EC00C6">
          <w:tab/>
        </w:r>
      </w:del>
    </w:p>
    <w:p w14:paraId="7AC8B5C5" w14:textId="146E002B" w:rsidR="00B455D4" w:rsidRPr="006B6AB2" w:rsidDel="00EC00C6" w:rsidRDefault="00B455D4">
      <w:pPr>
        <w:pStyle w:val="Balk1"/>
        <w:rPr>
          <w:del w:id="3538" w:author="EMRAH COLAK" w:date="2015-07-30T14:32:00Z"/>
        </w:rPr>
        <w:pPrChange w:id="3539" w:author="EMRE MUTLU" w:date="2015-07-31T10:42:00Z">
          <w:pPr>
            <w:pStyle w:val="ListeParagraf"/>
            <w:spacing w:before="240" w:after="240" w:line="360" w:lineRule="auto"/>
            <w:ind w:left="0"/>
            <w:jc w:val="both"/>
          </w:pPr>
        </w:pPrChange>
      </w:pPr>
    </w:p>
    <w:p w14:paraId="00F24F64" w14:textId="5B0935F5" w:rsidR="00386E38" w:rsidDel="00EC00C6" w:rsidRDefault="00386E38">
      <w:pPr>
        <w:pStyle w:val="Balk1"/>
        <w:rPr>
          <w:del w:id="3540" w:author="EMRAH COLAK" w:date="2015-07-30T14:32:00Z"/>
        </w:rPr>
        <w:pPrChange w:id="3541" w:author="EMRE MUTLU" w:date="2015-07-31T10:42:00Z">
          <w:pPr>
            <w:pStyle w:val="GvdeMetni"/>
            <w:spacing w:before="125" w:line="360" w:lineRule="auto"/>
            <w:ind w:left="0" w:right="100"/>
            <w:jc w:val="both"/>
          </w:pPr>
        </w:pPrChange>
      </w:pPr>
    </w:p>
    <w:p w14:paraId="6ADC5683" w14:textId="0B67D029" w:rsidR="00386E38" w:rsidDel="00EC00C6" w:rsidRDefault="00386E38">
      <w:pPr>
        <w:pStyle w:val="Balk1"/>
        <w:rPr>
          <w:del w:id="3542" w:author="EMRAH COLAK" w:date="2015-07-30T14:32:00Z"/>
        </w:rPr>
        <w:pPrChange w:id="3543" w:author="EMRE MUTLU" w:date="2015-07-31T10:42:00Z">
          <w:pPr>
            <w:pStyle w:val="GvdeMetni"/>
            <w:spacing w:before="125" w:line="360" w:lineRule="auto"/>
            <w:ind w:left="0" w:right="100"/>
            <w:jc w:val="both"/>
          </w:pPr>
        </w:pPrChange>
      </w:pPr>
    </w:p>
    <w:p w14:paraId="21EFDFB8" w14:textId="28A97017" w:rsidR="00386E38" w:rsidDel="00EC00C6" w:rsidRDefault="00386E38">
      <w:pPr>
        <w:pStyle w:val="Balk1"/>
        <w:rPr>
          <w:del w:id="3544" w:author="EMRAH COLAK" w:date="2015-07-30T14:32:00Z"/>
        </w:rPr>
        <w:pPrChange w:id="3545" w:author="EMRE MUTLU" w:date="2015-07-31T10:42:00Z">
          <w:pPr>
            <w:pStyle w:val="GvdeMetni"/>
            <w:spacing w:before="125" w:line="360" w:lineRule="auto"/>
            <w:ind w:left="0" w:right="100"/>
            <w:jc w:val="both"/>
          </w:pPr>
        </w:pPrChange>
      </w:pPr>
    </w:p>
    <w:p w14:paraId="0A666C17" w14:textId="073DE8DE" w:rsidR="00386E38" w:rsidDel="00EC00C6" w:rsidRDefault="00386E38">
      <w:pPr>
        <w:pStyle w:val="Balk1"/>
        <w:rPr>
          <w:del w:id="3546" w:author="EMRAH COLAK" w:date="2015-07-30T14:32:00Z"/>
        </w:rPr>
        <w:pPrChange w:id="3547" w:author="EMRE MUTLU" w:date="2015-07-31T10:42:00Z">
          <w:pPr>
            <w:pStyle w:val="GvdeMetni"/>
            <w:spacing w:before="125" w:line="360" w:lineRule="auto"/>
            <w:ind w:left="0" w:right="100"/>
            <w:jc w:val="both"/>
          </w:pPr>
        </w:pPrChange>
      </w:pPr>
    </w:p>
    <w:p w14:paraId="164D6475" w14:textId="6D1B3D33" w:rsidR="00386E38" w:rsidDel="00EC00C6" w:rsidRDefault="00386E38">
      <w:pPr>
        <w:pStyle w:val="Balk1"/>
        <w:rPr>
          <w:del w:id="3548" w:author="EMRAH COLAK" w:date="2015-07-30T14:32:00Z"/>
        </w:rPr>
        <w:pPrChange w:id="3549" w:author="EMRE MUTLU" w:date="2015-07-31T10:42:00Z">
          <w:pPr>
            <w:pStyle w:val="GvdeMetni"/>
            <w:spacing w:before="125" w:line="360" w:lineRule="auto"/>
            <w:ind w:left="0" w:right="100"/>
            <w:jc w:val="both"/>
          </w:pPr>
        </w:pPrChange>
      </w:pPr>
    </w:p>
    <w:p w14:paraId="32139587" w14:textId="4907C257" w:rsidR="00386E38" w:rsidDel="00EC00C6" w:rsidRDefault="00386E38">
      <w:pPr>
        <w:pStyle w:val="Balk1"/>
        <w:rPr>
          <w:del w:id="3550" w:author="EMRAH COLAK" w:date="2015-07-30T14:32:00Z"/>
        </w:rPr>
        <w:pPrChange w:id="3551" w:author="EMRE MUTLU" w:date="2015-07-31T10:42:00Z">
          <w:pPr>
            <w:pStyle w:val="GvdeMetni"/>
            <w:spacing w:before="125" w:line="360" w:lineRule="auto"/>
            <w:ind w:left="0" w:right="100"/>
            <w:jc w:val="both"/>
          </w:pPr>
        </w:pPrChange>
      </w:pPr>
    </w:p>
    <w:p w14:paraId="345C1849" w14:textId="49B76456" w:rsidR="00386E38" w:rsidDel="00EC00C6" w:rsidRDefault="00386E38">
      <w:pPr>
        <w:pStyle w:val="Balk1"/>
        <w:rPr>
          <w:del w:id="3552" w:author="EMRAH COLAK" w:date="2015-07-30T14:32:00Z"/>
        </w:rPr>
        <w:pPrChange w:id="3553" w:author="EMRE MUTLU" w:date="2015-07-31T10:42:00Z">
          <w:pPr>
            <w:pStyle w:val="GvdeMetni"/>
            <w:spacing w:before="125" w:line="360" w:lineRule="auto"/>
            <w:ind w:left="0" w:right="100"/>
            <w:jc w:val="both"/>
          </w:pPr>
        </w:pPrChange>
      </w:pPr>
    </w:p>
    <w:p w14:paraId="4C1C83DB" w14:textId="1B912431" w:rsidR="00386E38" w:rsidDel="00EC00C6" w:rsidRDefault="00386E38">
      <w:pPr>
        <w:pStyle w:val="Balk1"/>
        <w:rPr>
          <w:del w:id="3554" w:author="EMRAH COLAK" w:date="2015-07-30T14:32:00Z"/>
        </w:rPr>
        <w:pPrChange w:id="3555" w:author="EMRE MUTLU" w:date="2015-07-31T10:42:00Z">
          <w:pPr>
            <w:pStyle w:val="GvdeMetni"/>
            <w:spacing w:before="125" w:line="360" w:lineRule="auto"/>
            <w:ind w:left="0" w:right="100"/>
            <w:jc w:val="both"/>
          </w:pPr>
        </w:pPrChange>
      </w:pPr>
    </w:p>
    <w:p w14:paraId="7CFB5281" w14:textId="4A644826" w:rsidR="0000264A" w:rsidDel="00EC00C6" w:rsidRDefault="0000264A">
      <w:pPr>
        <w:pStyle w:val="Balk1"/>
        <w:rPr>
          <w:del w:id="3556" w:author="EMRAH COLAK" w:date="2015-07-30T14:31:00Z"/>
        </w:rPr>
      </w:pPr>
      <w:bookmarkStart w:id="3557" w:name="_Toc403983958"/>
      <w:bookmarkStart w:id="3558" w:name="_Toc404385067"/>
      <w:bookmarkStart w:id="3559" w:name="_Toc404431944"/>
      <w:bookmarkStart w:id="3560" w:name="_Toc404878085"/>
      <w:bookmarkStart w:id="3561" w:name="_Toc404979147"/>
      <w:bookmarkStart w:id="3562" w:name="_Toc405045552"/>
      <w:bookmarkStart w:id="3563" w:name="_Toc405230286"/>
      <w:bookmarkStart w:id="3564" w:name="_Toc405572966"/>
      <w:bookmarkStart w:id="3565" w:name="_Toc405650605"/>
      <w:bookmarkStart w:id="3566" w:name="_Toc405838821"/>
      <w:bookmarkStart w:id="3567" w:name="_Toc405842279"/>
      <w:bookmarkStart w:id="3568" w:name="_Toc405887235"/>
      <w:bookmarkStart w:id="3569" w:name="_Toc406579912"/>
    </w:p>
    <w:p w14:paraId="509918EC" w14:textId="77777777" w:rsidR="005026DD" w:rsidRPr="005026DD" w:rsidRDefault="005026DD">
      <w:pPr>
        <w:pStyle w:val="Balk1"/>
      </w:pPr>
      <w:bookmarkStart w:id="3570" w:name="_Toc425946789"/>
      <w:commentRangeStart w:id="3571"/>
      <w:r w:rsidRPr="005026DD">
        <w:t>ÜÇÜNCÜ BÖLÜM</w:t>
      </w:r>
      <w:bookmarkEnd w:id="3557"/>
      <w:bookmarkEnd w:id="3558"/>
      <w:bookmarkEnd w:id="3559"/>
      <w:bookmarkEnd w:id="3560"/>
      <w:bookmarkEnd w:id="3561"/>
      <w:bookmarkEnd w:id="3562"/>
      <w:bookmarkEnd w:id="3563"/>
      <w:bookmarkEnd w:id="3564"/>
      <w:bookmarkEnd w:id="3565"/>
      <w:bookmarkEnd w:id="3566"/>
      <w:bookmarkEnd w:id="3567"/>
      <w:bookmarkEnd w:id="3568"/>
      <w:bookmarkEnd w:id="3569"/>
      <w:commentRangeEnd w:id="3571"/>
      <w:r w:rsidR="00A8475E">
        <w:rPr>
          <w:rStyle w:val="AklamaBavurusu"/>
          <w:rFonts w:ascii="Calibri" w:eastAsia="Calibri" w:hAnsi="Calibri"/>
          <w:b w:val="0"/>
        </w:rPr>
        <w:commentReference w:id="3571"/>
      </w:r>
      <w:bookmarkEnd w:id="3570"/>
    </w:p>
    <w:p w14:paraId="1C5DEB88" w14:textId="77777777" w:rsidR="005026DD" w:rsidRPr="005026DD" w:rsidRDefault="005026DD">
      <w:pPr>
        <w:pStyle w:val="Balk1"/>
      </w:pPr>
      <w:bookmarkStart w:id="3572" w:name="_Toc425946790"/>
      <w:r w:rsidRPr="005026DD">
        <w:t>İNCE İSTEMCİ TEKNOLOJİSİNİN</w:t>
      </w:r>
      <w:r>
        <w:t xml:space="preserve"> </w:t>
      </w:r>
      <w:r w:rsidRPr="005026DD">
        <w:t xml:space="preserve">SOSYAL GÜVENLİK KURUMU </w:t>
      </w:r>
      <w:r>
        <w:t xml:space="preserve">                                                                      </w:t>
      </w:r>
      <w:r w:rsidRPr="005026DD">
        <w:t>BİLİŞİM</w:t>
      </w:r>
      <w:r>
        <w:t xml:space="preserve"> </w:t>
      </w:r>
      <w:r w:rsidRPr="005026DD">
        <w:t xml:space="preserve">(HABERLEŞME, YEDEKLEME, YÖNETİM)              </w:t>
      </w:r>
      <w:r>
        <w:t xml:space="preserve">                  </w:t>
      </w:r>
      <w:r w:rsidRPr="005026DD">
        <w:t xml:space="preserve"> ALTYAPISINDA KULLANIMI</w:t>
      </w:r>
      <w:bookmarkEnd w:id="3572"/>
    </w:p>
    <w:p w14:paraId="5A21730E" w14:textId="77777777" w:rsidR="00F13268" w:rsidRDefault="00F13268">
      <w:pPr>
        <w:spacing w:after="0"/>
        <w:rPr>
          <w:lang w:val="en-US"/>
        </w:rPr>
        <w:pPrChange w:id="3573" w:author="EMRAH COLAK" w:date="2015-07-30T14:39:00Z">
          <w:pPr/>
        </w:pPrChange>
      </w:pPr>
    </w:p>
    <w:p w14:paraId="1133BC77" w14:textId="77777777" w:rsidR="00EC00C6" w:rsidRDefault="00F13268">
      <w:pPr>
        <w:spacing w:after="0" w:line="360" w:lineRule="auto"/>
        <w:ind w:firstLine="709"/>
        <w:jc w:val="both"/>
        <w:rPr>
          <w:ins w:id="3574" w:author="EMRAH COLAK" w:date="2015-07-30T14:37:00Z"/>
          <w:rFonts w:ascii="Times New Roman" w:hAnsi="Times New Roman"/>
          <w:sz w:val="24"/>
          <w:szCs w:val="24"/>
        </w:rPr>
        <w:pPrChange w:id="3575" w:author="EMRAH COLAK" w:date="2015-07-30T14:39:00Z">
          <w:pPr>
            <w:spacing w:before="240" w:after="240" w:line="360" w:lineRule="auto"/>
            <w:ind w:firstLine="709"/>
            <w:jc w:val="both"/>
          </w:pPr>
        </w:pPrChange>
      </w:pPr>
      <w:r w:rsidRPr="00AD4769">
        <w:rPr>
          <w:rFonts w:ascii="Times New Roman" w:hAnsi="Times New Roman"/>
          <w:sz w:val="24"/>
          <w:szCs w:val="24"/>
        </w:rPr>
        <w:t xml:space="preserve">Çalışmanın bu kısmında </w:t>
      </w:r>
      <w:r>
        <w:rPr>
          <w:rFonts w:ascii="Times New Roman" w:hAnsi="Times New Roman"/>
          <w:sz w:val="24"/>
          <w:szCs w:val="24"/>
        </w:rPr>
        <w:t>ince istemci</w:t>
      </w:r>
      <w:r w:rsidRPr="00AD4769">
        <w:rPr>
          <w:rFonts w:ascii="Times New Roman" w:hAnsi="Times New Roman"/>
          <w:sz w:val="24"/>
          <w:szCs w:val="24"/>
        </w:rPr>
        <w:t xml:space="preserve"> çözümlerinin Ku</w:t>
      </w:r>
      <w:r w:rsidR="000764F4">
        <w:rPr>
          <w:rFonts w:ascii="Times New Roman" w:hAnsi="Times New Roman"/>
          <w:sz w:val="24"/>
          <w:szCs w:val="24"/>
        </w:rPr>
        <w:t>rum BT altyapısına faydaları inc</w:t>
      </w:r>
      <w:r w:rsidRPr="00AD4769">
        <w:rPr>
          <w:rFonts w:ascii="Times New Roman" w:hAnsi="Times New Roman"/>
          <w:sz w:val="24"/>
          <w:szCs w:val="24"/>
        </w:rPr>
        <w:t>e</w:t>
      </w:r>
      <w:r>
        <w:rPr>
          <w:rFonts w:ascii="Times New Roman" w:hAnsi="Times New Roman"/>
          <w:sz w:val="24"/>
          <w:szCs w:val="24"/>
        </w:rPr>
        <w:t xml:space="preserve">lenecektir. Bunun için </w:t>
      </w:r>
      <w:r w:rsidRPr="00AD4769">
        <w:rPr>
          <w:rFonts w:ascii="Times New Roman" w:hAnsi="Times New Roman"/>
          <w:sz w:val="24"/>
          <w:szCs w:val="24"/>
        </w:rPr>
        <w:t xml:space="preserve">Kurum BT altyapısında kullanılmakta olan </w:t>
      </w:r>
      <w:r w:rsidR="000764F4">
        <w:rPr>
          <w:rFonts w:ascii="Times New Roman" w:hAnsi="Times New Roman"/>
          <w:sz w:val="24"/>
          <w:szCs w:val="24"/>
        </w:rPr>
        <w:t>sanallaştırma ortamlarıyla ilgili daha önceki bölümlerde çalışmalar yapıp ilgili veriler toplanıp</w:t>
      </w:r>
      <w:r>
        <w:rPr>
          <w:rFonts w:ascii="Times New Roman" w:hAnsi="Times New Roman"/>
          <w:sz w:val="24"/>
          <w:szCs w:val="24"/>
        </w:rPr>
        <w:t xml:space="preserve"> İnce istemci teknolojisinin Kurum BT altyapısına uygulanabilirliği test edilecektir.</w:t>
      </w:r>
      <w:r w:rsidRPr="00F13268">
        <w:rPr>
          <w:rFonts w:ascii="Times New Roman" w:hAnsi="Times New Roman"/>
          <w:sz w:val="24"/>
          <w:szCs w:val="24"/>
        </w:rPr>
        <w:t xml:space="preserve"> </w:t>
      </w:r>
      <w:r>
        <w:rPr>
          <w:rFonts w:ascii="Times New Roman" w:hAnsi="Times New Roman"/>
          <w:sz w:val="24"/>
          <w:szCs w:val="24"/>
        </w:rPr>
        <w:t>Ayrıca</w:t>
      </w:r>
      <w:r w:rsidR="000764F4">
        <w:rPr>
          <w:rFonts w:ascii="Times New Roman" w:hAnsi="Times New Roman"/>
          <w:sz w:val="24"/>
          <w:szCs w:val="24"/>
        </w:rPr>
        <w:t xml:space="preserve"> Kurum’a uygun</w:t>
      </w:r>
      <w:r>
        <w:rPr>
          <w:rFonts w:ascii="Times New Roman" w:hAnsi="Times New Roman"/>
          <w:sz w:val="24"/>
          <w:szCs w:val="24"/>
        </w:rPr>
        <w:t xml:space="preserve"> ince istemci mimarisinin kullanımı halinde elde edilecek faydalardan bahsedilecektir.</w:t>
      </w:r>
    </w:p>
    <w:p w14:paraId="5047D832" w14:textId="08D1EA24" w:rsidR="00F13268" w:rsidRDefault="00F13268">
      <w:pPr>
        <w:spacing w:after="0" w:line="360" w:lineRule="auto"/>
        <w:ind w:firstLine="709"/>
        <w:jc w:val="both"/>
        <w:rPr>
          <w:rFonts w:ascii="Times New Roman" w:hAnsi="Times New Roman"/>
          <w:sz w:val="24"/>
          <w:szCs w:val="24"/>
        </w:rPr>
        <w:pPrChange w:id="3576" w:author="EMRAH COLAK" w:date="2015-07-30T14:39:00Z">
          <w:pPr>
            <w:spacing w:before="240" w:after="240" w:line="360" w:lineRule="auto"/>
            <w:ind w:firstLine="709"/>
            <w:jc w:val="both"/>
          </w:pPr>
        </w:pPrChange>
      </w:pPr>
      <w:r>
        <w:rPr>
          <w:rFonts w:ascii="Times New Roman" w:hAnsi="Times New Roman"/>
          <w:sz w:val="24"/>
          <w:szCs w:val="24"/>
        </w:rPr>
        <w:t xml:space="preserve">  </w:t>
      </w:r>
    </w:p>
    <w:p w14:paraId="6F3DD685" w14:textId="77777777" w:rsidR="000764F4" w:rsidRDefault="000764F4">
      <w:pPr>
        <w:spacing w:after="0" w:line="360" w:lineRule="auto"/>
        <w:ind w:firstLine="709"/>
        <w:jc w:val="both"/>
        <w:rPr>
          <w:ins w:id="3577" w:author="EMRAH COLAK" w:date="2015-07-30T14:37:00Z"/>
          <w:rFonts w:ascii="Times New Roman" w:hAnsi="Times New Roman"/>
          <w:sz w:val="24"/>
          <w:szCs w:val="24"/>
        </w:rPr>
        <w:pPrChange w:id="3578" w:author="EMRAH COLAK" w:date="2015-07-30T14:39:00Z">
          <w:pPr>
            <w:spacing w:before="240" w:after="240" w:line="360" w:lineRule="auto"/>
            <w:ind w:firstLine="709"/>
            <w:jc w:val="both"/>
          </w:pPr>
        </w:pPrChange>
      </w:pPr>
      <w:r w:rsidRPr="000764F4">
        <w:rPr>
          <w:rFonts w:ascii="Times New Roman" w:hAnsi="Times New Roman"/>
          <w:sz w:val="24"/>
          <w:szCs w:val="24"/>
        </w:rPr>
        <w:t xml:space="preserve">Bir kurum için birden fazla </w:t>
      </w:r>
      <w:r w:rsidR="00EC0598">
        <w:rPr>
          <w:rFonts w:ascii="Times New Roman" w:hAnsi="Times New Roman"/>
          <w:sz w:val="24"/>
          <w:szCs w:val="24"/>
        </w:rPr>
        <w:t>ince istemci çözümü</w:t>
      </w:r>
      <w:r w:rsidRPr="000764F4">
        <w:rPr>
          <w:rFonts w:ascii="Times New Roman" w:hAnsi="Times New Roman"/>
          <w:sz w:val="24"/>
          <w:szCs w:val="24"/>
        </w:rPr>
        <w:t xml:space="preserve"> mümkün</w:t>
      </w:r>
      <w:r w:rsidR="00EC0598">
        <w:rPr>
          <w:rFonts w:ascii="Times New Roman" w:hAnsi="Times New Roman"/>
          <w:sz w:val="24"/>
          <w:szCs w:val="24"/>
        </w:rPr>
        <w:t>dür</w:t>
      </w:r>
      <w:r w:rsidRPr="000764F4">
        <w:rPr>
          <w:rFonts w:ascii="Times New Roman" w:hAnsi="Times New Roman"/>
          <w:sz w:val="24"/>
          <w:szCs w:val="24"/>
        </w:rPr>
        <w:t xml:space="preserve">. Ama kurum için en uygun olanının seçilmesi gereklidir. </w:t>
      </w:r>
      <w:r w:rsidR="00EC0598">
        <w:rPr>
          <w:rFonts w:ascii="Times New Roman" w:hAnsi="Times New Roman"/>
          <w:sz w:val="24"/>
          <w:szCs w:val="24"/>
        </w:rPr>
        <w:t xml:space="preserve">Kurum’a uygunluk belirlenirken tedarik etme maliyeti, mevcut ortamdan ince istemciye geçiş maliyeti, operasyonel yönetimin mevcut maliyetleri, ince istemciye geçişte personelleri verilen eğitim maliyeti gibi bazı maliyetleri göz önünde bulundurmak gerekir. </w:t>
      </w:r>
    </w:p>
    <w:p w14:paraId="7810106F" w14:textId="77777777" w:rsidR="00EC00C6" w:rsidRPr="000764F4" w:rsidRDefault="00EC00C6">
      <w:pPr>
        <w:spacing w:after="0" w:line="360" w:lineRule="auto"/>
        <w:ind w:firstLine="709"/>
        <w:jc w:val="both"/>
        <w:rPr>
          <w:rFonts w:ascii="Times New Roman" w:hAnsi="Times New Roman"/>
          <w:sz w:val="24"/>
          <w:szCs w:val="24"/>
        </w:rPr>
        <w:pPrChange w:id="3579" w:author="EMRAH COLAK" w:date="2015-07-30T14:39:00Z">
          <w:pPr>
            <w:spacing w:before="240" w:after="240" w:line="360" w:lineRule="auto"/>
            <w:ind w:firstLine="709"/>
            <w:jc w:val="both"/>
          </w:pPr>
        </w:pPrChange>
      </w:pPr>
    </w:p>
    <w:p w14:paraId="325B9CC9" w14:textId="77777777" w:rsidR="00F13268" w:rsidRPr="00F13268" w:rsidRDefault="00F13268">
      <w:pPr>
        <w:pStyle w:val="ListeParagraf"/>
        <w:keepNext/>
        <w:keepLines/>
        <w:numPr>
          <w:ilvl w:val="0"/>
          <w:numId w:val="1"/>
        </w:numPr>
        <w:spacing w:after="0" w:line="360" w:lineRule="auto"/>
        <w:jc w:val="both"/>
        <w:outlineLvl w:val="1"/>
        <w:rPr>
          <w:rFonts w:ascii="Times New Roman" w:eastAsia="Times New Roman" w:hAnsi="Times New Roman"/>
          <w:b/>
          <w:vanish/>
          <w:sz w:val="24"/>
          <w:szCs w:val="26"/>
        </w:rPr>
        <w:pPrChange w:id="3580" w:author="EMRAH COLAK" w:date="2015-07-30T14:39:00Z">
          <w:pPr>
            <w:pStyle w:val="ListeParagraf"/>
            <w:keepNext/>
            <w:keepLines/>
            <w:numPr>
              <w:numId w:val="1"/>
            </w:numPr>
            <w:spacing w:before="240" w:after="240" w:line="360" w:lineRule="auto"/>
            <w:ind w:left="432" w:hanging="432"/>
            <w:jc w:val="both"/>
            <w:outlineLvl w:val="1"/>
          </w:pPr>
        </w:pPrChange>
      </w:pPr>
      <w:bookmarkStart w:id="3581" w:name="_Toc403986212"/>
      <w:bookmarkStart w:id="3582" w:name="_Toc403986896"/>
      <w:bookmarkStart w:id="3583" w:name="_Toc404002011"/>
      <w:bookmarkStart w:id="3584" w:name="_Toc404018251"/>
      <w:bookmarkStart w:id="3585" w:name="_Toc404018387"/>
      <w:bookmarkStart w:id="3586" w:name="_Toc404384547"/>
      <w:bookmarkStart w:id="3587" w:name="_Toc404384753"/>
      <w:bookmarkStart w:id="3588" w:name="_Toc404385069"/>
      <w:bookmarkStart w:id="3589" w:name="_Toc404431946"/>
      <w:bookmarkStart w:id="3590" w:name="_Toc404878087"/>
      <w:bookmarkStart w:id="3591" w:name="_Toc404979149"/>
      <w:bookmarkStart w:id="3592" w:name="_Toc405045554"/>
      <w:bookmarkStart w:id="3593" w:name="_Toc405230288"/>
      <w:bookmarkStart w:id="3594" w:name="_Toc405572968"/>
      <w:bookmarkStart w:id="3595" w:name="_Toc405650607"/>
      <w:bookmarkStart w:id="3596" w:name="_Toc405838563"/>
      <w:bookmarkStart w:id="3597" w:name="_Toc405838690"/>
      <w:bookmarkStart w:id="3598" w:name="_Toc405838823"/>
      <w:bookmarkStart w:id="3599" w:name="_Toc405842281"/>
      <w:bookmarkStart w:id="3600" w:name="_Toc405887237"/>
      <w:bookmarkStart w:id="3601" w:name="_Toc406579914"/>
      <w:bookmarkStart w:id="3602" w:name="_Toc424308429"/>
      <w:bookmarkStart w:id="3603" w:name="_Toc424308569"/>
      <w:bookmarkStart w:id="3604" w:name="_Toc424309007"/>
      <w:bookmarkStart w:id="3605" w:name="_Toc424309143"/>
      <w:bookmarkStart w:id="3606" w:name="_Toc424309314"/>
      <w:bookmarkStart w:id="3607" w:name="_Toc424309454"/>
      <w:bookmarkStart w:id="3608" w:name="_Toc424309593"/>
      <w:bookmarkStart w:id="3609" w:name="_Toc424309829"/>
      <w:bookmarkStart w:id="3610" w:name="_Toc424310246"/>
      <w:bookmarkStart w:id="3611" w:name="_Toc424310367"/>
      <w:bookmarkStart w:id="3612" w:name="_Toc424310483"/>
      <w:bookmarkStart w:id="3613" w:name="_Toc424310598"/>
      <w:bookmarkStart w:id="3614" w:name="_Toc424568192"/>
      <w:bookmarkStart w:id="3615" w:name="_Toc425946430"/>
      <w:bookmarkStart w:id="3616" w:name="_Toc425946791"/>
      <w:bookmarkStart w:id="3617" w:name="_Toc401452030"/>
      <w:bookmarkStart w:id="3618" w:name="_Toc401491263"/>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p>
    <w:p w14:paraId="7F9A9738" w14:textId="77777777" w:rsidR="00CF383E" w:rsidRDefault="00F13268">
      <w:pPr>
        <w:pStyle w:val="Balk2"/>
      </w:pPr>
      <w:bookmarkStart w:id="3619" w:name="_Toc425946792"/>
      <w:bookmarkStart w:id="3620" w:name="_Toc406579916"/>
      <w:bookmarkEnd w:id="3617"/>
      <w:bookmarkEnd w:id="3618"/>
      <w:r>
        <w:t>İnce İstemci Örnek Uygulama Altyapısı</w:t>
      </w:r>
      <w:bookmarkEnd w:id="3619"/>
      <w:r>
        <w:tab/>
      </w:r>
    </w:p>
    <w:p w14:paraId="68A83521" w14:textId="77777777" w:rsidR="00F13268" w:rsidRPr="00C4139E" w:rsidRDefault="00054D86">
      <w:pPr>
        <w:spacing w:after="0" w:line="360" w:lineRule="auto"/>
        <w:ind w:firstLine="709"/>
        <w:jc w:val="both"/>
        <w:rPr>
          <w:rFonts w:ascii="Times New Roman" w:hAnsi="Times New Roman"/>
          <w:sz w:val="24"/>
          <w:szCs w:val="24"/>
        </w:rPr>
        <w:pPrChange w:id="3621" w:author="EMRAH COLAK" w:date="2015-07-30T14:39:00Z">
          <w:pPr>
            <w:spacing w:line="360" w:lineRule="auto"/>
            <w:ind w:firstLine="709"/>
            <w:jc w:val="both"/>
          </w:pPr>
        </w:pPrChange>
      </w:pPr>
      <w:r w:rsidRPr="00C4139E">
        <w:rPr>
          <w:rFonts w:ascii="Times New Roman" w:hAnsi="Times New Roman"/>
          <w:sz w:val="24"/>
          <w:szCs w:val="24"/>
        </w:rPr>
        <w:t>Bu uygulamadaki amaç,</w:t>
      </w:r>
      <w:r w:rsidR="00F13268" w:rsidRPr="00C4139E">
        <w:rPr>
          <w:rFonts w:ascii="Times New Roman" w:hAnsi="Times New Roman"/>
          <w:sz w:val="24"/>
          <w:szCs w:val="24"/>
        </w:rPr>
        <w:t xml:space="preserve"> oluştur</w:t>
      </w:r>
      <w:r w:rsidRPr="00C4139E">
        <w:rPr>
          <w:rFonts w:ascii="Times New Roman" w:hAnsi="Times New Roman"/>
          <w:sz w:val="24"/>
          <w:szCs w:val="24"/>
        </w:rPr>
        <w:t>ulan</w:t>
      </w:r>
      <w:r w:rsidR="00F13268" w:rsidRPr="00C4139E">
        <w:rPr>
          <w:rFonts w:ascii="Times New Roman" w:hAnsi="Times New Roman"/>
          <w:sz w:val="24"/>
          <w:szCs w:val="24"/>
        </w:rPr>
        <w:t xml:space="preserve"> </w:t>
      </w:r>
      <w:r w:rsidRPr="00C4139E">
        <w:rPr>
          <w:rFonts w:ascii="Times New Roman" w:hAnsi="Times New Roman"/>
          <w:sz w:val="24"/>
          <w:szCs w:val="24"/>
        </w:rPr>
        <w:t>test</w:t>
      </w:r>
      <w:r w:rsidR="00F13268" w:rsidRPr="00C4139E">
        <w:rPr>
          <w:rFonts w:ascii="Times New Roman" w:hAnsi="Times New Roman"/>
          <w:sz w:val="24"/>
          <w:szCs w:val="24"/>
        </w:rPr>
        <w:t xml:space="preserve"> ortamından elde ed</w:t>
      </w:r>
      <w:r w:rsidRPr="00C4139E">
        <w:rPr>
          <w:rFonts w:ascii="Times New Roman" w:hAnsi="Times New Roman"/>
          <w:sz w:val="24"/>
          <w:szCs w:val="24"/>
        </w:rPr>
        <w:t>ilen</w:t>
      </w:r>
      <w:r w:rsidR="00E47C5D" w:rsidRPr="00C4139E">
        <w:rPr>
          <w:rFonts w:ascii="Times New Roman" w:hAnsi="Times New Roman"/>
          <w:sz w:val="24"/>
          <w:szCs w:val="24"/>
        </w:rPr>
        <w:t xml:space="preserve"> verilerle, K</w:t>
      </w:r>
      <w:r w:rsidR="00F13268" w:rsidRPr="00C4139E">
        <w:rPr>
          <w:rFonts w:ascii="Times New Roman" w:hAnsi="Times New Roman"/>
          <w:sz w:val="24"/>
          <w:szCs w:val="24"/>
        </w:rPr>
        <w:t>urum</w:t>
      </w:r>
      <w:r w:rsidR="00E47C5D" w:rsidRPr="00C4139E">
        <w:rPr>
          <w:rFonts w:ascii="Times New Roman" w:hAnsi="Times New Roman"/>
          <w:sz w:val="24"/>
          <w:szCs w:val="24"/>
        </w:rPr>
        <w:t>’</w:t>
      </w:r>
      <w:r w:rsidR="00F13268" w:rsidRPr="00C4139E">
        <w:rPr>
          <w:rFonts w:ascii="Times New Roman" w:hAnsi="Times New Roman"/>
          <w:sz w:val="24"/>
          <w:szCs w:val="24"/>
        </w:rPr>
        <w:t>a böyle bir ortamın k</w:t>
      </w:r>
      <w:r w:rsidR="00E47C5D" w:rsidRPr="00C4139E">
        <w:rPr>
          <w:rFonts w:ascii="Times New Roman" w:hAnsi="Times New Roman"/>
          <w:sz w:val="24"/>
          <w:szCs w:val="24"/>
        </w:rPr>
        <w:t xml:space="preserve">urulması haline elde edilmesi muhtemel </w:t>
      </w:r>
      <w:r w:rsidR="00F13268" w:rsidRPr="00C4139E">
        <w:rPr>
          <w:rFonts w:ascii="Times New Roman" w:hAnsi="Times New Roman"/>
          <w:sz w:val="24"/>
          <w:szCs w:val="24"/>
        </w:rPr>
        <w:t>faydaları ve ortaya çıkan riskleri belirlemektir.</w:t>
      </w:r>
    </w:p>
    <w:p w14:paraId="180B2183" w14:textId="77777777" w:rsidR="00CF383E" w:rsidRDefault="00F13268">
      <w:pPr>
        <w:spacing w:after="0" w:line="360" w:lineRule="auto"/>
        <w:ind w:firstLine="709"/>
        <w:jc w:val="both"/>
        <w:rPr>
          <w:ins w:id="3622" w:author="EMRAH COLAK" w:date="2015-07-30T14:37:00Z"/>
          <w:rFonts w:ascii="Times New Roman" w:hAnsi="Times New Roman"/>
          <w:sz w:val="24"/>
          <w:szCs w:val="24"/>
        </w:rPr>
        <w:pPrChange w:id="3623" w:author="EMRAH COLAK" w:date="2015-07-30T14:39:00Z">
          <w:pPr>
            <w:spacing w:line="360" w:lineRule="auto"/>
            <w:ind w:firstLine="709"/>
            <w:jc w:val="both"/>
          </w:pPr>
        </w:pPrChange>
      </w:pPr>
      <w:r w:rsidRPr="00C4139E">
        <w:rPr>
          <w:rFonts w:ascii="Times New Roman" w:hAnsi="Times New Roman"/>
          <w:sz w:val="24"/>
          <w:szCs w:val="24"/>
        </w:rPr>
        <w:t>Bu testte</w:t>
      </w:r>
      <w:r w:rsidR="00311512" w:rsidRPr="00C4139E">
        <w:rPr>
          <w:rFonts w:ascii="Times New Roman" w:hAnsi="Times New Roman"/>
          <w:sz w:val="24"/>
          <w:szCs w:val="24"/>
        </w:rPr>
        <w:t>,</w:t>
      </w:r>
      <w:r w:rsidRPr="00C4139E">
        <w:rPr>
          <w:rFonts w:ascii="Times New Roman" w:hAnsi="Times New Roman"/>
          <w:sz w:val="24"/>
          <w:szCs w:val="24"/>
        </w:rPr>
        <w:t xml:space="preserve"> </w:t>
      </w:r>
      <w:r w:rsidR="00CF383E" w:rsidRPr="00C4139E">
        <w:rPr>
          <w:rFonts w:ascii="Times New Roman" w:hAnsi="Times New Roman"/>
          <w:sz w:val="24"/>
          <w:szCs w:val="24"/>
        </w:rPr>
        <w:t xml:space="preserve">meydana gelebilecek ani değişimler de dikkate alınarak </w:t>
      </w:r>
      <w:r w:rsidRPr="00C4139E">
        <w:rPr>
          <w:rFonts w:ascii="Times New Roman" w:hAnsi="Times New Roman"/>
          <w:sz w:val="24"/>
          <w:szCs w:val="24"/>
        </w:rPr>
        <w:t>aşağıdaki senaryolar uygulanıp çeşitli veriler elde edilmiştir</w:t>
      </w:r>
      <w:r w:rsidR="00CF383E" w:rsidRPr="00C4139E">
        <w:rPr>
          <w:rFonts w:ascii="Times New Roman" w:hAnsi="Times New Roman"/>
          <w:sz w:val="24"/>
          <w:szCs w:val="24"/>
        </w:rPr>
        <w:t>.</w:t>
      </w:r>
    </w:p>
    <w:p w14:paraId="110B44E0" w14:textId="5193D296" w:rsidR="00EC00C6" w:rsidRPr="00C4139E" w:rsidDel="00EC00C6" w:rsidRDefault="00EC00C6">
      <w:pPr>
        <w:spacing w:after="0" w:line="360" w:lineRule="auto"/>
        <w:ind w:firstLine="709"/>
        <w:jc w:val="both"/>
        <w:rPr>
          <w:del w:id="3624" w:author="EMRAH COLAK" w:date="2015-07-30T14:39:00Z"/>
          <w:rFonts w:ascii="Times New Roman" w:hAnsi="Times New Roman"/>
          <w:sz w:val="24"/>
          <w:szCs w:val="24"/>
        </w:rPr>
        <w:pPrChange w:id="3625" w:author="EMRAH COLAK" w:date="2015-07-30T14:39:00Z">
          <w:pPr>
            <w:spacing w:line="360" w:lineRule="auto"/>
            <w:ind w:firstLine="709"/>
            <w:jc w:val="both"/>
          </w:pPr>
        </w:pPrChange>
      </w:pPr>
    </w:p>
    <w:p w14:paraId="7E114EFD" w14:textId="66CA5E2D" w:rsidR="00F13268" w:rsidRPr="00EC00C6" w:rsidRDefault="00FB0D31">
      <w:pPr>
        <w:pStyle w:val="ListeParagraf"/>
        <w:numPr>
          <w:ilvl w:val="0"/>
          <w:numId w:val="54"/>
        </w:numPr>
        <w:spacing w:after="0" w:line="360" w:lineRule="auto"/>
        <w:ind w:left="1134" w:hanging="283"/>
        <w:jc w:val="both"/>
        <w:rPr>
          <w:rFonts w:ascii="Times New Roman" w:hAnsi="Times New Roman"/>
          <w:sz w:val="24"/>
          <w:szCs w:val="24"/>
          <w:rPrChange w:id="3626" w:author="EMRAH COLAK" w:date="2015-07-30T14:38:00Z">
            <w:rPr/>
          </w:rPrChange>
        </w:rPr>
        <w:pPrChange w:id="3627" w:author="EMRAH COLAK" w:date="2015-07-30T14:39:00Z">
          <w:pPr>
            <w:spacing w:line="360" w:lineRule="auto"/>
            <w:ind w:firstLine="709"/>
            <w:jc w:val="both"/>
          </w:pPr>
        </w:pPrChange>
      </w:pPr>
      <w:bookmarkStart w:id="3628" w:name="_Tüm_ince_istemcileri"/>
      <w:bookmarkEnd w:id="3628"/>
      <w:del w:id="3629" w:author="EMRAH COLAK" w:date="2015-07-30T14:38:00Z">
        <w:r w:rsidRPr="00EC00C6" w:rsidDel="00EC00C6">
          <w:rPr>
            <w:rFonts w:ascii="Times New Roman" w:hAnsi="Times New Roman"/>
            <w:sz w:val="24"/>
            <w:szCs w:val="24"/>
            <w:rPrChange w:id="3630" w:author="EMRAH COLAK" w:date="2015-07-30T14:38:00Z">
              <w:rPr/>
            </w:rPrChange>
          </w:rPr>
          <w:delText xml:space="preserve">- </w:delText>
        </w:r>
      </w:del>
      <w:r w:rsidR="00E764AC" w:rsidRPr="00EC00C6">
        <w:rPr>
          <w:rFonts w:ascii="Times New Roman" w:hAnsi="Times New Roman"/>
          <w:sz w:val="24"/>
          <w:szCs w:val="24"/>
          <w:rPrChange w:id="3631" w:author="EMRAH COLAK" w:date="2015-07-30T14:38:00Z">
            <w:rPr/>
          </w:rPrChange>
        </w:rPr>
        <w:t>İ</w:t>
      </w:r>
      <w:r w:rsidR="00F13268" w:rsidRPr="00EC00C6">
        <w:rPr>
          <w:rFonts w:ascii="Times New Roman" w:hAnsi="Times New Roman"/>
          <w:sz w:val="24"/>
          <w:szCs w:val="24"/>
          <w:rPrChange w:id="3632" w:author="EMRAH COLAK" w:date="2015-07-30T14:38:00Z">
            <w:rPr/>
          </w:rPrChange>
        </w:rPr>
        <w:t>nce</w:t>
      </w:r>
      <w:r w:rsidR="00E764AC" w:rsidRPr="00EC00C6">
        <w:rPr>
          <w:rFonts w:ascii="Times New Roman" w:hAnsi="Times New Roman"/>
          <w:sz w:val="24"/>
          <w:szCs w:val="24"/>
          <w:rPrChange w:id="3633" w:author="EMRAH COLAK" w:date="2015-07-30T14:38:00Z">
            <w:rPr/>
          </w:rPrChange>
        </w:rPr>
        <w:t xml:space="preserve"> istemcileri aynı anda çalıştırılmıştır.</w:t>
      </w:r>
    </w:p>
    <w:p w14:paraId="79104D26" w14:textId="0F250342" w:rsidR="00CF383E" w:rsidRPr="00EC00C6" w:rsidRDefault="00FB0D31">
      <w:pPr>
        <w:pStyle w:val="ListeParagraf"/>
        <w:numPr>
          <w:ilvl w:val="0"/>
          <w:numId w:val="54"/>
        </w:numPr>
        <w:spacing w:after="0" w:line="360" w:lineRule="auto"/>
        <w:ind w:left="1134" w:hanging="283"/>
        <w:jc w:val="both"/>
        <w:rPr>
          <w:ins w:id="3634" w:author="EMRAH COLAK" w:date="2015-07-30T14:38:00Z"/>
          <w:rFonts w:ascii="Times New Roman" w:hAnsi="Times New Roman"/>
          <w:sz w:val="24"/>
          <w:szCs w:val="24"/>
          <w:rPrChange w:id="3635" w:author="EMRAH COLAK" w:date="2015-07-30T14:38:00Z">
            <w:rPr>
              <w:ins w:id="3636" w:author="EMRAH COLAK" w:date="2015-07-30T14:38:00Z"/>
            </w:rPr>
          </w:rPrChange>
        </w:rPr>
        <w:pPrChange w:id="3637" w:author="EMRAH COLAK" w:date="2015-07-30T14:39:00Z">
          <w:pPr>
            <w:spacing w:line="360" w:lineRule="auto"/>
            <w:ind w:firstLine="709"/>
            <w:jc w:val="both"/>
          </w:pPr>
        </w:pPrChange>
      </w:pPr>
      <w:del w:id="3638" w:author="EMRAH COLAK" w:date="2015-07-30T14:38:00Z">
        <w:r w:rsidRPr="00EC00C6" w:rsidDel="00EC00C6">
          <w:rPr>
            <w:rFonts w:ascii="Times New Roman" w:hAnsi="Times New Roman"/>
            <w:sz w:val="24"/>
            <w:szCs w:val="24"/>
            <w:rPrChange w:id="3639" w:author="EMRAH COLAK" w:date="2015-07-30T14:38:00Z">
              <w:rPr/>
            </w:rPrChange>
          </w:rPr>
          <w:delText xml:space="preserve">- </w:delText>
        </w:r>
      </w:del>
      <w:r w:rsidR="00E764AC" w:rsidRPr="00EC00C6">
        <w:rPr>
          <w:rFonts w:ascii="Times New Roman" w:hAnsi="Times New Roman"/>
          <w:sz w:val="24"/>
          <w:szCs w:val="24"/>
          <w:rPrChange w:id="3640" w:author="EMRAH COLAK" w:date="2015-07-30T14:38:00Z">
            <w:rPr/>
          </w:rPrChange>
        </w:rPr>
        <w:t>İ</w:t>
      </w:r>
      <w:r w:rsidR="00F13268" w:rsidRPr="00EC00C6">
        <w:rPr>
          <w:rFonts w:ascii="Times New Roman" w:hAnsi="Times New Roman"/>
          <w:sz w:val="24"/>
          <w:szCs w:val="24"/>
          <w:rPrChange w:id="3641" w:author="EMRAH COLAK" w:date="2015-07-30T14:38:00Z">
            <w:rPr/>
          </w:rPrChange>
        </w:rPr>
        <w:t>nce istemcilerde kullanıcı çalışma yükleri artırımı ve azatlımı yap</w:t>
      </w:r>
      <w:r w:rsidR="00E764AC" w:rsidRPr="00EC00C6">
        <w:rPr>
          <w:rFonts w:ascii="Times New Roman" w:hAnsi="Times New Roman"/>
          <w:sz w:val="24"/>
          <w:szCs w:val="24"/>
          <w:rPrChange w:id="3642" w:author="EMRAH COLAK" w:date="2015-07-30T14:38:00Z">
            <w:rPr/>
          </w:rPrChange>
        </w:rPr>
        <w:t>ılmıştır</w:t>
      </w:r>
      <w:r w:rsidR="00CF383E" w:rsidRPr="00EC00C6">
        <w:rPr>
          <w:rFonts w:ascii="Times New Roman" w:hAnsi="Times New Roman"/>
          <w:sz w:val="24"/>
          <w:szCs w:val="24"/>
          <w:rPrChange w:id="3643" w:author="EMRAH COLAK" w:date="2015-07-30T14:38:00Z">
            <w:rPr/>
          </w:rPrChange>
        </w:rPr>
        <w:t>.</w:t>
      </w:r>
      <w:r w:rsidR="00F13268" w:rsidRPr="00EC00C6">
        <w:rPr>
          <w:rFonts w:ascii="Times New Roman" w:hAnsi="Times New Roman"/>
          <w:sz w:val="24"/>
          <w:szCs w:val="24"/>
          <w:rPrChange w:id="3644" w:author="EMRAH COLAK" w:date="2015-07-30T14:38:00Z">
            <w:rPr/>
          </w:rPrChange>
        </w:rPr>
        <w:t xml:space="preserve"> </w:t>
      </w:r>
    </w:p>
    <w:p w14:paraId="69FB568F" w14:textId="77777777" w:rsidR="00EC00C6" w:rsidRPr="00C4139E" w:rsidRDefault="00EC00C6">
      <w:pPr>
        <w:spacing w:after="0" w:line="360" w:lineRule="auto"/>
        <w:ind w:firstLine="709"/>
        <w:jc w:val="both"/>
        <w:rPr>
          <w:rFonts w:ascii="Times New Roman" w:hAnsi="Times New Roman"/>
          <w:sz w:val="24"/>
          <w:szCs w:val="24"/>
        </w:rPr>
        <w:pPrChange w:id="3645" w:author="EMRAH COLAK" w:date="2015-07-30T14:39:00Z">
          <w:pPr>
            <w:spacing w:line="360" w:lineRule="auto"/>
            <w:ind w:firstLine="709"/>
            <w:jc w:val="both"/>
          </w:pPr>
        </w:pPrChange>
      </w:pPr>
    </w:p>
    <w:p w14:paraId="016C93C9" w14:textId="77777777" w:rsidR="00F13268" w:rsidRDefault="00CF383E">
      <w:pPr>
        <w:spacing w:after="0" w:line="360" w:lineRule="auto"/>
        <w:ind w:firstLine="709"/>
        <w:jc w:val="both"/>
        <w:rPr>
          <w:ins w:id="3646" w:author="EMRAH COLAK" w:date="2015-07-30T14:39:00Z"/>
          <w:rFonts w:ascii="Times New Roman" w:hAnsi="Times New Roman"/>
          <w:sz w:val="24"/>
          <w:szCs w:val="24"/>
        </w:rPr>
        <w:pPrChange w:id="3647" w:author="EMRAH COLAK" w:date="2015-07-30T14:39:00Z">
          <w:pPr>
            <w:spacing w:line="360" w:lineRule="auto"/>
            <w:ind w:firstLine="709"/>
            <w:jc w:val="both"/>
          </w:pPr>
        </w:pPrChange>
      </w:pPr>
      <w:r w:rsidRPr="00C4139E">
        <w:rPr>
          <w:rFonts w:ascii="Times New Roman" w:hAnsi="Times New Roman"/>
          <w:sz w:val="24"/>
          <w:szCs w:val="24"/>
        </w:rPr>
        <w:t>E</w:t>
      </w:r>
      <w:r w:rsidR="00F13268" w:rsidRPr="00C4139E">
        <w:rPr>
          <w:rFonts w:ascii="Times New Roman" w:hAnsi="Times New Roman"/>
          <w:sz w:val="24"/>
          <w:szCs w:val="24"/>
        </w:rPr>
        <w:t>lde edile</w:t>
      </w:r>
      <w:r w:rsidRPr="00C4139E">
        <w:rPr>
          <w:rFonts w:ascii="Times New Roman" w:hAnsi="Times New Roman"/>
          <w:sz w:val="24"/>
          <w:szCs w:val="24"/>
        </w:rPr>
        <w:t>cek</w:t>
      </w:r>
      <w:r w:rsidR="00F13268" w:rsidRPr="00C4139E">
        <w:rPr>
          <w:rFonts w:ascii="Times New Roman" w:hAnsi="Times New Roman"/>
          <w:sz w:val="24"/>
          <w:szCs w:val="24"/>
        </w:rPr>
        <w:t xml:space="preserve"> veriler tüm durumlar için özel parametrelerle daha iyi bir gözlem ve çıkarım içinde kullanılıp değerlendirilecektir.</w:t>
      </w:r>
    </w:p>
    <w:p w14:paraId="2F0293C5" w14:textId="77777777" w:rsidR="00EC00C6" w:rsidRDefault="00EC00C6">
      <w:pPr>
        <w:spacing w:after="0" w:line="360" w:lineRule="auto"/>
        <w:ind w:firstLine="709"/>
        <w:jc w:val="both"/>
        <w:rPr>
          <w:ins w:id="3648" w:author="EMRAH COLAK" w:date="2015-07-30T14:39:00Z"/>
          <w:rFonts w:ascii="Times New Roman" w:hAnsi="Times New Roman"/>
          <w:sz w:val="24"/>
          <w:szCs w:val="24"/>
        </w:rPr>
        <w:pPrChange w:id="3649" w:author="EMRAH COLAK" w:date="2015-07-30T14:39:00Z">
          <w:pPr>
            <w:spacing w:line="360" w:lineRule="auto"/>
            <w:ind w:firstLine="709"/>
            <w:jc w:val="both"/>
          </w:pPr>
        </w:pPrChange>
      </w:pPr>
    </w:p>
    <w:p w14:paraId="10EBA6CA" w14:textId="77777777" w:rsidR="00EC00C6" w:rsidRDefault="00EC00C6">
      <w:pPr>
        <w:spacing w:after="0" w:line="360" w:lineRule="auto"/>
        <w:ind w:firstLine="709"/>
        <w:jc w:val="both"/>
        <w:rPr>
          <w:ins w:id="3650" w:author="EMRAH COLAK" w:date="2015-07-30T14:39:00Z"/>
          <w:rFonts w:ascii="Times New Roman" w:hAnsi="Times New Roman"/>
          <w:sz w:val="24"/>
          <w:szCs w:val="24"/>
        </w:rPr>
        <w:pPrChange w:id="3651" w:author="EMRAH COLAK" w:date="2015-07-30T14:39:00Z">
          <w:pPr>
            <w:spacing w:line="360" w:lineRule="auto"/>
            <w:ind w:firstLine="709"/>
            <w:jc w:val="both"/>
          </w:pPr>
        </w:pPrChange>
      </w:pPr>
    </w:p>
    <w:p w14:paraId="3B6A4C07" w14:textId="77777777" w:rsidR="00EC00C6" w:rsidRDefault="00EC00C6">
      <w:pPr>
        <w:spacing w:after="0" w:line="360" w:lineRule="auto"/>
        <w:ind w:firstLine="709"/>
        <w:jc w:val="both"/>
        <w:rPr>
          <w:ins w:id="3652" w:author="EMRAH COLAK" w:date="2015-07-30T14:39:00Z"/>
          <w:rFonts w:ascii="Times New Roman" w:hAnsi="Times New Roman"/>
          <w:sz w:val="24"/>
          <w:szCs w:val="24"/>
        </w:rPr>
        <w:pPrChange w:id="3653" w:author="EMRAH COLAK" w:date="2015-07-30T14:39:00Z">
          <w:pPr>
            <w:spacing w:line="360" w:lineRule="auto"/>
            <w:ind w:firstLine="709"/>
            <w:jc w:val="both"/>
          </w:pPr>
        </w:pPrChange>
      </w:pPr>
    </w:p>
    <w:p w14:paraId="77F38EAB" w14:textId="77777777" w:rsidR="00EC00C6" w:rsidRPr="00C4139E" w:rsidRDefault="00EC00C6">
      <w:pPr>
        <w:spacing w:after="0" w:line="360" w:lineRule="auto"/>
        <w:ind w:firstLine="709"/>
        <w:jc w:val="both"/>
        <w:rPr>
          <w:rFonts w:ascii="Times New Roman" w:hAnsi="Times New Roman"/>
          <w:sz w:val="24"/>
          <w:szCs w:val="24"/>
        </w:rPr>
        <w:pPrChange w:id="3654" w:author="EMRAH COLAK" w:date="2015-07-30T14:39:00Z">
          <w:pPr>
            <w:spacing w:line="360" w:lineRule="auto"/>
            <w:ind w:firstLine="709"/>
            <w:jc w:val="both"/>
          </w:pPr>
        </w:pPrChange>
      </w:pPr>
    </w:p>
    <w:p w14:paraId="3D6E2591" w14:textId="77777777" w:rsidR="0000264A" w:rsidRDefault="0000264A">
      <w:pPr>
        <w:pStyle w:val="ResimYazs"/>
        <w:spacing w:after="0"/>
        <w:jc w:val="center"/>
        <w:pPrChange w:id="3655" w:author="EMRAH COLAK" w:date="2015-07-30T14:39:00Z">
          <w:pPr>
            <w:pStyle w:val="ResimYazs"/>
            <w:jc w:val="center"/>
          </w:pPr>
        </w:pPrChange>
      </w:pPr>
    </w:p>
    <w:p w14:paraId="45A3F136" w14:textId="5D5E1567" w:rsidR="00CF383E" w:rsidRDefault="00CF383E">
      <w:pPr>
        <w:pStyle w:val="ResimYazs"/>
        <w:spacing w:after="0"/>
        <w:pPrChange w:id="3656" w:author="EMRAH COLAK" w:date="2015-07-30T18:23:00Z">
          <w:pPr>
            <w:pStyle w:val="ResimYazs"/>
            <w:jc w:val="center"/>
          </w:pPr>
        </w:pPrChange>
      </w:pPr>
      <w:bookmarkStart w:id="3657" w:name="tablo301"/>
      <w:r>
        <w:lastRenderedPageBreak/>
        <w:t xml:space="preserve">Tablo </w:t>
      </w:r>
      <w:del w:id="3658" w:author="EMRAH COLAK" w:date="2015-07-30T08:53:00Z">
        <w:r w:rsidDel="004663D3">
          <w:delText>3</w:delText>
        </w:r>
        <w:r w:rsidDel="004663D3">
          <w:noBreakHyphen/>
        </w:r>
        <w:r w:rsidR="004663D3" w:rsidDel="004663D3">
          <w:fldChar w:fldCharType="begin"/>
        </w:r>
        <w:r w:rsidR="004663D3" w:rsidDel="004663D3">
          <w:delInstrText xml:space="preserve"> SEQ Tablo \* ARABIC \s 1 </w:delInstrText>
        </w:r>
        <w:r w:rsidR="004663D3" w:rsidDel="004663D3">
          <w:fldChar w:fldCharType="separate"/>
        </w:r>
        <w:r w:rsidDel="004663D3">
          <w:rPr>
            <w:noProof/>
          </w:rPr>
          <w:delText>1</w:delText>
        </w:r>
        <w:r w:rsidR="004663D3" w:rsidDel="004663D3">
          <w:rPr>
            <w:noProof/>
          </w:rPr>
          <w:fldChar w:fldCharType="end"/>
        </w:r>
      </w:del>
      <w:ins w:id="3659" w:author="EMRAH COLAK" w:date="2015-07-30T08:53:00Z">
        <w:r w:rsidR="004663D3">
          <w:t>2:</w:t>
        </w:r>
      </w:ins>
      <w:r>
        <w:t xml:space="preserve"> Örnek Uygulama Ortamı</w:t>
      </w:r>
    </w:p>
    <w:tbl>
      <w:tblPr>
        <w:tblW w:w="8436" w:type="dxa"/>
        <w:tblLook w:val="04A0" w:firstRow="1" w:lastRow="0" w:firstColumn="1" w:lastColumn="0" w:noHBand="0" w:noVBand="1"/>
      </w:tblPr>
      <w:tblGrid>
        <w:gridCol w:w="3893"/>
        <w:gridCol w:w="4543"/>
      </w:tblGrid>
      <w:tr w:rsidR="00CF383E" w:rsidRPr="00D65C41" w14:paraId="7CC8D97F" w14:textId="77777777" w:rsidTr="00CF383E">
        <w:trPr>
          <w:trHeight w:val="514"/>
        </w:trPr>
        <w:tc>
          <w:tcPr>
            <w:tcW w:w="3893" w:type="dxa"/>
            <w:tcBorders>
              <w:bottom w:val="single" w:sz="4" w:space="0" w:color="7F7F7F"/>
            </w:tcBorders>
            <w:shd w:val="clear" w:color="auto" w:fill="FFFFFF"/>
          </w:tcPr>
          <w:bookmarkEnd w:id="3657"/>
          <w:p w14:paraId="3D697923" w14:textId="77777777" w:rsidR="00CF383E" w:rsidRPr="00D65C41" w:rsidRDefault="00CF383E">
            <w:pPr>
              <w:pStyle w:val="GvdeMetni"/>
              <w:spacing w:before="0" w:line="360" w:lineRule="auto"/>
              <w:ind w:left="0" w:right="100" w:firstLine="0"/>
              <w:jc w:val="both"/>
              <w:rPr>
                <w:rFonts w:ascii="Times New Roman" w:hAnsi="Times New Roman"/>
                <w:b/>
                <w:i/>
                <w:iCs/>
                <w:sz w:val="24"/>
                <w:szCs w:val="24"/>
              </w:rPr>
              <w:pPrChange w:id="3660"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sayısı</w:t>
            </w:r>
          </w:p>
        </w:tc>
        <w:tc>
          <w:tcPr>
            <w:tcW w:w="4543" w:type="dxa"/>
            <w:tcBorders>
              <w:bottom w:val="single" w:sz="4" w:space="0" w:color="7F7F7F"/>
            </w:tcBorders>
            <w:shd w:val="clear" w:color="auto" w:fill="FFFFFF"/>
          </w:tcPr>
          <w:p w14:paraId="1259095C" w14:textId="77777777" w:rsidR="00CF383E" w:rsidRPr="00D65C41" w:rsidRDefault="00D45860">
            <w:pPr>
              <w:pStyle w:val="GvdeMetni"/>
              <w:spacing w:before="0" w:line="360" w:lineRule="auto"/>
              <w:ind w:left="0" w:right="100" w:firstLine="0"/>
              <w:jc w:val="both"/>
              <w:rPr>
                <w:rFonts w:ascii="Times New Roman" w:hAnsi="Times New Roman"/>
                <w:b/>
                <w:i/>
                <w:iCs/>
                <w:sz w:val="24"/>
                <w:szCs w:val="24"/>
              </w:rPr>
              <w:pPrChange w:id="3661" w:author="EMRAH COLAK" w:date="2015-07-30T18:23:00Z">
                <w:pPr>
                  <w:pStyle w:val="GvdeMetni"/>
                  <w:spacing w:before="125" w:line="360" w:lineRule="auto"/>
                  <w:ind w:left="0" w:right="100" w:firstLine="0"/>
                  <w:jc w:val="both"/>
                </w:pPr>
              </w:pPrChange>
            </w:pPr>
            <w:r>
              <w:rPr>
                <w:rFonts w:ascii="Times New Roman" w:hAnsi="Times New Roman"/>
                <w:sz w:val="24"/>
                <w:szCs w:val="24"/>
              </w:rPr>
              <w:t>10</w:t>
            </w:r>
          </w:p>
        </w:tc>
      </w:tr>
      <w:tr w:rsidR="00CF383E" w:rsidRPr="00D65C41" w14:paraId="451044D6" w14:textId="77777777" w:rsidTr="008E305F">
        <w:trPr>
          <w:trHeight w:val="440"/>
        </w:trPr>
        <w:tc>
          <w:tcPr>
            <w:tcW w:w="3893" w:type="dxa"/>
            <w:shd w:val="clear" w:color="auto" w:fill="F2F2F2"/>
          </w:tcPr>
          <w:p w14:paraId="404CDD7D" w14:textId="77777777" w:rsidR="00CF383E" w:rsidRPr="00D65C41" w:rsidRDefault="00CF383E">
            <w:pPr>
              <w:pStyle w:val="GvdeMetni"/>
              <w:spacing w:before="0" w:line="360" w:lineRule="auto"/>
              <w:ind w:left="0" w:right="100" w:firstLine="0"/>
              <w:jc w:val="both"/>
              <w:rPr>
                <w:rFonts w:ascii="Times New Roman" w:hAnsi="Times New Roman"/>
                <w:sz w:val="24"/>
                <w:szCs w:val="24"/>
              </w:rPr>
              <w:pPrChange w:id="3662"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işletim sistemi</w:t>
            </w:r>
          </w:p>
        </w:tc>
        <w:tc>
          <w:tcPr>
            <w:tcW w:w="4543" w:type="dxa"/>
            <w:shd w:val="clear" w:color="auto" w:fill="F2F2F2"/>
          </w:tcPr>
          <w:p w14:paraId="5FD9E418"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663"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Windows7 Enterprise 64-bit SP1</w:t>
            </w:r>
          </w:p>
        </w:tc>
      </w:tr>
      <w:tr w:rsidR="00CF383E" w:rsidRPr="00D65C41" w14:paraId="76A01FBA" w14:textId="77777777" w:rsidTr="00CF383E">
        <w:trPr>
          <w:trHeight w:val="499"/>
        </w:trPr>
        <w:tc>
          <w:tcPr>
            <w:tcW w:w="3893" w:type="dxa"/>
            <w:shd w:val="clear" w:color="auto" w:fill="auto"/>
          </w:tcPr>
          <w:p w14:paraId="1C2D9099"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664"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başına cpu</w:t>
            </w:r>
          </w:p>
        </w:tc>
        <w:tc>
          <w:tcPr>
            <w:tcW w:w="4543" w:type="dxa"/>
            <w:shd w:val="clear" w:color="auto" w:fill="auto"/>
          </w:tcPr>
          <w:p w14:paraId="1B1102AB"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665"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1 vCPU</w:t>
            </w:r>
          </w:p>
        </w:tc>
      </w:tr>
      <w:tr w:rsidR="00CF383E" w:rsidRPr="00D65C41" w14:paraId="312BD8BC" w14:textId="77777777" w:rsidTr="008E305F">
        <w:trPr>
          <w:trHeight w:val="549"/>
        </w:trPr>
        <w:tc>
          <w:tcPr>
            <w:tcW w:w="3893" w:type="dxa"/>
            <w:shd w:val="clear" w:color="auto" w:fill="F2F2F2"/>
          </w:tcPr>
          <w:p w14:paraId="77EE18F4"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666"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cpu çekirdek başına, ince istemci</w:t>
            </w:r>
          </w:p>
        </w:tc>
        <w:tc>
          <w:tcPr>
            <w:tcW w:w="4543" w:type="dxa"/>
            <w:shd w:val="clear" w:color="auto" w:fill="F2F2F2"/>
          </w:tcPr>
          <w:p w14:paraId="0440488C"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667"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6.25</w:t>
            </w:r>
          </w:p>
        </w:tc>
      </w:tr>
      <w:tr w:rsidR="00CF383E" w:rsidRPr="00D65C41" w14:paraId="25E7A1D8" w14:textId="77777777" w:rsidTr="00CF383E">
        <w:trPr>
          <w:trHeight w:val="529"/>
        </w:trPr>
        <w:tc>
          <w:tcPr>
            <w:tcW w:w="3893" w:type="dxa"/>
            <w:shd w:val="clear" w:color="auto" w:fill="auto"/>
          </w:tcPr>
          <w:p w14:paraId="7A266EC6"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668"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başına, ram</w:t>
            </w:r>
          </w:p>
        </w:tc>
        <w:tc>
          <w:tcPr>
            <w:tcW w:w="4543" w:type="dxa"/>
            <w:shd w:val="clear" w:color="auto" w:fill="auto"/>
          </w:tcPr>
          <w:p w14:paraId="2F7490E6" w14:textId="77777777" w:rsidR="00CF383E" w:rsidRPr="00D65C41" w:rsidRDefault="00CF383E">
            <w:pPr>
              <w:pStyle w:val="GvdeMetni"/>
              <w:spacing w:before="0" w:line="360" w:lineRule="auto"/>
              <w:ind w:left="0" w:right="100" w:firstLine="0"/>
              <w:jc w:val="both"/>
              <w:rPr>
                <w:rFonts w:ascii="Times New Roman" w:hAnsi="Times New Roman"/>
                <w:color w:val="943634"/>
                <w:sz w:val="24"/>
                <w:szCs w:val="24"/>
              </w:rPr>
              <w:pPrChange w:id="3669"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1 GB</w:t>
            </w:r>
          </w:p>
        </w:tc>
      </w:tr>
      <w:tr w:rsidR="00CF383E" w:rsidRPr="00D65C41" w14:paraId="5FD32BCA" w14:textId="77777777" w:rsidTr="008E305F">
        <w:trPr>
          <w:trHeight w:val="514"/>
        </w:trPr>
        <w:tc>
          <w:tcPr>
            <w:tcW w:w="3893" w:type="dxa"/>
            <w:shd w:val="clear" w:color="auto" w:fill="F2F2F2"/>
          </w:tcPr>
          <w:p w14:paraId="4238B096"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70"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istemciden masa üstü görme yöntemi</w:t>
            </w:r>
          </w:p>
        </w:tc>
        <w:tc>
          <w:tcPr>
            <w:tcW w:w="4543" w:type="dxa"/>
            <w:shd w:val="clear" w:color="auto" w:fill="F2F2F2"/>
          </w:tcPr>
          <w:p w14:paraId="13DB5186"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71"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MCS</w:t>
            </w:r>
          </w:p>
        </w:tc>
      </w:tr>
      <w:tr w:rsidR="00CF383E" w:rsidRPr="00D65C41" w14:paraId="4A895C09" w14:textId="77777777" w:rsidTr="00CF383E">
        <w:trPr>
          <w:trHeight w:val="514"/>
        </w:trPr>
        <w:tc>
          <w:tcPr>
            <w:tcW w:w="3893" w:type="dxa"/>
            <w:shd w:val="clear" w:color="auto" w:fill="auto"/>
          </w:tcPr>
          <w:p w14:paraId="4343C15E"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72"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 için ortalama disk</w:t>
            </w:r>
          </w:p>
        </w:tc>
        <w:tc>
          <w:tcPr>
            <w:tcW w:w="4543" w:type="dxa"/>
            <w:shd w:val="clear" w:color="auto" w:fill="auto"/>
          </w:tcPr>
          <w:p w14:paraId="195E1CF3"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73"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6 GB</w:t>
            </w:r>
          </w:p>
        </w:tc>
      </w:tr>
      <w:tr w:rsidR="00CF383E" w:rsidRPr="00D65C41" w14:paraId="0749E5D9" w14:textId="77777777" w:rsidTr="008E305F">
        <w:trPr>
          <w:trHeight w:val="1046"/>
        </w:trPr>
        <w:tc>
          <w:tcPr>
            <w:tcW w:w="3893" w:type="dxa"/>
            <w:shd w:val="clear" w:color="auto" w:fill="F2F2F2"/>
          </w:tcPr>
          <w:p w14:paraId="129CA33C" w14:textId="77777777" w:rsidR="00CF383E" w:rsidRPr="00D65C41" w:rsidRDefault="00D65C41">
            <w:pPr>
              <w:pStyle w:val="GvdeMetni"/>
              <w:spacing w:before="0" w:line="360" w:lineRule="auto"/>
              <w:ind w:left="0" w:right="100" w:firstLine="0"/>
              <w:jc w:val="both"/>
              <w:rPr>
                <w:rFonts w:ascii="Times New Roman" w:hAnsi="Times New Roman"/>
                <w:b/>
                <w:i/>
                <w:iCs/>
                <w:color w:val="943634"/>
                <w:sz w:val="24"/>
                <w:szCs w:val="24"/>
              </w:rPr>
              <w:pPrChange w:id="3674"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hazır durumda bekleyen her bir ince istemci için ortalama IOPS</w:t>
            </w:r>
          </w:p>
        </w:tc>
        <w:tc>
          <w:tcPr>
            <w:tcW w:w="4543" w:type="dxa"/>
            <w:shd w:val="clear" w:color="auto" w:fill="F2F2F2"/>
          </w:tcPr>
          <w:p w14:paraId="1E2EDFBC" w14:textId="77777777" w:rsidR="00CF383E" w:rsidRPr="00D65C41" w:rsidRDefault="00D65C41">
            <w:pPr>
              <w:pStyle w:val="GvdeMetni"/>
              <w:spacing w:before="0" w:line="360" w:lineRule="auto"/>
              <w:ind w:left="0" w:right="100" w:firstLine="0"/>
              <w:jc w:val="both"/>
              <w:rPr>
                <w:rFonts w:ascii="Times New Roman" w:hAnsi="Times New Roman"/>
                <w:b/>
                <w:i/>
                <w:iCs/>
                <w:color w:val="943634"/>
                <w:sz w:val="24"/>
                <w:szCs w:val="24"/>
              </w:rPr>
              <w:pPrChange w:id="3675"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9 IOPS</w:t>
            </w:r>
          </w:p>
        </w:tc>
      </w:tr>
      <w:tr w:rsidR="00CF383E" w:rsidRPr="00D65C41" w14:paraId="6C3431C7" w14:textId="77777777" w:rsidTr="00CF383E">
        <w:trPr>
          <w:trHeight w:val="529"/>
        </w:trPr>
        <w:tc>
          <w:tcPr>
            <w:tcW w:w="3893" w:type="dxa"/>
            <w:shd w:val="clear" w:color="auto" w:fill="auto"/>
          </w:tcPr>
          <w:p w14:paraId="3903724D"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76"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zirve değerlerde çalışan her bir ince istemci için ortalama</w:t>
            </w:r>
          </w:p>
        </w:tc>
        <w:tc>
          <w:tcPr>
            <w:tcW w:w="4543" w:type="dxa"/>
            <w:shd w:val="clear" w:color="auto" w:fill="auto"/>
          </w:tcPr>
          <w:p w14:paraId="5444BDDA"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77"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20 IOPS</w:t>
            </w:r>
          </w:p>
        </w:tc>
      </w:tr>
      <w:tr w:rsidR="00CF383E" w:rsidRPr="00D65C41" w14:paraId="397BD3EA" w14:textId="77777777" w:rsidTr="008E305F">
        <w:trPr>
          <w:trHeight w:val="514"/>
        </w:trPr>
        <w:tc>
          <w:tcPr>
            <w:tcW w:w="3893" w:type="dxa"/>
            <w:shd w:val="clear" w:color="auto" w:fill="F2F2F2"/>
          </w:tcPr>
          <w:p w14:paraId="29669A7A"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78"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ince istemcide kayıtlı SR sayısı</w:t>
            </w:r>
          </w:p>
        </w:tc>
        <w:tc>
          <w:tcPr>
            <w:tcW w:w="4543" w:type="dxa"/>
            <w:shd w:val="clear" w:color="auto" w:fill="F2F2F2"/>
          </w:tcPr>
          <w:p w14:paraId="60410579"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79"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8</w:t>
            </w:r>
          </w:p>
        </w:tc>
      </w:tr>
      <w:tr w:rsidR="00CF383E" w:rsidRPr="00D65C41" w14:paraId="430D5ED9" w14:textId="77777777" w:rsidTr="00D45860">
        <w:trPr>
          <w:trHeight w:val="514"/>
        </w:trPr>
        <w:tc>
          <w:tcPr>
            <w:tcW w:w="3893" w:type="dxa"/>
            <w:shd w:val="clear" w:color="auto" w:fill="auto"/>
          </w:tcPr>
          <w:p w14:paraId="5E7D937E"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80"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 xml:space="preserve">SR için disk ve RAID tipi  </w:t>
            </w:r>
          </w:p>
        </w:tc>
        <w:tc>
          <w:tcPr>
            <w:tcW w:w="4543" w:type="dxa"/>
            <w:shd w:val="clear" w:color="auto" w:fill="auto"/>
          </w:tcPr>
          <w:p w14:paraId="129040A9"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81"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RAID 5, 300 GB, 15k rpm, 3.5”, SAS disks</w:t>
            </w:r>
          </w:p>
        </w:tc>
      </w:tr>
      <w:tr w:rsidR="00CF383E" w:rsidRPr="00D65C41" w14:paraId="01FF16EB" w14:textId="77777777" w:rsidTr="008E305F">
        <w:trPr>
          <w:trHeight w:val="514"/>
        </w:trPr>
        <w:tc>
          <w:tcPr>
            <w:tcW w:w="3893" w:type="dxa"/>
            <w:shd w:val="clear" w:color="auto" w:fill="F2F2F2"/>
          </w:tcPr>
          <w:p w14:paraId="72FC814C" w14:textId="77777777" w:rsidR="00CF383E" w:rsidRPr="00D65C41" w:rsidRDefault="00D65C41">
            <w:pPr>
              <w:pStyle w:val="GvdeMetni"/>
              <w:spacing w:before="0" w:line="360" w:lineRule="auto"/>
              <w:ind w:left="0" w:right="100" w:firstLine="0"/>
              <w:jc w:val="both"/>
              <w:rPr>
                <w:rFonts w:ascii="Times New Roman" w:hAnsi="Times New Roman"/>
                <w:color w:val="943634"/>
                <w:sz w:val="24"/>
                <w:szCs w:val="24"/>
              </w:rPr>
              <w:pPrChange w:id="3682" w:author="EMRAH COLAK" w:date="2015-07-30T18:23:00Z">
                <w:pPr>
                  <w:pStyle w:val="GvdeMetni"/>
                  <w:spacing w:before="125" w:line="360" w:lineRule="auto"/>
                  <w:ind w:left="0" w:right="100" w:firstLine="0"/>
                  <w:jc w:val="both"/>
                </w:pPr>
              </w:pPrChange>
            </w:pPr>
            <w:r w:rsidRPr="00D65C41">
              <w:rPr>
                <w:rFonts w:ascii="Times New Roman" w:hAnsi="Times New Roman"/>
                <w:sz w:val="24"/>
                <w:szCs w:val="24"/>
              </w:rPr>
              <w:t>XenServer kaynak havuzu sayısı</w:t>
            </w:r>
          </w:p>
        </w:tc>
        <w:tc>
          <w:tcPr>
            <w:tcW w:w="4543" w:type="dxa"/>
            <w:shd w:val="clear" w:color="auto" w:fill="F2F2F2"/>
          </w:tcPr>
          <w:p w14:paraId="5BF931F9" w14:textId="77777777" w:rsidR="00CF383E" w:rsidRPr="00D65C41" w:rsidRDefault="00D45860">
            <w:pPr>
              <w:pStyle w:val="GvdeMetni"/>
              <w:spacing w:before="0" w:line="360" w:lineRule="auto"/>
              <w:ind w:left="0" w:right="100" w:firstLine="0"/>
              <w:jc w:val="both"/>
              <w:rPr>
                <w:rFonts w:ascii="Times New Roman" w:hAnsi="Times New Roman"/>
                <w:color w:val="943634"/>
                <w:sz w:val="24"/>
                <w:szCs w:val="24"/>
              </w:rPr>
              <w:pPrChange w:id="3683" w:author="EMRAH COLAK" w:date="2015-07-30T18:23:00Z">
                <w:pPr>
                  <w:pStyle w:val="GvdeMetni"/>
                  <w:spacing w:before="125" w:line="360" w:lineRule="auto"/>
                  <w:ind w:left="0" w:right="100" w:firstLine="0"/>
                  <w:jc w:val="both"/>
                </w:pPr>
              </w:pPrChange>
            </w:pPr>
            <w:r>
              <w:rPr>
                <w:rFonts w:ascii="Times New Roman" w:hAnsi="Times New Roman"/>
                <w:sz w:val="24"/>
                <w:szCs w:val="24"/>
              </w:rPr>
              <w:t>1</w:t>
            </w:r>
          </w:p>
        </w:tc>
      </w:tr>
    </w:tbl>
    <w:p w14:paraId="321EF9B5" w14:textId="27B45272" w:rsidR="0000264A" w:rsidDel="00EC00C6" w:rsidRDefault="0000264A">
      <w:pPr>
        <w:spacing w:after="0"/>
        <w:ind w:left="1416" w:firstLine="708"/>
        <w:rPr>
          <w:del w:id="3684" w:author="EMRAH COLAK" w:date="2015-07-30T14:40:00Z"/>
          <w:rFonts w:ascii="Times New Roman" w:hAnsi="Times New Roman"/>
        </w:rPr>
        <w:pPrChange w:id="3685" w:author="EMRAH COLAK" w:date="2015-07-30T18:23:00Z">
          <w:pPr>
            <w:ind w:left="1416" w:firstLine="708"/>
          </w:pPr>
        </w:pPrChange>
      </w:pPr>
    </w:p>
    <w:p w14:paraId="18192ACA" w14:textId="77777777" w:rsidR="00EC00C6" w:rsidRDefault="00EC00C6">
      <w:pPr>
        <w:spacing w:after="0"/>
        <w:ind w:left="2124" w:hanging="2124"/>
        <w:rPr>
          <w:ins w:id="3686" w:author="EMRAH COLAK" w:date="2015-07-30T14:41:00Z"/>
          <w:rFonts w:ascii="Times New Roman" w:hAnsi="Times New Roman"/>
        </w:rPr>
        <w:pPrChange w:id="3687" w:author="EMRAH COLAK" w:date="2015-07-30T18:23:00Z">
          <w:pPr>
            <w:ind w:left="2124" w:hanging="2124"/>
          </w:pPr>
        </w:pPrChange>
      </w:pPr>
    </w:p>
    <w:p w14:paraId="6FC71C93" w14:textId="77777777" w:rsidR="00EC00C6" w:rsidRPr="00525A3D" w:rsidRDefault="00EC00C6">
      <w:pPr>
        <w:spacing w:after="0" w:line="360" w:lineRule="auto"/>
        <w:ind w:left="2124" w:hanging="2124"/>
        <w:jc w:val="both"/>
        <w:rPr>
          <w:ins w:id="3688" w:author="EMRAH COLAK" w:date="2015-07-30T14:41:00Z"/>
          <w:rFonts w:ascii="Times New Roman" w:hAnsi="Times New Roman"/>
          <w:sz w:val="24"/>
          <w:szCs w:val="24"/>
          <w:rPrChange w:id="3689" w:author="EMRAH COLAK" w:date="2015-07-30T18:22:00Z">
            <w:rPr>
              <w:ins w:id="3690" w:author="EMRAH COLAK" w:date="2015-07-30T14:41:00Z"/>
              <w:rFonts w:ascii="Times New Roman" w:hAnsi="Times New Roman"/>
            </w:rPr>
          </w:rPrChange>
        </w:rPr>
        <w:pPrChange w:id="3691" w:author="EMRAH COLAK" w:date="2015-07-30T18:23:00Z">
          <w:pPr>
            <w:ind w:left="2124" w:hanging="2124"/>
          </w:pPr>
        </w:pPrChange>
      </w:pPr>
    </w:p>
    <w:p w14:paraId="44A02B1A" w14:textId="6BE8565F" w:rsidR="00EC00C6" w:rsidRPr="00525A3D" w:rsidRDefault="00525A3D">
      <w:pPr>
        <w:spacing w:after="0" w:line="360" w:lineRule="auto"/>
        <w:ind w:firstLine="709"/>
        <w:jc w:val="both"/>
        <w:rPr>
          <w:ins w:id="3692" w:author="EMRAH COLAK" w:date="2015-07-30T14:41:00Z"/>
          <w:rFonts w:ascii="Times New Roman" w:hAnsi="Times New Roman"/>
          <w:sz w:val="24"/>
          <w:szCs w:val="24"/>
          <w:rPrChange w:id="3693" w:author="EMRAH COLAK" w:date="2015-07-30T18:22:00Z">
            <w:rPr>
              <w:ins w:id="3694" w:author="EMRAH COLAK" w:date="2015-07-30T14:41:00Z"/>
              <w:rFonts w:ascii="Times New Roman" w:hAnsi="Times New Roman"/>
            </w:rPr>
          </w:rPrChange>
        </w:rPr>
        <w:pPrChange w:id="3695" w:author="EMRAH COLAK" w:date="2015-07-30T18:23:00Z">
          <w:pPr>
            <w:ind w:left="2124" w:hanging="2124"/>
          </w:pPr>
        </w:pPrChange>
      </w:pPr>
      <w:ins w:id="3696" w:author="EMRAH COLAK" w:date="2015-07-30T18:21:00Z">
        <w:r w:rsidRPr="00525A3D">
          <w:rPr>
            <w:rFonts w:ascii="Times New Roman" w:hAnsi="Times New Roman"/>
            <w:sz w:val="24"/>
            <w:szCs w:val="24"/>
            <w:rPrChange w:id="3697" w:author="EMRAH COLAK" w:date="2015-07-30T18:22:00Z">
              <w:rPr>
                <w:rFonts w:ascii="Times New Roman" w:hAnsi="Times New Roman"/>
              </w:rPr>
            </w:rPrChange>
          </w:rPr>
          <w:t>Tablo 2‘de de görüldüğü üzere 10 adet istemci ile CPU başına 1 çekirdek düşecek şekilde, belirli I</w:t>
        </w:r>
      </w:ins>
      <w:ins w:id="3698" w:author="EMRAH COLAK" w:date="2015-07-30T18:22:00Z">
        <w:r w:rsidRPr="00525A3D">
          <w:rPr>
            <w:rFonts w:ascii="Times New Roman" w:hAnsi="Times New Roman"/>
            <w:sz w:val="24"/>
            <w:szCs w:val="24"/>
            <w:rPrChange w:id="3699" w:author="EMRAH COLAK" w:date="2015-07-30T18:22:00Z">
              <w:rPr>
                <w:rFonts w:ascii="Times New Roman" w:hAnsi="Times New Roman"/>
              </w:rPr>
            </w:rPrChange>
          </w:rPr>
          <w:t>OPS’leri de belirleyerek Kurum için örnek eşkil edecek pilot bir uygulamaya gidilmiştir.</w:t>
        </w:r>
      </w:ins>
      <w:ins w:id="3700" w:author="EMRAH COLAK" w:date="2015-07-30T18:23:00Z">
        <w:r w:rsidR="00FA6E1D">
          <w:rPr>
            <w:rFonts w:ascii="Times New Roman" w:hAnsi="Times New Roman"/>
            <w:sz w:val="24"/>
            <w:szCs w:val="24"/>
          </w:rPr>
          <w:t xml:space="preserve"> İlgili örnek için bir adet kaynak havuzu da yeterlidir.</w:t>
        </w:r>
      </w:ins>
    </w:p>
    <w:p w14:paraId="4FA251B2" w14:textId="77777777" w:rsidR="00EC00C6" w:rsidRDefault="00EC00C6">
      <w:pPr>
        <w:spacing w:after="0"/>
        <w:ind w:left="2124" w:hanging="2124"/>
        <w:rPr>
          <w:ins w:id="3701" w:author="EMRAH COLAK" w:date="2015-07-30T14:41:00Z"/>
          <w:rFonts w:ascii="Times New Roman" w:hAnsi="Times New Roman"/>
        </w:rPr>
        <w:pPrChange w:id="3702" w:author="EMRAH COLAK" w:date="2015-07-30T14:42:00Z">
          <w:pPr>
            <w:ind w:left="2124" w:hanging="2124"/>
          </w:pPr>
        </w:pPrChange>
      </w:pPr>
    </w:p>
    <w:p w14:paraId="2124FDEC" w14:textId="77777777" w:rsidR="00EC00C6" w:rsidRDefault="00EC00C6">
      <w:pPr>
        <w:spacing w:after="0"/>
        <w:ind w:left="2124" w:hanging="2124"/>
        <w:rPr>
          <w:ins w:id="3703" w:author="EMRAH COLAK" w:date="2015-07-30T14:41:00Z"/>
          <w:rFonts w:ascii="Times New Roman" w:hAnsi="Times New Roman"/>
        </w:rPr>
        <w:pPrChange w:id="3704" w:author="EMRAH COLAK" w:date="2015-07-30T14:42:00Z">
          <w:pPr>
            <w:ind w:left="2124" w:hanging="2124"/>
          </w:pPr>
        </w:pPrChange>
      </w:pPr>
    </w:p>
    <w:p w14:paraId="232DFB90" w14:textId="77777777" w:rsidR="00EC00C6" w:rsidRDefault="00EC00C6">
      <w:pPr>
        <w:spacing w:after="0"/>
        <w:ind w:left="2124" w:hanging="2124"/>
        <w:rPr>
          <w:ins w:id="3705" w:author="EMRAH COLAK" w:date="2015-07-30T14:41:00Z"/>
          <w:rFonts w:ascii="Times New Roman" w:hAnsi="Times New Roman"/>
        </w:rPr>
        <w:pPrChange w:id="3706" w:author="EMRAH COLAK" w:date="2015-07-30T14:42:00Z">
          <w:pPr>
            <w:ind w:left="2124" w:hanging="2124"/>
          </w:pPr>
        </w:pPrChange>
      </w:pPr>
    </w:p>
    <w:p w14:paraId="361878F6" w14:textId="77777777" w:rsidR="00EC00C6" w:rsidRDefault="00EC00C6">
      <w:pPr>
        <w:spacing w:after="0"/>
        <w:ind w:left="2124" w:hanging="2124"/>
        <w:rPr>
          <w:ins w:id="3707" w:author="EMRAH COLAK" w:date="2015-07-30T14:41:00Z"/>
          <w:rFonts w:ascii="Times New Roman" w:hAnsi="Times New Roman"/>
        </w:rPr>
        <w:pPrChange w:id="3708" w:author="EMRAH COLAK" w:date="2015-07-30T14:42:00Z">
          <w:pPr>
            <w:ind w:left="2124" w:hanging="2124"/>
          </w:pPr>
        </w:pPrChange>
      </w:pPr>
    </w:p>
    <w:p w14:paraId="63E5514D" w14:textId="77777777" w:rsidR="00EC00C6" w:rsidRDefault="00EC00C6">
      <w:pPr>
        <w:spacing w:after="0"/>
        <w:ind w:left="2124" w:hanging="2124"/>
        <w:rPr>
          <w:ins w:id="3709" w:author="EMRAH COLAK" w:date="2015-07-30T14:41:00Z"/>
          <w:rFonts w:ascii="Times New Roman" w:hAnsi="Times New Roman"/>
        </w:rPr>
        <w:pPrChange w:id="3710" w:author="EMRAH COLAK" w:date="2015-07-30T14:42:00Z">
          <w:pPr>
            <w:ind w:left="2124" w:hanging="2124"/>
          </w:pPr>
        </w:pPrChange>
      </w:pPr>
    </w:p>
    <w:p w14:paraId="6F6CF24D" w14:textId="77777777" w:rsidR="00EC00C6" w:rsidRDefault="00EC00C6">
      <w:pPr>
        <w:spacing w:after="0"/>
        <w:ind w:left="2124" w:hanging="2124"/>
        <w:rPr>
          <w:ins w:id="3711" w:author="EMRAH COLAK" w:date="2015-07-30T14:41:00Z"/>
          <w:rFonts w:ascii="Times New Roman" w:hAnsi="Times New Roman"/>
        </w:rPr>
        <w:pPrChange w:id="3712" w:author="EMRAH COLAK" w:date="2015-07-30T14:42:00Z">
          <w:pPr>
            <w:ind w:left="2124" w:hanging="2124"/>
          </w:pPr>
        </w:pPrChange>
      </w:pPr>
    </w:p>
    <w:p w14:paraId="4198736D" w14:textId="77777777" w:rsidR="00EC00C6" w:rsidRDefault="00EC00C6">
      <w:pPr>
        <w:spacing w:after="0"/>
        <w:ind w:left="2124" w:hanging="2124"/>
        <w:rPr>
          <w:ins w:id="3713" w:author="EMRAH COLAK" w:date="2015-07-30T14:41:00Z"/>
          <w:rFonts w:ascii="Times New Roman" w:hAnsi="Times New Roman"/>
        </w:rPr>
        <w:pPrChange w:id="3714" w:author="EMRAH COLAK" w:date="2015-07-30T14:42:00Z">
          <w:pPr>
            <w:ind w:left="2124" w:hanging="2124"/>
          </w:pPr>
        </w:pPrChange>
      </w:pPr>
    </w:p>
    <w:p w14:paraId="1090F564" w14:textId="77777777" w:rsidR="00EC00C6" w:rsidRDefault="00EC00C6">
      <w:pPr>
        <w:spacing w:after="0"/>
        <w:ind w:left="2124" w:hanging="2124"/>
        <w:rPr>
          <w:ins w:id="3715" w:author="EMRAH COLAK" w:date="2015-07-30T14:41:00Z"/>
          <w:rFonts w:ascii="Times New Roman" w:hAnsi="Times New Roman"/>
        </w:rPr>
        <w:pPrChange w:id="3716" w:author="EMRAH COLAK" w:date="2015-07-30T14:42:00Z">
          <w:pPr>
            <w:ind w:left="2124" w:hanging="2124"/>
          </w:pPr>
        </w:pPrChange>
      </w:pPr>
    </w:p>
    <w:p w14:paraId="2422BA2C" w14:textId="77777777" w:rsidR="00EC00C6" w:rsidRDefault="00EC00C6">
      <w:pPr>
        <w:spacing w:after="0"/>
        <w:ind w:left="2124" w:hanging="2124"/>
        <w:rPr>
          <w:ins w:id="3717" w:author="EMRAH COLAK" w:date="2015-07-30T14:41:00Z"/>
          <w:rFonts w:ascii="Times New Roman" w:hAnsi="Times New Roman"/>
        </w:rPr>
        <w:pPrChange w:id="3718" w:author="EMRAH COLAK" w:date="2015-07-30T14:42:00Z">
          <w:pPr>
            <w:ind w:left="2124" w:hanging="2124"/>
          </w:pPr>
        </w:pPrChange>
      </w:pPr>
    </w:p>
    <w:p w14:paraId="634CF057" w14:textId="77777777" w:rsidR="00EC00C6" w:rsidRDefault="00EC00C6">
      <w:pPr>
        <w:spacing w:after="0"/>
        <w:ind w:left="2124" w:hanging="2124"/>
        <w:rPr>
          <w:ins w:id="3719" w:author="EMRAH COLAK" w:date="2015-07-30T14:41:00Z"/>
          <w:rFonts w:ascii="Times New Roman" w:hAnsi="Times New Roman"/>
        </w:rPr>
        <w:pPrChange w:id="3720" w:author="EMRAH COLAK" w:date="2015-07-30T14:42:00Z">
          <w:pPr>
            <w:ind w:left="2124" w:hanging="2124"/>
          </w:pPr>
        </w:pPrChange>
      </w:pPr>
    </w:p>
    <w:p w14:paraId="19AD28F4" w14:textId="77777777" w:rsidR="00EC00C6" w:rsidRDefault="00EC00C6">
      <w:pPr>
        <w:spacing w:after="0"/>
        <w:ind w:left="2124" w:hanging="2124"/>
        <w:rPr>
          <w:ins w:id="3721" w:author="EMRAH COLAK" w:date="2015-07-30T14:41:00Z"/>
          <w:rFonts w:ascii="Times New Roman" w:hAnsi="Times New Roman"/>
        </w:rPr>
        <w:pPrChange w:id="3722" w:author="EMRAH COLAK" w:date="2015-07-30T14:42:00Z">
          <w:pPr>
            <w:ind w:left="2124" w:hanging="2124"/>
          </w:pPr>
        </w:pPrChange>
      </w:pPr>
    </w:p>
    <w:p w14:paraId="2308C8F9" w14:textId="77777777" w:rsidR="00EC00C6" w:rsidRDefault="00EC00C6">
      <w:pPr>
        <w:spacing w:after="0"/>
        <w:ind w:left="2124" w:hanging="2124"/>
        <w:rPr>
          <w:ins w:id="3723" w:author="EMRAH COLAK" w:date="2015-07-30T14:41:00Z"/>
          <w:rFonts w:ascii="Times New Roman" w:hAnsi="Times New Roman"/>
        </w:rPr>
        <w:pPrChange w:id="3724" w:author="EMRAH COLAK" w:date="2015-07-30T14:42:00Z">
          <w:pPr>
            <w:ind w:left="2124" w:hanging="2124"/>
          </w:pPr>
        </w:pPrChange>
      </w:pPr>
    </w:p>
    <w:p w14:paraId="2312B201" w14:textId="77777777" w:rsidR="00EC00C6" w:rsidRDefault="00EC00C6">
      <w:pPr>
        <w:spacing w:after="0"/>
        <w:ind w:left="2124" w:hanging="2124"/>
        <w:rPr>
          <w:ins w:id="3725" w:author="EMRAH COLAK" w:date="2015-07-30T14:41:00Z"/>
          <w:rFonts w:ascii="Times New Roman" w:hAnsi="Times New Roman"/>
        </w:rPr>
        <w:pPrChange w:id="3726" w:author="EMRAH COLAK" w:date="2015-07-30T14:42:00Z">
          <w:pPr>
            <w:ind w:left="2124" w:hanging="2124"/>
          </w:pPr>
        </w:pPrChange>
      </w:pPr>
    </w:p>
    <w:p w14:paraId="1F439706" w14:textId="77777777" w:rsidR="00EC00C6" w:rsidRDefault="00EC00C6">
      <w:pPr>
        <w:spacing w:after="0"/>
        <w:ind w:left="2124" w:hanging="2124"/>
        <w:rPr>
          <w:ins w:id="3727" w:author="EMRAH COLAK" w:date="2015-07-30T14:41:00Z"/>
          <w:rFonts w:ascii="Times New Roman" w:hAnsi="Times New Roman"/>
        </w:rPr>
        <w:pPrChange w:id="3728" w:author="EMRAH COLAK" w:date="2015-07-30T14:42:00Z">
          <w:pPr>
            <w:ind w:left="2124" w:hanging="2124"/>
          </w:pPr>
        </w:pPrChange>
      </w:pPr>
    </w:p>
    <w:p w14:paraId="7F057FAB" w14:textId="77777777" w:rsidR="00EC00C6" w:rsidRDefault="00EC00C6">
      <w:pPr>
        <w:spacing w:after="0"/>
        <w:ind w:left="2124" w:hanging="2124"/>
        <w:rPr>
          <w:ins w:id="3729" w:author="EMRAH COLAK" w:date="2015-07-30T14:41:00Z"/>
          <w:rFonts w:ascii="Times New Roman" w:hAnsi="Times New Roman"/>
        </w:rPr>
        <w:pPrChange w:id="3730" w:author="EMRAH COLAK" w:date="2015-07-30T14:42:00Z">
          <w:pPr>
            <w:ind w:left="2124" w:hanging="2124"/>
          </w:pPr>
        </w:pPrChange>
      </w:pPr>
    </w:p>
    <w:p w14:paraId="10FFAFB2" w14:textId="77777777" w:rsidR="00EC00C6" w:rsidRDefault="00EC00C6">
      <w:pPr>
        <w:spacing w:after="0"/>
        <w:ind w:left="2124" w:hanging="2124"/>
        <w:rPr>
          <w:ins w:id="3731" w:author="EMRAH COLAK" w:date="2015-07-30T14:41:00Z"/>
          <w:rFonts w:ascii="Times New Roman" w:hAnsi="Times New Roman"/>
        </w:rPr>
        <w:pPrChange w:id="3732" w:author="EMRAH COLAK" w:date="2015-07-30T14:42:00Z">
          <w:pPr>
            <w:ind w:left="2124" w:hanging="2124"/>
          </w:pPr>
        </w:pPrChange>
      </w:pPr>
    </w:p>
    <w:p w14:paraId="695E6168" w14:textId="4BCBA386" w:rsidR="0000264A" w:rsidDel="00EC00C6" w:rsidRDefault="0000264A">
      <w:pPr>
        <w:spacing w:after="0"/>
        <w:ind w:left="1416" w:firstLine="708"/>
        <w:rPr>
          <w:del w:id="3733" w:author="EMRAH COLAK" w:date="2015-07-30T14:40:00Z"/>
          <w:rFonts w:ascii="Times New Roman" w:hAnsi="Times New Roman"/>
        </w:rPr>
        <w:pPrChange w:id="3734" w:author="EMRAH COLAK" w:date="2015-07-30T14:42:00Z">
          <w:pPr>
            <w:ind w:left="1416" w:firstLine="708"/>
          </w:pPr>
        </w:pPrChange>
      </w:pPr>
    </w:p>
    <w:p w14:paraId="64CBBCA7" w14:textId="5E4D29CA" w:rsidR="0000264A" w:rsidDel="00EC00C6" w:rsidRDefault="0000264A">
      <w:pPr>
        <w:spacing w:after="0"/>
        <w:ind w:left="1416" w:firstLine="708"/>
        <w:rPr>
          <w:del w:id="3735" w:author="EMRAH COLAK" w:date="2015-07-30T14:40:00Z"/>
          <w:rFonts w:ascii="Times New Roman" w:hAnsi="Times New Roman"/>
        </w:rPr>
        <w:pPrChange w:id="3736" w:author="EMRAH COLAK" w:date="2015-07-30T14:42:00Z">
          <w:pPr>
            <w:ind w:left="1416" w:firstLine="708"/>
          </w:pPr>
        </w:pPrChange>
      </w:pPr>
    </w:p>
    <w:p w14:paraId="771145C1" w14:textId="5149099E" w:rsidR="0000264A" w:rsidDel="00EC00C6" w:rsidRDefault="0000264A">
      <w:pPr>
        <w:spacing w:after="0"/>
        <w:ind w:left="1416" w:firstLine="708"/>
        <w:rPr>
          <w:del w:id="3737" w:author="EMRAH COLAK" w:date="2015-07-30T14:40:00Z"/>
          <w:rFonts w:ascii="Times New Roman" w:hAnsi="Times New Roman"/>
        </w:rPr>
        <w:pPrChange w:id="3738" w:author="EMRAH COLAK" w:date="2015-07-30T14:42:00Z">
          <w:pPr>
            <w:ind w:left="1416" w:firstLine="708"/>
          </w:pPr>
        </w:pPrChange>
      </w:pPr>
    </w:p>
    <w:p w14:paraId="6CADFD50" w14:textId="7A02C710" w:rsidR="0000264A" w:rsidDel="00EC00C6" w:rsidRDefault="0000264A">
      <w:pPr>
        <w:spacing w:after="0"/>
        <w:ind w:left="1416" w:firstLine="708"/>
        <w:rPr>
          <w:del w:id="3739" w:author="EMRAH COLAK" w:date="2015-07-30T14:40:00Z"/>
          <w:rFonts w:ascii="Times New Roman" w:hAnsi="Times New Roman"/>
        </w:rPr>
        <w:pPrChange w:id="3740" w:author="EMRAH COLAK" w:date="2015-07-30T14:42:00Z">
          <w:pPr>
            <w:ind w:left="1416" w:firstLine="708"/>
          </w:pPr>
        </w:pPrChange>
      </w:pPr>
    </w:p>
    <w:p w14:paraId="69DBDE2C" w14:textId="579BBAC1" w:rsidR="0000264A" w:rsidDel="00EC00C6" w:rsidRDefault="0000264A">
      <w:pPr>
        <w:spacing w:after="0"/>
        <w:ind w:left="1416" w:firstLine="708"/>
        <w:rPr>
          <w:del w:id="3741" w:author="EMRAH COLAK" w:date="2015-07-30T14:40:00Z"/>
          <w:rFonts w:ascii="Times New Roman" w:hAnsi="Times New Roman"/>
        </w:rPr>
        <w:pPrChange w:id="3742" w:author="EMRAH COLAK" w:date="2015-07-30T14:42:00Z">
          <w:pPr>
            <w:ind w:left="1416" w:firstLine="708"/>
          </w:pPr>
        </w:pPrChange>
      </w:pPr>
    </w:p>
    <w:p w14:paraId="32E71E6B" w14:textId="0C586764" w:rsidR="0000264A" w:rsidDel="00EC00C6" w:rsidRDefault="0000264A">
      <w:pPr>
        <w:spacing w:after="0"/>
        <w:ind w:left="1416" w:firstLine="708"/>
        <w:rPr>
          <w:del w:id="3743" w:author="EMRAH COLAK" w:date="2015-07-30T14:40:00Z"/>
          <w:rFonts w:ascii="Times New Roman" w:hAnsi="Times New Roman"/>
        </w:rPr>
        <w:pPrChange w:id="3744" w:author="EMRAH COLAK" w:date="2015-07-30T14:42:00Z">
          <w:pPr>
            <w:ind w:left="1416" w:firstLine="708"/>
          </w:pPr>
        </w:pPrChange>
      </w:pPr>
    </w:p>
    <w:p w14:paraId="6786BFF1" w14:textId="368322AC" w:rsidR="0000264A" w:rsidDel="00EC00C6" w:rsidRDefault="0000264A">
      <w:pPr>
        <w:spacing w:after="0"/>
        <w:ind w:left="1416" w:firstLine="708"/>
        <w:rPr>
          <w:del w:id="3745" w:author="EMRAH COLAK" w:date="2015-07-30T14:40:00Z"/>
          <w:rFonts w:ascii="Times New Roman" w:hAnsi="Times New Roman"/>
        </w:rPr>
        <w:pPrChange w:id="3746" w:author="EMRAH COLAK" w:date="2015-07-30T14:42:00Z">
          <w:pPr>
            <w:ind w:left="1416" w:firstLine="708"/>
          </w:pPr>
        </w:pPrChange>
      </w:pPr>
    </w:p>
    <w:p w14:paraId="377E6EEC" w14:textId="5FD5F4ED" w:rsidR="0000264A" w:rsidDel="00EC00C6" w:rsidRDefault="0000264A">
      <w:pPr>
        <w:spacing w:after="0"/>
        <w:ind w:left="1416" w:firstLine="708"/>
        <w:rPr>
          <w:del w:id="3747" w:author="EMRAH COLAK" w:date="2015-07-30T14:40:00Z"/>
          <w:rFonts w:ascii="Times New Roman" w:hAnsi="Times New Roman"/>
        </w:rPr>
        <w:pPrChange w:id="3748" w:author="EMRAH COLAK" w:date="2015-07-30T14:42:00Z">
          <w:pPr>
            <w:ind w:left="1416" w:firstLine="708"/>
          </w:pPr>
        </w:pPrChange>
      </w:pPr>
    </w:p>
    <w:p w14:paraId="13F7E261" w14:textId="2E221D23" w:rsidR="00EC00C6" w:rsidDel="00EC00C6" w:rsidRDefault="00EC00C6">
      <w:pPr>
        <w:spacing w:after="0"/>
        <w:ind w:left="1416" w:firstLine="708"/>
        <w:rPr>
          <w:del w:id="3749" w:author="EMRAH COLAK" w:date="2015-07-30T14:40:00Z"/>
          <w:rFonts w:ascii="Times New Roman" w:hAnsi="Times New Roman"/>
        </w:rPr>
        <w:pPrChange w:id="3750" w:author="EMRAH COLAK" w:date="2015-07-30T14:42:00Z">
          <w:pPr>
            <w:ind w:left="1416" w:firstLine="708"/>
          </w:pPr>
        </w:pPrChange>
      </w:pPr>
    </w:p>
    <w:p w14:paraId="1CBEAF6F" w14:textId="6DC496E9" w:rsidR="0000264A" w:rsidDel="00EC00C6" w:rsidRDefault="0000264A">
      <w:pPr>
        <w:spacing w:after="0"/>
        <w:ind w:left="1416" w:firstLine="708"/>
        <w:rPr>
          <w:del w:id="3751" w:author="EMRAH COLAK" w:date="2015-07-30T14:40:00Z"/>
          <w:rFonts w:ascii="Times New Roman" w:hAnsi="Times New Roman"/>
        </w:rPr>
        <w:pPrChange w:id="3752" w:author="EMRAH COLAK" w:date="2015-07-30T14:42:00Z">
          <w:pPr>
            <w:ind w:left="1416" w:firstLine="708"/>
          </w:pPr>
        </w:pPrChange>
      </w:pPr>
    </w:p>
    <w:p w14:paraId="5A5CF71C" w14:textId="29DE68A0" w:rsidR="0000264A" w:rsidDel="00EC00C6" w:rsidRDefault="0000264A">
      <w:pPr>
        <w:spacing w:after="0"/>
        <w:ind w:left="1416" w:firstLine="708"/>
        <w:rPr>
          <w:del w:id="3753" w:author="EMRAH COLAK" w:date="2015-07-30T14:40:00Z"/>
          <w:rFonts w:ascii="Times New Roman" w:hAnsi="Times New Roman"/>
        </w:rPr>
        <w:pPrChange w:id="3754" w:author="EMRAH COLAK" w:date="2015-07-30T14:42:00Z">
          <w:pPr>
            <w:ind w:left="1416" w:firstLine="708"/>
          </w:pPr>
        </w:pPrChange>
      </w:pPr>
    </w:p>
    <w:p w14:paraId="3B80D972" w14:textId="54607EE4" w:rsidR="0000264A" w:rsidDel="00EC00C6" w:rsidRDefault="0000264A">
      <w:pPr>
        <w:spacing w:after="0"/>
        <w:ind w:left="1416" w:firstLine="708"/>
        <w:rPr>
          <w:del w:id="3755" w:author="EMRAH COLAK" w:date="2015-07-30T14:40:00Z"/>
          <w:rFonts w:ascii="Times New Roman" w:hAnsi="Times New Roman"/>
        </w:rPr>
        <w:pPrChange w:id="3756" w:author="EMRAH COLAK" w:date="2015-07-30T14:42:00Z">
          <w:pPr>
            <w:ind w:left="1416" w:firstLine="708"/>
          </w:pPr>
        </w:pPrChange>
      </w:pPr>
    </w:p>
    <w:p w14:paraId="5922AFF2" w14:textId="37FC107C" w:rsidR="00F13268" w:rsidRPr="00A75553" w:rsidRDefault="0000264A">
      <w:pPr>
        <w:spacing w:after="0"/>
        <w:ind w:left="2124" w:hanging="2124"/>
        <w:rPr>
          <w:rFonts w:ascii="Times New Roman" w:hAnsi="Times New Roman"/>
        </w:rPr>
        <w:pPrChange w:id="3757" w:author="EMRAH COLAK" w:date="2015-07-30T14:42:00Z">
          <w:pPr>
            <w:ind w:left="2124" w:hanging="2124"/>
          </w:pPr>
        </w:pPrChange>
      </w:pPr>
      <w:del w:id="3758" w:author="EMRAH COLAK" w:date="2015-07-29T15:01:00Z">
        <w:r w:rsidDel="005216A6">
          <w:rPr>
            <w:rFonts w:ascii="Times New Roman" w:hAnsi="Times New Roman"/>
          </w:rPr>
          <w:delText xml:space="preserve">      </w:delText>
        </w:r>
      </w:del>
      <w:bookmarkStart w:id="3759" w:name="şekil301"/>
      <w:r w:rsidR="00397B5F" w:rsidRPr="00A75553">
        <w:rPr>
          <w:rFonts w:ascii="Times New Roman" w:hAnsi="Times New Roman"/>
        </w:rPr>
        <w:t xml:space="preserve">Şekil </w:t>
      </w:r>
      <w:del w:id="3760" w:author="EMRAH COLAK" w:date="2015-07-30T08:46:00Z">
        <w:r w:rsidR="008E6907" w:rsidRPr="00A75553" w:rsidDel="00615C90">
          <w:rPr>
            <w:rFonts w:ascii="Times New Roman" w:hAnsi="Times New Roman"/>
          </w:rPr>
          <w:delText>3</w:delText>
        </w:r>
        <w:r w:rsidR="00397B5F" w:rsidRPr="00A75553" w:rsidDel="00615C90">
          <w:rPr>
            <w:rFonts w:ascii="Times New Roman" w:hAnsi="Times New Roman"/>
          </w:rPr>
          <w:delText>-</w:delText>
        </w:r>
        <w:r w:rsidR="008E6907" w:rsidRPr="00A75553" w:rsidDel="00615C90">
          <w:rPr>
            <w:rFonts w:ascii="Times New Roman" w:hAnsi="Times New Roman"/>
          </w:rPr>
          <w:delText>1</w:delText>
        </w:r>
        <w:r w:rsidR="00397B5F" w:rsidRPr="00A75553" w:rsidDel="00615C90">
          <w:rPr>
            <w:rFonts w:ascii="Times New Roman" w:hAnsi="Times New Roman"/>
          </w:rPr>
          <w:delText xml:space="preserve"> </w:delText>
        </w:r>
      </w:del>
      <w:ins w:id="3761" w:author="EMRAH COLAK" w:date="2015-07-30T08:46:00Z">
        <w:r w:rsidR="00615C90">
          <w:rPr>
            <w:rFonts w:ascii="Times New Roman" w:hAnsi="Times New Roman"/>
          </w:rPr>
          <w:t>1</w:t>
        </w:r>
      </w:ins>
      <w:ins w:id="3762" w:author="EMRAH COLAK" w:date="2015-07-30T08:49:00Z">
        <w:r w:rsidR="00ED0087">
          <w:rPr>
            <w:rFonts w:ascii="Times New Roman" w:hAnsi="Times New Roman"/>
          </w:rPr>
          <w:t>6</w:t>
        </w:r>
      </w:ins>
      <w:ins w:id="3763" w:author="EMRAH COLAK" w:date="2015-07-30T08:46:00Z">
        <w:r w:rsidR="00615C90">
          <w:rPr>
            <w:rFonts w:ascii="Times New Roman" w:hAnsi="Times New Roman"/>
          </w:rPr>
          <w:t xml:space="preserve">: </w:t>
        </w:r>
      </w:ins>
      <w:r w:rsidR="00397B5F" w:rsidRPr="00A75553">
        <w:rPr>
          <w:rFonts w:ascii="Times New Roman" w:hAnsi="Times New Roman"/>
        </w:rPr>
        <w:t>Örnek Uygulama Mimarisi</w:t>
      </w:r>
      <w:bookmarkEnd w:id="3759"/>
    </w:p>
    <w:p w14:paraId="22C4C656" w14:textId="77777777" w:rsidR="00F13268" w:rsidRPr="00C4139E" w:rsidRDefault="000F7C00">
      <w:pPr>
        <w:spacing w:after="0"/>
        <w:rPr>
          <w:rFonts w:ascii="Times New Roman" w:hAnsi="Times New Roman"/>
          <w:sz w:val="24"/>
        </w:rPr>
        <w:pPrChange w:id="3764" w:author="EMRAH COLAK" w:date="2015-07-30T14:42:00Z">
          <w:pPr/>
        </w:pPrChange>
      </w:pPr>
      <w:r w:rsidRPr="00C4139E">
        <w:rPr>
          <w:rFonts w:ascii="Times New Roman" w:hAnsi="Times New Roman"/>
          <w:noProof/>
          <w:sz w:val="24"/>
          <w:lang w:eastAsia="tr-TR"/>
        </w:rPr>
        <w:drawing>
          <wp:inline distT="0" distB="0" distL="0" distR="0" wp14:anchorId="0415F40C" wp14:editId="3D576EDB">
            <wp:extent cx="5111086" cy="3590925"/>
            <wp:effectExtent l="0" t="0" r="0" b="0"/>
            <wp:docPr id="14" name="Resim 14" descr="Capturefsa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fsafs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305" cy="3612859"/>
                    </a:xfrm>
                    <a:prstGeom prst="rect">
                      <a:avLst/>
                    </a:prstGeom>
                    <a:noFill/>
                    <a:ln>
                      <a:noFill/>
                    </a:ln>
                  </pic:spPr>
                </pic:pic>
              </a:graphicData>
            </a:graphic>
          </wp:inline>
        </w:drawing>
      </w:r>
    </w:p>
    <w:p w14:paraId="71F98889" w14:textId="5E448EBD" w:rsidR="00772A84" w:rsidDel="00EC00C6" w:rsidRDefault="00772A84">
      <w:pPr>
        <w:pStyle w:val="Balk2"/>
        <w:numPr>
          <w:ilvl w:val="0"/>
          <w:numId w:val="0"/>
        </w:numPr>
        <w:rPr>
          <w:del w:id="3765" w:author="EMRAH COLAK" w:date="2015-07-30T14:41:00Z"/>
        </w:rPr>
      </w:pPr>
    </w:p>
    <w:p w14:paraId="0CF7F1EC" w14:textId="56A809B4" w:rsidR="00772A84" w:rsidRDefault="00772A84">
      <w:pPr>
        <w:pStyle w:val="ResimYazs"/>
        <w:spacing w:after="0"/>
        <w:pPrChange w:id="3766" w:author="EMRAH COLAK" w:date="2015-07-30T14:42:00Z">
          <w:pPr>
            <w:pStyle w:val="ResimYazs"/>
            <w:jc w:val="center"/>
          </w:pPr>
        </w:pPrChange>
      </w:pPr>
      <w:bookmarkStart w:id="3767" w:name="tablo302"/>
      <w:r>
        <w:t>T</w:t>
      </w:r>
      <w:r w:rsidR="005B33BC">
        <w:t xml:space="preserve">ablo </w:t>
      </w:r>
      <w:del w:id="3768" w:author="EMRAH COLAK" w:date="2015-07-30T08:52:00Z">
        <w:r w:rsidR="005B33BC" w:rsidDel="004663D3">
          <w:delText>3</w:delText>
        </w:r>
        <w:r w:rsidR="005B33BC" w:rsidDel="004663D3">
          <w:noBreakHyphen/>
        </w:r>
      </w:del>
      <w:del w:id="3769" w:author="EMRAH COLAK" w:date="2015-07-30T08:53:00Z">
        <w:r w:rsidR="005B33BC" w:rsidDel="004663D3">
          <w:delText>2</w:delText>
        </w:r>
      </w:del>
      <w:ins w:id="3770" w:author="EMRAH COLAK" w:date="2015-07-30T08:53:00Z">
        <w:r w:rsidR="004663D3">
          <w:t>3</w:t>
        </w:r>
      </w:ins>
      <w:ins w:id="3771" w:author="EMRAH COLAK" w:date="2015-07-30T08:52:00Z">
        <w:r w:rsidR="004663D3">
          <w:t>:</w:t>
        </w:r>
      </w:ins>
      <w:r w:rsidR="005B33BC">
        <w:t xml:space="preserve"> Örnek Uygulama Donanımı</w:t>
      </w:r>
    </w:p>
    <w:tbl>
      <w:tblPr>
        <w:tblW w:w="8436" w:type="dxa"/>
        <w:tblLook w:val="04A0" w:firstRow="1" w:lastRow="0" w:firstColumn="1" w:lastColumn="0" w:noHBand="0" w:noVBand="1"/>
      </w:tblPr>
      <w:tblGrid>
        <w:gridCol w:w="3893"/>
        <w:gridCol w:w="4543"/>
      </w:tblGrid>
      <w:tr w:rsidR="00772A84" w:rsidRPr="00D65C41" w14:paraId="04C102A1" w14:textId="77777777" w:rsidTr="00BD2658">
        <w:trPr>
          <w:trHeight w:val="514"/>
        </w:trPr>
        <w:tc>
          <w:tcPr>
            <w:tcW w:w="3893" w:type="dxa"/>
            <w:tcBorders>
              <w:bottom w:val="single" w:sz="4" w:space="0" w:color="7F7F7F"/>
            </w:tcBorders>
            <w:shd w:val="clear" w:color="auto" w:fill="FFFFFF"/>
          </w:tcPr>
          <w:bookmarkEnd w:id="3767"/>
          <w:p w14:paraId="1F08B1D8" w14:textId="77777777" w:rsidR="00772A84" w:rsidRPr="00D65C41" w:rsidRDefault="00C16786">
            <w:pPr>
              <w:pStyle w:val="GvdeMetni"/>
              <w:spacing w:before="0" w:line="360" w:lineRule="auto"/>
              <w:ind w:left="0" w:right="100" w:firstLine="0"/>
              <w:jc w:val="both"/>
              <w:rPr>
                <w:rFonts w:ascii="Times New Roman" w:hAnsi="Times New Roman"/>
                <w:b/>
                <w:i/>
                <w:iCs/>
                <w:sz w:val="24"/>
                <w:szCs w:val="24"/>
              </w:rPr>
              <w:pPrChange w:id="3772" w:author="EMRAH COLAK" w:date="2015-07-30T14:42:00Z">
                <w:pPr>
                  <w:pStyle w:val="GvdeMetni"/>
                  <w:spacing w:before="125" w:line="360" w:lineRule="auto"/>
                  <w:ind w:left="0" w:right="100" w:firstLine="0"/>
                  <w:jc w:val="both"/>
                </w:pPr>
              </w:pPrChange>
            </w:pPr>
            <w:r>
              <w:rPr>
                <w:rFonts w:ascii="Times New Roman" w:hAnsi="Times New Roman"/>
                <w:sz w:val="24"/>
                <w:szCs w:val="24"/>
              </w:rPr>
              <w:t>EMC VNX5300</w:t>
            </w:r>
          </w:p>
        </w:tc>
        <w:tc>
          <w:tcPr>
            <w:tcW w:w="4543" w:type="dxa"/>
            <w:tcBorders>
              <w:bottom w:val="single" w:sz="4" w:space="0" w:color="7F7F7F"/>
            </w:tcBorders>
            <w:shd w:val="clear" w:color="auto" w:fill="FFFFFF"/>
          </w:tcPr>
          <w:p w14:paraId="2B9B6D68" w14:textId="77777777" w:rsidR="00772A84" w:rsidRPr="00D65C41" w:rsidRDefault="00C16786">
            <w:pPr>
              <w:pStyle w:val="GvdeMetni"/>
              <w:spacing w:before="0" w:line="360" w:lineRule="auto"/>
              <w:ind w:left="0" w:right="100" w:firstLine="0"/>
              <w:jc w:val="both"/>
              <w:rPr>
                <w:rFonts w:ascii="Times New Roman" w:hAnsi="Times New Roman"/>
                <w:b/>
                <w:i/>
                <w:iCs/>
                <w:sz w:val="24"/>
                <w:szCs w:val="24"/>
              </w:rPr>
              <w:pPrChange w:id="3773" w:author="EMRAH COLAK" w:date="2015-07-30T14:42:00Z">
                <w:pPr>
                  <w:pStyle w:val="GvdeMetni"/>
                  <w:spacing w:before="125" w:line="360" w:lineRule="auto"/>
                  <w:ind w:left="0" w:right="100" w:firstLine="0"/>
                  <w:jc w:val="both"/>
                </w:pPr>
              </w:pPrChange>
            </w:pPr>
            <w:r>
              <w:rPr>
                <w:rFonts w:ascii="Times New Roman" w:hAnsi="Times New Roman"/>
                <w:sz w:val="24"/>
                <w:szCs w:val="24"/>
              </w:rPr>
              <w:t>Depolama Alanı</w:t>
            </w:r>
          </w:p>
        </w:tc>
      </w:tr>
      <w:tr w:rsidR="00772A84" w:rsidRPr="00D65C41" w14:paraId="43E28E8F" w14:textId="77777777" w:rsidTr="008E305F">
        <w:trPr>
          <w:trHeight w:val="440"/>
        </w:trPr>
        <w:tc>
          <w:tcPr>
            <w:tcW w:w="3893" w:type="dxa"/>
            <w:shd w:val="clear" w:color="auto" w:fill="F2F2F2"/>
          </w:tcPr>
          <w:p w14:paraId="7B8E97C7" w14:textId="77777777" w:rsidR="00772A84" w:rsidRPr="00D65C41" w:rsidRDefault="00C16786">
            <w:pPr>
              <w:pStyle w:val="GvdeMetni"/>
              <w:spacing w:before="0" w:line="360" w:lineRule="auto"/>
              <w:ind w:left="0" w:right="100" w:firstLine="0"/>
              <w:jc w:val="both"/>
              <w:rPr>
                <w:rFonts w:ascii="Times New Roman" w:hAnsi="Times New Roman"/>
                <w:sz w:val="24"/>
                <w:szCs w:val="24"/>
              </w:rPr>
              <w:pPrChange w:id="3774" w:author="EMRAH COLAK" w:date="2015-07-30T14:42:00Z">
                <w:pPr>
                  <w:pStyle w:val="GvdeMetni"/>
                  <w:spacing w:before="125" w:line="360" w:lineRule="auto"/>
                  <w:ind w:left="0" w:right="100" w:firstLine="0"/>
                  <w:jc w:val="both"/>
                </w:pPr>
              </w:pPrChange>
            </w:pPr>
            <w:r>
              <w:rPr>
                <w:rFonts w:ascii="Times New Roman" w:hAnsi="Times New Roman"/>
                <w:sz w:val="24"/>
                <w:szCs w:val="24"/>
              </w:rPr>
              <w:t>CISCO Nexus 5020</w:t>
            </w:r>
          </w:p>
        </w:tc>
        <w:tc>
          <w:tcPr>
            <w:tcW w:w="4543" w:type="dxa"/>
            <w:shd w:val="clear" w:color="auto" w:fill="F2F2F2"/>
          </w:tcPr>
          <w:p w14:paraId="28619D76" w14:textId="77777777" w:rsidR="00772A84" w:rsidRPr="00D65C41" w:rsidRDefault="00C16786">
            <w:pPr>
              <w:pStyle w:val="GvdeMetni"/>
              <w:spacing w:before="0" w:line="360" w:lineRule="auto"/>
              <w:ind w:left="0" w:right="100" w:firstLine="0"/>
              <w:jc w:val="both"/>
              <w:rPr>
                <w:rFonts w:ascii="Times New Roman" w:hAnsi="Times New Roman"/>
                <w:color w:val="943634"/>
                <w:sz w:val="24"/>
                <w:szCs w:val="24"/>
              </w:rPr>
              <w:pPrChange w:id="3775" w:author="EMRAH COLAK" w:date="2015-07-30T14:42:00Z">
                <w:pPr>
                  <w:pStyle w:val="GvdeMetni"/>
                  <w:spacing w:before="125" w:line="360" w:lineRule="auto"/>
                  <w:ind w:left="0" w:right="100" w:firstLine="0"/>
                  <w:jc w:val="both"/>
                </w:pPr>
              </w:pPrChange>
            </w:pPr>
            <w:r>
              <w:rPr>
                <w:rFonts w:ascii="Times New Roman" w:hAnsi="Times New Roman"/>
                <w:sz w:val="24"/>
                <w:szCs w:val="24"/>
              </w:rPr>
              <w:t>10GB LAN Portlu Switch</w:t>
            </w:r>
          </w:p>
        </w:tc>
      </w:tr>
      <w:tr w:rsidR="00772A84" w:rsidRPr="00D65C41" w14:paraId="3519539F" w14:textId="77777777" w:rsidTr="00BD2658">
        <w:trPr>
          <w:trHeight w:val="499"/>
        </w:trPr>
        <w:tc>
          <w:tcPr>
            <w:tcW w:w="3893" w:type="dxa"/>
            <w:shd w:val="clear" w:color="auto" w:fill="auto"/>
          </w:tcPr>
          <w:p w14:paraId="6583E3DB" w14:textId="77777777" w:rsidR="00772A84" w:rsidRPr="00D65C41" w:rsidRDefault="00792D5D">
            <w:pPr>
              <w:pStyle w:val="GvdeMetni"/>
              <w:spacing w:before="0" w:line="360" w:lineRule="auto"/>
              <w:ind w:left="0" w:right="100" w:firstLine="0"/>
              <w:jc w:val="both"/>
              <w:rPr>
                <w:rFonts w:ascii="Times New Roman" w:hAnsi="Times New Roman"/>
                <w:color w:val="943634"/>
                <w:sz w:val="24"/>
                <w:szCs w:val="24"/>
              </w:rPr>
              <w:pPrChange w:id="3776"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CISCO UCS B200-M1 Blade </w:t>
            </w:r>
          </w:p>
        </w:tc>
        <w:tc>
          <w:tcPr>
            <w:tcW w:w="4543" w:type="dxa"/>
            <w:shd w:val="clear" w:color="auto" w:fill="auto"/>
          </w:tcPr>
          <w:p w14:paraId="0FC93595" w14:textId="77777777" w:rsidR="00C16786" w:rsidRPr="00D65C41" w:rsidRDefault="00D45860">
            <w:pPr>
              <w:pStyle w:val="GvdeMetni"/>
              <w:spacing w:before="0" w:line="360" w:lineRule="auto"/>
              <w:ind w:left="0" w:right="100" w:firstLine="0"/>
              <w:jc w:val="both"/>
              <w:rPr>
                <w:rFonts w:ascii="Times New Roman" w:hAnsi="Times New Roman"/>
                <w:color w:val="943634"/>
                <w:sz w:val="24"/>
                <w:szCs w:val="24"/>
              </w:rPr>
              <w:pPrChange w:id="3777" w:author="EMRAH COLAK" w:date="2015-07-30T14:42:00Z">
                <w:pPr>
                  <w:pStyle w:val="GvdeMetni"/>
                  <w:spacing w:before="125" w:line="360" w:lineRule="auto"/>
                  <w:ind w:left="0" w:right="100" w:firstLine="0"/>
                  <w:jc w:val="both"/>
                </w:pPr>
              </w:pPrChange>
            </w:pPr>
            <w:r>
              <w:rPr>
                <w:rFonts w:ascii="Times New Roman" w:hAnsi="Times New Roman"/>
                <w:sz w:val="24"/>
                <w:szCs w:val="24"/>
              </w:rPr>
              <w:t>10</w:t>
            </w:r>
            <w:r w:rsidR="00C16786">
              <w:rPr>
                <w:rFonts w:ascii="Times New Roman" w:hAnsi="Times New Roman"/>
                <w:sz w:val="24"/>
                <w:szCs w:val="24"/>
              </w:rPr>
              <w:t xml:space="preserve"> İnce İstemci için kaynak havuzu</w:t>
            </w:r>
          </w:p>
        </w:tc>
      </w:tr>
      <w:tr w:rsidR="00772A84" w:rsidRPr="00D65C41" w14:paraId="20F7CC70" w14:textId="77777777" w:rsidTr="008E305F">
        <w:trPr>
          <w:trHeight w:val="549"/>
        </w:trPr>
        <w:tc>
          <w:tcPr>
            <w:tcW w:w="3893" w:type="dxa"/>
            <w:shd w:val="clear" w:color="auto" w:fill="F2F2F2"/>
          </w:tcPr>
          <w:p w14:paraId="27A9C0F9" w14:textId="77777777" w:rsidR="00772A84" w:rsidRPr="00D65C41" w:rsidRDefault="00C16786">
            <w:pPr>
              <w:pStyle w:val="GvdeMetni"/>
              <w:spacing w:before="0" w:line="360" w:lineRule="auto"/>
              <w:ind w:left="0" w:right="100" w:firstLine="0"/>
              <w:jc w:val="both"/>
              <w:rPr>
                <w:rFonts w:ascii="Times New Roman" w:hAnsi="Times New Roman"/>
                <w:color w:val="943634"/>
                <w:sz w:val="24"/>
                <w:szCs w:val="24"/>
              </w:rPr>
              <w:pPrChange w:id="3778" w:author="EMRAH COLAK" w:date="2015-07-30T14:42:00Z">
                <w:pPr>
                  <w:pStyle w:val="GvdeMetni"/>
                  <w:spacing w:before="125" w:line="360" w:lineRule="auto"/>
                  <w:ind w:left="0" w:right="100" w:firstLine="0"/>
                  <w:jc w:val="both"/>
                </w:pPr>
              </w:pPrChange>
            </w:pPr>
            <w:r>
              <w:rPr>
                <w:rFonts w:ascii="Times New Roman" w:hAnsi="Times New Roman"/>
                <w:sz w:val="24"/>
                <w:szCs w:val="24"/>
              </w:rPr>
              <w:t>Hafıza</w:t>
            </w:r>
            <w:r w:rsidR="004D3245">
              <w:rPr>
                <w:rFonts w:ascii="Times New Roman" w:hAnsi="Times New Roman"/>
                <w:sz w:val="24"/>
                <w:szCs w:val="24"/>
              </w:rPr>
              <w:t xml:space="preserve"> (Sunucu Başı)</w:t>
            </w:r>
          </w:p>
        </w:tc>
        <w:tc>
          <w:tcPr>
            <w:tcW w:w="4543" w:type="dxa"/>
            <w:shd w:val="clear" w:color="auto" w:fill="F2F2F2"/>
          </w:tcPr>
          <w:p w14:paraId="365CCB80" w14:textId="77777777" w:rsidR="00772A84" w:rsidRPr="00D65C41" w:rsidRDefault="00C16786">
            <w:pPr>
              <w:pStyle w:val="GvdeMetni"/>
              <w:tabs>
                <w:tab w:val="center" w:pos="2113"/>
              </w:tabs>
              <w:spacing w:before="0" w:line="360" w:lineRule="auto"/>
              <w:ind w:left="0" w:right="100" w:firstLine="0"/>
              <w:jc w:val="both"/>
              <w:rPr>
                <w:rFonts w:ascii="Times New Roman" w:hAnsi="Times New Roman"/>
                <w:color w:val="943634"/>
                <w:sz w:val="24"/>
                <w:szCs w:val="24"/>
              </w:rPr>
              <w:pPrChange w:id="3779" w:author="EMRAH COLAK" w:date="2015-07-30T14:42:00Z">
                <w:pPr>
                  <w:pStyle w:val="GvdeMetni"/>
                  <w:tabs>
                    <w:tab w:val="center" w:pos="2113"/>
                  </w:tabs>
                  <w:spacing w:before="125" w:line="360" w:lineRule="auto"/>
                  <w:ind w:left="0" w:right="100" w:firstLine="0"/>
                  <w:jc w:val="both"/>
                </w:pPr>
              </w:pPrChange>
            </w:pPr>
            <w:r>
              <w:rPr>
                <w:rFonts w:ascii="Times New Roman" w:hAnsi="Times New Roman"/>
                <w:sz w:val="24"/>
                <w:szCs w:val="24"/>
              </w:rPr>
              <w:t xml:space="preserve">20 GB RAM </w:t>
            </w:r>
          </w:p>
        </w:tc>
      </w:tr>
      <w:tr w:rsidR="00772A84" w:rsidRPr="00D65C41" w14:paraId="4FBA6616" w14:textId="77777777" w:rsidTr="00BD2658">
        <w:trPr>
          <w:trHeight w:val="529"/>
        </w:trPr>
        <w:tc>
          <w:tcPr>
            <w:tcW w:w="3893" w:type="dxa"/>
            <w:shd w:val="clear" w:color="auto" w:fill="auto"/>
          </w:tcPr>
          <w:p w14:paraId="5D6A9D7B" w14:textId="77777777" w:rsidR="00772A84" w:rsidRPr="00D65C41" w:rsidRDefault="00C16786">
            <w:pPr>
              <w:pStyle w:val="GvdeMetni"/>
              <w:spacing w:before="0" w:line="360" w:lineRule="auto"/>
              <w:ind w:left="0" w:right="100" w:firstLine="0"/>
              <w:jc w:val="both"/>
              <w:rPr>
                <w:rFonts w:ascii="Times New Roman" w:hAnsi="Times New Roman"/>
                <w:color w:val="943634"/>
                <w:sz w:val="24"/>
                <w:szCs w:val="24"/>
              </w:rPr>
              <w:pPrChange w:id="3780" w:author="EMRAH COLAK" w:date="2015-07-30T14:42:00Z">
                <w:pPr>
                  <w:pStyle w:val="GvdeMetni"/>
                  <w:spacing w:before="125" w:line="360" w:lineRule="auto"/>
                  <w:ind w:left="0" w:right="100" w:firstLine="0"/>
                  <w:jc w:val="both"/>
                </w:pPr>
              </w:pPrChange>
            </w:pPr>
            <w:r>
              <w:rPr>
                <w:rFonts w:ascii="Times New Roman" w:hAnsi="Times New Roman"/>
                <w:sz w:val="24"/>
                <w:szCs w:val="24"/>
              </w:rPr>
              <w:t>CPU</w:t>
            </w:r>
            <w:r w:rsidR="004D3245">
              <w:rPr>
                <w:rFonts w:ascii="Times New Roman" w:hAnsi="Times New Roman"/>
                <w:sz w:val="24"/>
                <w:szCs w:val="24"/>
              </w:rPr>
              <w:t xml:space="preserve"> (Sunucu Başı)</w:t>
            </w:r>
          </w:p>
        </w:tc>
        <w:tc>
          <w:tcPr>
            <w:tcW w:w="4543" w:type="dxa"/>
            <w:shd w:val="clear" w:color="auto" w:fill="auto"/>
          </w:tcPr>
          <w:p w14:paraId="5E286BBF" w14:textId="77777777" w:rsidR="00772A84" w:rsidRPr="00D65C41" w:rsidRDefault="00C16786">
            <w:pPr>
              <w:pStyle w:val="GvdeMetni"/>
              <w:spacing w:before="0" w:line="360" w:lineRule="auto"/>
              <w:ind w:left="0" w:right="100" w:firstLine="0"/>
              <w:jc w:val="both"/>
              <w:rPr>
                <w:rFonts w:ascii="Times New Roman" w:hAnsi="Times New Roman"/>
                <w:color w:val="943634"/>
                <w:sz w:val="24"/>
                <w:szCs w:val="24"/>
              </w:rPr>
              <w:pPrChange w:id="3781" w:author="EMRAH COLAK" w:date="2015-07-30T14:42:00Z">
                <w:pPr>
                  <w:pStyle w:val="GvdeMetni"/>
                  <w:spacing w:before="125" w:line="360" w:lineRule="auto"/>
                  <w:ind w:left="0" w:right="100" w:firstLine="0"/>
                  <w:jc w:val="both"/>
                </w:pPr>
              </w:pPrChange>
            </w:pPr>
            <w:r>
              <w:rPr>
                <w:rFonts w:ascii="Times New Roman" w:hAnsi="Times New Roman"/>
                <w:sz w:val="24"/>
                <w:szCs w:val="24"/>
              </w:rPr>
              <w:t>İki İntel Xeon E5450 3.0 Ghz Quad-core</w:t>
            </w:r>
          </w:p>
        </w:tc>
      </w:tr>
      <w:tr w:rsidR="00772A84" w:rsidRPr="00D65C41" w14:paraId="4BB23A3F" w14:textId="77777777" w:rsidTr="008E305F">
        <w:trPr>
          <w:trHeight w:val="514"/>
        </w:trPr>
        <w:tc>
          <w:tcPr>
            <w:tcW w:w="3893" w:type="dxa"/>
            <w:shd w:val="clear" w:color="auto" w:fill="F2F2F2"/>
          </w:tcPr>
          <w:p w14:paraId="3CEB42D1" w14:textId="77777777" w:rsidR="00772A84" w:rsidRPr="00D65C41" w:rsidRDefault="004D3245">
            <w:pPr>
              <w:pStyle w:val="GvdeMetni"/>
              <w:spacing w:before="0" w:line="360" w:lineRule="auto"/>
              <w:ind w:left="0" w:right="100" w:firstLine="0"/>
              <w:jc w:val="both"/>
              <w:rPr>
                <w:rFonts w:ascii="Times New Roman" w:hAnsi="Times New Roman"/>
                <w:color w:val="943634"/>
                <w:sz w:val="24"/>
                <w:szCs w:val="24"/>
              </w:rPr>
              <w:pPrChange w:id="3782" w:author="EMRAH COLAK" w:date="2015-07-30T14:42:00Z">
                <w:pPr>
                  <w:pStyle w:val="GvdeMetni"/>
                  <w:spacing w:before="125" w:line="360" w:lineRule="auto"/>
                  <w:ind w:left="0" w:right="100" w:firstLine="0"/>
                  <w:jc w:val="both"/>
                </w:pPr>
              </w:pPrChange>
            </w:pPr>
            <w:r>
              <w:rPr>
                <w:rFonts w:ascii="Times New Roman" w:hAnsi="Times New Roman"/>
                <w:sz w:val="24"/>
                <w:szCs w:val="24"/>
              </w:rPr>
              <w:t>İnternal Storage</w:t>
            </w:r>
          </w:p>
        </w:tc>
        <w:tc>
          <w:tcPr>
            <w:tcW w:w="4543" w:type="dxa"/>
            <w:shd w:val="clear" w:color="auto" w:fill="F2F2F2"/>
          </w:tcPr>
          <w:p w14:paraId="286F2A30" w14:textId="77777777" w:rsidR="00772A84" w:rsidRPr="00D65C41" w:rsidRDefault="004D3245">
            <w:pPr>
              <w:pStyle w:val="GvdeMetni"/>
              <w:spacing w:before="0" w:line="360" w:lineRule="auto"/>
              <w:ind w:left="0" w:right="100" w:firstLine="0"/>
              <w:jc w:val="both"/>
              <w:rPr>
                <w:rFonts w:ascii="Times New Roman" w:hAnsi="Times New Roman"/>
                <w:color w:val="943634"/>
                <w:sz w:val="24"/>
                <w:szCs w:val="24"/>
              </w:rPr>
              <w:pPrChange w:id="3783" w:author="EMRAH COLAK" w:date="2015-07-30T14:42:00Z">
                <w:pPr>
                  <w:pStyle w:val="GvdeMetni"/>
                  <w:spacing w:before="125" w:line="360" w:lineRule="auto"/>
                  <w:ind w:left="0" w:right="100" w:firstLine="0"/>
                  <w:jc w:val="both"/>
                </w:pPr>
              </w:pPrChange>
            </w:pPr>
            <w:r>
              <w:rPr>
                <w:rFonts w:ascii="Times New Roman" w:hAnsi="Times New Roman"/>
                <w:sz w:val="24"/>
                <w:szCs w:val="24"/>
              </w:rPr>
              <w:t>67 GB</w:t>
            </w:r>
          </w:p>
        </w:tc>
      </w:tr>
      <w:tr w:rsidR="00772A84" w:rsidRPr="00D65C41" w14:paraId="5CD5A27C" w14:textId="77777777" w:rsidTr="00BD2658">
        <w:trPr>
          <w:trHeight w:val="514"/>
        </w:trPr>
        <w:tc>
          <w:tcPr>
            <w:tcW w:w="3893" w:type="dxa"/>
            <w:shd w:val="clear" w:color="auto" w:fill="auto"/>
          </w:tcPr>
          <w:p w14:paraId="0F714F51" w14:textId="77777777" w:rsidR="00772A84" w:rsidRPr="00D65C41" w:rsidRDefault="004D3245">
            <w:pPr>
              <w:pStyle w:val="GvdeMetni"/>
              <w:spacing w:before="0" w:line="360" w:lineRule="auto"/>
              <w:ind w:left="0" w:right="100" w:firstLine="0"/>
              <w:jc w:val="both"/>
              <w:rPr>
                <w:rFonts w:ascii="Times New Roman" w:hAnsi="Times New Roman"/>
                <w:color w:val="943634"/>
                <w:sz w:val="24"/>
                <w:szCs w:val="24"/>
              </w:rPr>
              <w:pPrChange w:id="3784" w:author="EMRAH COLAK" w:date="2015-07-30T14:42:00Z">
                <w:pPr>
                  <w:pStyle w:val="GvdeMetni"/>
                  <w:spacing w:before="125" w:line="360" w:lineRule="auto"/>
                  <w:ind w:left="0" w:right="100" w:firstLine="0"/>
                  <w:jc w:val="both"/>
                </w:pPr>
              </w:pPrChange>
            </w:pPr>
            <w:r>
              <w:rPr>
                <w:rFonts w:ascii="Times New Roman" w:hAnsi="Times New Roman"/>
                <w:sz w:val="24"/>
                <w:szCs w:val="24"/>
              </w:rPr>
              <w:t>External Storage</w:t>
            </w:r>
          </w:p>
        </w:tc>
        <w:tc>
          <w:tcPr>
            <w:tcW w:w="4543" w:type="dxa"/>
            <w:shd w:val="clear" w:color="auto" w:fill="auto"/>
          </w:tcPr>
          <w:p w14:paraId="08FC9465" w14:textId="77777777" w:rsidR="00772A84" w:rsidRPr="00D65C41" w:rsidRDefault="004D3245">
            <w:pPr>
              <w:pStyle w:val="GvdeMetni"/>
              <w:spacing w:before="0" w:line="360" w:lineRule="auto"/>
              <w:ind w:left="0" w:right="100" w:firstLine="0"/>
              <w:jc w:val="both"/>
              <w:rPr>
                <w:rFonts w:ascii="Times New Roman" w:hAnsi="Times New Roman"/>
                <w:color w:val="943634"/>
                <w:sz w:val="24"/>
                <w:szCs w:val="24"/>
              </w:rPr>
              <w:pPrChange w:id="3785" w:author="EMRAH COLAK" w:date="2015-07-30T14:42:00Z">
                <w:pPr>
                  <w:pStyle w:val="GvdeMetni"/>
                  <w:spacing w:before="125" w:line="360" w:lineRule="auto"/>
                  <w:ind w:left="0" w:right="100" w:firstLine="0"/>
                  <w:jc w:val="both"/>
                </w:pPr>
              </w:pPrChange>
            </w:pPr>
            <w:r>
              <w:rPr>
                <w:rFonts w:ascii="Times New Roman" w:hAnsi="Times New Roman"/>
                <w:sz w:val="24"/>
                <w:szCs w:val="24"/>
              </w:rPr>
              <w:t>VNX5300 (NFS)</w:t>
            </w:r>
          </w:p>
        </w:tc>
      </w:tr>
      <w:tr w:rsidR="00772A84" w:rsidRPr="00D65C41" w14:paraId="0A529CF3" w14:textId="77777777" w:rsidTr="008E305F">
        <w:trPr>
          <w:trHeight w:val="1046"/>
        </w:trPr>
        <w:tc>
          <w:tcPr>
            <w:tcW w:w="3893" w:type="dxa"/>
            <w:shd w:val="clear" w:color="auto" w:fill="F2F2F2"/>
          </w:tcPr>
          <w:p w14:paraId="0AC746F1" w14:textId="77777777" w:rsidR="00772A84" w:rsidRPr="00D65C41" w:rsidRDefault="004D3245">
            <w:pPr>
              <w:pStyle w:val="GvdeMetni"/>
              <w:spacing w:before="0" w:line="360" w:lineRule="auto"/>
              <w:ind w:left="0" w:right="100" w:firstLine="0"/>
              <w:jc w:val="both"/>
              <w:rPr>
                <w:rFonts w:ascii="Times New Roman" w:hAnsi="Times New Roman"/>
                <w:b/>
                <w:i/>
                <w:iCs/>
                <w:color w:val="943634"/>
                <w:sz w:val="24"/>
                <w:szCs w:val="24"/>
              </w:rPr>
              <w:pPrChange w:id="3786" w:author="EMRAH COLAK" w:date="2015-07-30T14:42:00Z">
                <w:pPr>
                  <w:pStyle w:val="GvdeMetni"/>
                  <w:spacing w:before="125" w:line="360" w:lineRule="auto"/>
                  <w:ind w:left="0" w:right="100" w:firstLine="0"/>
                  <w:jc w:val="both"/>
                </w:pPr>
              </w:pPrChange>
            </w:pPr>
            <w:r>
              <w:rPr>
                <w:rFonts w:ascii="Times New Roman" w:hAnsi="Times New Roman"/>
                <w:sz w:val="24"/>
                <w:szCs w:val="24"/>
              </w:rPr>
              <w:t>NIC</w:t>
            </w:r>
          </w:p>
        </w:tc>
        <w:tc>
          <w:tcPr>
            <w:tcW w:w="4543" w:type="dxa"/>
            <w:shd w:val="clear" w:color="auto" w:fill="F2F2F2"/>
          </w:tcPr>
          <w:p w14:paraId="19F94180" w14:textId="77777777" w:rsidR="00772A84" w:rsidRPr="00D65C41" w:rsidRDefault="004D3245">
            <w:pPr>
              <w:pStyle w:val="GvdeMetni"/>
              <w:spacing w:before="0" w:line="360" w:lineRule="auto"/>
              <w:ind w:left="0" w:right="100" w:firstLine="0"/>
              <w:jc w:val="both"/>
              <w:rPr>
                <w:rFonts w:ascii="Times New Roman" w:hAnsi="Times New Roman"/>
                <w:b/>
                <w:i/>
                <w:iCs/>
                <w:color w:val="943634"/>
                <w:sz w:val="24"/>
                <w:szCs w:val="24"/>
              </w:rPr>
              <w:pPrChange w:id="3787" w:author="EMRAH COLAK" w:date="2015-07-30T14:42:00Z">
                <w:pPr>
                  <w:pStyle w:val="GvdeMetni"/>
                  <w:spacing w:before="125" w:line="360" w:lineRule="auto"/>
                  <w:ind w:left="0" w:right="100" w:firstLine="0"/>
                  <w:jc w:val="both"/>
                </w:pPr>
              </w:pPrChange>
            </w:pPr>
            <w:r>
              <w:rPr>
                <w:rFonts w:ascii="Times New Roman" w:hAnsi="Times New Roman"/>
                <w:sz w:val="24"/>
                <w:szCs w:val="24"/>
              </w:rPr>
              <w:t>İki Broadcom NetXreme II BCM 1000 Base-T</w:t>
            </w:r>
          </w:p>
        </w:tc>
      </w:tr>
    </w:tbl>
    <w:p w14:paraId="1E5BDAC4" w14:textId="77777777" w:rsidR="004D3245" w:rsidRDefault="004D3245">
      <w:pPr>
        <w:pStyle w:val="ResimYazs"/>
        <w:spacing w:after="0"/>
        <w:jc w:val="center"/>
        <w:pPrChange w:id="3788" w:author="EMRAH COLAK" w:date="2015-07-30T14:42:00Z">
          <w:pPr>
            <w:pStyle w:val="ResimYazs"/>
            <w:jc w:val="center"/>
          </w:pPr>
        </w:pPrChange>
      </w:pPr>
    </w:p>
    <w:p w14:paraId="44E4456E" w14:textId="0724D7EF" w:rsidR="00792D5D" w:rsidRDefault="00792D5D">
      <w:pPr>
        <w:spacing w:after="0"/>
        <w:rPr>
          <w:ins w:id="3789" w:author="EMRAH COLAK" w:date="2015-07-30T14:41:00Z"/>
        </w:rPr>
        <w:pPrChange w:id="3790" w:author="EMRAH COLAK" w:date="2015-07-30T14:42:00Z">
          <w:pPr/>
        </w:pPrChange>
      </w:pPr>
    </w:p>
    <w:p w14:paraId="309AA218" w14:textId="77777777" w:rsidR="00EC00C6" w:rsidRDefault="00EC00C6">
      <w:pPr>
        <w:spacing w:after="0"/>
        <w:rPr>
          <w:ins w:id="3791" w:author="EMRAH COLAK" w:date="2015-07-30T14:41:00Z"/>
        </w:rPr>
        <w:pPrChange w:id="3792" w:author="EMRAH COLAK" w:date="2015-07-30T14:42:00Z">
          <w:pPr/>
        </w:pPrChange>
      </w:pPr>
    </w:p>
    <w:p w14:paraId="4A20B2EC" w14:textId="77777777" w:rsidR="00EC00C6" w:rsidRDefault="00EC00C6">
      <w:pPr>
        <w:spacing w:after="0"/>
        <w:rPr>
          <w:ins w:id="3793" w:author="EMRAH COLAK" w:date="2015-07-30T14:41:00Z"/>
        </w:rPr>
        <w:pPrChange w:id="3794" w:author="EMRAH COLAK" w:date="2015-07-30T14:42:00Z">
          <w:pPr/>
        </w:pPrChange>
      </w:pPr>
    </w:p>
    <w:p w14:paraId="637CD1E9" w14:textId="77777777" w:rsidR="00EC00C6" w:rsidRDefault="00EC00C6">
      <w:pPr>
        <w:spacing w:after="0"/>
        <w:rPr>
          <w:ins w:id="3795" w:author="EMRAH COLAK" w:date="2015-07-30T18:24:00Z"/>
        </w:rPr>
        <w:pPrChange w:id="3796" w:author="EMRAH COLAK" w:date="2015-07-30T14:42:00Z">
          <w:pPr/>
        </w:pPrChange>
      </w:pPr>
    </w:p>
    <w:p w14:paraId="64EAE955" w14:textId="77777777" w:rsidR="00FA6E1D" w:rsidRDefault="00FA6E1D">
      <w:pPr>
        <w:spacing w:after="0"/>
        <w:rPr>
          <w:ins w:id="3797" w:author="EMRAH COLAK" w:date="2015-07-30T18:24:00Z"/>
        </w:rPr>
        <w:pPrChange w:id="3798" w:author="EMRAH COLAK" w:date="2015-07-30T14:42:00Z">
          <w:pPr/>
        </w:pPrChange>
      </w:pPr>
    </w:p>
    <w:p w14:paraId="23065785" w14:textId="77777777" w:rsidR="00FA6E1D" w:rsidRDefault="00FA6E1D">
      <w:pPr>
        <w:spacing w:after="0"/>
        <w:rPr>
          <w:ins w:id="3799" w:author="EMRAH COLAK" w:date="2015-07-30T18:24:00Z"/>
        </w:rPr>
        <w:pPrChange w:id="3800" w:author="EMRAH COLAK" w:date="2015-07-30T14:42:00Z">
          <w:pPr/>
        </w:pPrChange>
      </w:pPr>
    </w:p>
    <w:p w14:paraId="45584389" w14:textId="77777777" w:rsidR="00FA6E1D" w:rsidRDefault="00FA6E1D">
      <w:pPr>
        <w:spacing w:after="0"/>
        <w:rPr>
          <w:ins w:id="3801" w:author="EMRAH COLAK" w:date="2015-07-30T18:24:00Z"/>
        </w:rPr>
        <w:pPrChange w:id="3802" w:author="EMRAH COLAK" w:date="2015-07-30T14:42:00Z">
          <w:pPr/>
        </w:pPrChange>
      </w:pPr>
    </w:p>
    <w:p w14:paraId="6623BDC7" w14:textId="77777777" w:rsidR="00FA6E1D" w:rsidRDefault="00FA6E1D">
      <w:pPr>
        <w:spacing w:after="0"/>
        <w:rPr>
          <w:ins w:id="3803" w:author="EMRAH COLAK" w:date="2015-07-30T14:41:00Z"/>
        </w:rPr>
        <w:pPrChange w:id="3804" w:author="EMRAH COLAK" w:date="2015-07-30T14:42:00Z">
          <w:pPr/>
        </w:pPrChange>
      </w:pPr>
    </w:p>
    <w:p w14:paraId="23DC28AB" w14:textId="77777777" w:rsidR="00EC00C6" w:rsidRDefault="00EC00C6">
      <w:pPr>
        <w:spacing w:after="0"/>
        <w:rPr>
          <w:ins w:id="3805" w:author="EMRAH COLAK" w:date="2015-07-30T14:41:00Z"/>
        </w:rPr>
        <w:pPrChange w:id="3806" w:author="EMRAH COLAK" w:date="2015-07-30T14:42:00Z">
          <w:pPr/>
        </w:pPrChange>
      </w:pPr>
    </w:p>
    <w:p w14:paraId="00F37D43" w14:textId="4B4659AC" w:rsidR="00EC00C6" w:rsidDel="00FA6E1D" w:rsidRDefault="00EC00C6">
      <w:pPr>
        <w:spacing w:after="0"/>
        <w:rPr>
          <w:del w:id="3807" w:author="EMRAH COLAK" w:date="2015-07-30T18:24:00Z"/>
        </w:rPr>
        <w:pPrChange w:id="3808" w:author="EMRAH COLAK" w:date="2015-07-30T14:42:00Z">
          <w:pPr/>
        </w:pPrChange>
      </w:pPr>
    </w:p>
    <w:p w14:paraId="04485798" w14:textId="404F47B2" w:rsidR="004D3245" w:rsidRDefault="004D3245">
      <w:pPr>
        <w:pStyle w:val="ResimYazs"/>
        <w:spacing w:after="0"/>
        <w:pPrChange w:id="3809" w:author="EMRAH COLAK" w:date="2015-07-30T14:42:00Z">
          <w:pPr>
            <w:pStyle w:val="ResimYazs"/>
            <w:jc w:val="center"/>
          </w:pPr>
        </w:pPrChange>
      </w:pPr>
      <w:bookmarkStart w:id="3810" w:name="tablo303"/>
      <w:r>
        <w:t xml:space="preserve">Tablo </w:t>
      </w:r>
      <w:del w:id="3811" w:author="EMRAH COLAK" w:date="2015-07-30T08:54:00Z">
        <w:r w:rsidDel="004663D3">
          <w:delText>3</w:delText>
        </w:r>
        <w:r w:rsidDel="004663D3">
          <w:noBreakHyphen/>
          <w:delText>3</w:delText>
        </w:r>
      </w:del>
      <w:ins w:id="3812" w:author="EMRAH COLAK" w:date="2015-07-30T08:54:00Z">
        <w:r w:rsidR="004663D3">
          <w:t>4:</w:t>
        </w:r>
      </w:ins>
      <w:r>
        <w:t xml:space="preserve"> Örnek Uygulama Yazılım</w:t>
      </w:r>
      <w:r w:rsidR="005B33BC">
        <w:t>ı</w:t>
      </w:r>
    </w:p>
    <w:tbl>
      <w:tblPr>
        <w:tblW w:w="8436" w:type="dxa"/>
        <w:tblLook w:val="04A0" w:firstRow="1" w:lastRow="0" w:firstColumn="1" w:lastColumn="0" w:noHBand="0" w:noVBand="1"/>
      </w:tblPr>
      <w:tblGrid>
        <w:gridCol w:w="3893"/>
        <w:gridCol w:w="4543"/>
      </w:tblGrid>
      <w:tr w:rsidR="004D3245" w:rsidRPr="00D65C41" w14:paraId="68AFA506" w14:textId="77777777" w:rsidTr="00BD2658">
        <w:trPr>
          <w:trHeight w:val="514"/>
        </w:trPr>
        <w:tc>
          <w:tcPr>
            <w:tcW w:w="8436" w:type="dxa"/>
            <w:gridSpan w:val="2"/>
            <w:tcBorders>
              <w:bottom w:val="single" w:sz="4" w:space="0" w:color="7F7F7F"/>
            </w:tcBorders>
            <w:shd w:val="clear" w:color="auto" w:fill="FFFFFF"/>
          </w:tcPr>
          <w:bookmarkEnd w:id="3810"/>
          <w:p w14:paraId="66551265" w14:textId="77777777" w:rsidR="004D3245" w:rsidRPr="004D3245" w:rsidRDefault="004D3245">
            <w:pPr>
              <w:pStyle w:val="GvdeMetni"/>
              <w:spacing w:before="0" w:line="360" w:lineRule="auto"/>
              <w:ind w:left="0" w:right="100" w:firstLine="0"/>
              <w:jc w:val="both"/>
              <w:rPr>
                <w:rFonts w:ascii="Times New Roman" w:hAnsi="Times New Roman"/>
                <w:b/>
                <w:iCs/>
                <w:sz w:val="24"/>
                <w:szCs w:val="24"/>
              </w:rPr>
              <w:pPrChange w:id="3813" w:author="EMRAH COLAK" w:date="2015-07-30T14:42:00Z">
                <w:pPr>
                  <w:pStyle w:val="GvdeMetni"/>
                  <w:spacing w:before="125" w:line="360" w:lineRule="auto"/>
                  <w:ind w:left="0" w:right="100" w:firstLine="0"/>
                  <w:jc w:val="both"/>
                </w:pPr>
              </w:pPrChange>
            </w:pPr>
            <w:r>
              <w:rPr>
                <w:rFonts w:ascii="Times New Roman" w:hAnsi="Times New Roman"/>
                <w:sz w:val="24"/>
                <w:szCs w:val="24"/>
              </w:rPr>
              <w:t>EMC VNX5300</w:t>
            </w:r>
          </w:p>
        </w:tc>
      </w:tr>
      <w:tr w:rsidR="004D3245" w:rsidRPr="00D65C41" w14:paraId="03209EC9" w14:textId="77777777" w:rsidTr="00BD2658">
        <w:trPr>
          <w:trHeight w:val="440"/>
        </w:trPr>
        <w:tc>
          <w:tcPr>
            <w:tcW w:w="3893" w:type="dxa"/>
            <w:shd w:val="clear" w:color="auto" w:fill="F2F2F2"/>
          </w:tcPr>
          <w:p w14:paraId="355ACC72" w14:textId="77777777" w:rsidR="004D3245" w:rsidRPr="00D65C41" w:rsidRDefault="004D3245">
            <w:pPr>
              <w:pStyle w:val="GvdeMetni"/>
              <w:spacing w:before="0" w:line="360" w:lineRule="auto"/>
              <w:ind w:left="0" w:right="100" w:firstLine="0"/>
              <w:jc w:val="both"/>
              <w:rPr>
                <w:rFonts w:ascii="Times New Roman" w:hAnsi="Times New Roman"/>
                <w:sz w:val="24"/>
                <w:szCs w:val="24"/>
              </w:rPr>
              <w:pPrChange w:id="3814" w:author="EMRAH COLAK" w:date="2015-07-30T14:42:00Z">
                <w:pPr>
                  <w:pStyle w:val="GvdeMetni"/>
                  <w:spacing w:before="125" w:line="360" w:lineRule="auto"/>
                  <w:ind w:left="0" w:right="100" w:firstLine="0"/>
                  <w:jc w:val="both"/>
                </w:pPr>
              </w:pPrChange>
            </w:pPr>
            <w:r>
              <w:rPr>
                <w:rFonts w:ascii="Times New Roman" w:hAnsi="Times New Roman"/>
                <w:sz w:val="24"/>
                <w:szCs w:val="24"/>
              </w:rPr>
              <w:t>VNX OE for File</w:t>
            </w:r>
          </w:p>
        </w:tc>
        <w:tc>
          <w:tcPr>
            <w:tcW w:w="4543" w:type="dxa"/>
            <w:shd w:val="clear" w:color="auto" w:fill="F2F2F2"/>
          </w:tcPr>
          <w:p w14:paraId="7761EF27"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15" w:author="EMRAH COLAK" w:date="2015-07-30T14:42:00Z">
                <w:pPr>
                  <w:pStyle w:val="GvdeMetni"/>
                  <w:spacing w:before="125" w:line="360" w:lineRule="auto"/>
                  <w:ind w:left="0" w:right="100" w:firstLine="0"/>
                  <w:jc w:val="both"/>
                </w:pPr>
              </w:pPrChange>
            </w:pPr>
            <w:r>
              <w:rPr>
                <w:rFonts w:ascii="Times New Roman" w:hAnsi="Times New Roman"/>
                <w:sz w:val="24"/>
                <w:szCs w:val="24"/>
              </w:rPr>
              <w:t>7.0.40.1</w:t>
            </w:r>
          </w:p>
        </w:tc>
      </w:tr>
      <w:tr w:rsidR="004D3245" w:rsidRPr="00D65C41" w14:paraId="0384E2C5" w14:textId="77777777" w:rsidTr="00BD2658">
        <w:trPr>
          <w:trHeight w:val="499"/>
        </w:trPr>
        <w:tc>
          <w:tcPr>
            <w:tcW w:w="3893" w:type="dxa"/>
            <w:shd w:val="clear" w:color="auto" w:fill="auto"/>
          </w:tcPr>
          <w:p w14:paraId="157842FD" w14:textId="77777777" w:rsidR="004D3245" w:rsidRPr="00D65C41" w:rsidRDefault="004D3245">
            <w:pPr>
              <w:pStyle w:val="GvdeMetni"/>
              <w:spacing w:before="0" w:line="360" w:lineRule="auto"/>
              <w:ind w:left="0" w:right="100" w:firstLine="0"/>
              <w:jc w:val="both"/>
              <w:rPr>
                <w:rFonts w:ascii="Times New Roman" w:hAnsi="Times New Roman"/>
                <w:sz w:val="24"/>
                <w:szCs w:val="24"/>
              </w:rPr>
              <w:pPrChange w:id="3816" w:author="EMRAH COLAK" w:date="2015-07-30T14:42:00Z">
                <w:pPr>
                  <w:pStyle w:val="GvdeMetni"/>
                  <w:spacing w:before="125" w:line="360" w:lineRule="auto"/>
                  <w:ind w:left="0" w:right="100" w:firstLine="0"/>
                  <w:jc w:val="both"/>
                </w:pPr>
              </w:pPrChange>
            </w:pPr>
            <w:r>
              <w:rPr>
                <w:rFonts w:ascii="Times New Roman" w:hAnsi="Times New Roman"/>
                <w:sz w:val="24"/>
                <w:szCs w:val="24"/>
              </w:rPr>
              <w:t>VNX OE for Block</w:t>
            </w:r>
          </w:p>
        </w:tc>
        <w:tc>
          <w:tcPr>
            <w:tcW w:w="4543" w:type="dxa"/>
            <w:shd w:val="clear" w:color="auto" w:fill="auto"/>
          </w:tcPr>
          <w:p w14:paraId="41AE9FB5" w14:textId="77777777" w:rsidR="004D3245" w:rsidRDefault="004D3245">
            <w:pPr>
              <w:pStyle w:val="GvdeMetni"/>
              <w:spacing w:before="0" w:line="360" w:lineRule="auto"/>
              <w:ind w:left="0" w:right="100" w:firstLine="0"/>
              <w:jc w:val="both"/>
              <w:rPr>
                <w:rFonts w:ascii="Times New Roman" w:hAnsi="Times New Roman"/>
                <w:color w:val="943634"/>
                <w:sz w:val="24"/>
                <w:szCs w:val="24"/>
              </w:rPr>
              <w:pPrChange w:id="3817" w:author="EMRAH COLAK" w:date="2015-07-30T14:42:00Z">
                <w:pPr>
                  <w:pStyle w:val="GvdeMetni"/>
                  <w:spacing w:before="125" w:line="360" w:lineRule="auto"/>
                  <w:ind w:left="0" w:right="100" w:firstLine="0"/>
                  <w:jc w:val="both"/>
                </w:pPr>
              </w:pPrChange>
            </w:pPr>
            <w:r>
              <w:rPr>
                <w:rFonts w:ascii="Times New Roman" w:hAnsi="Times New Roman"/>
                <w:sz w:val="24"/>
                <w:szCs w:val="24"/>
              </w:rPr>
              <w:t>31 (05.31.000.5.509)</w:t>
            </w:r>
          </w:p>
          <w:p w14:paraId="6331AB48" w14:textId="77777777" w:rsidR="004D3245" w:rsidRPr="00D65C41" w:rsidRDefault="004D3245">
            <w:pPr>
              <w:pStyle w:val="GvdeMetni"/>
              <w:spacing w:before="0" w:line="360" w:lineRule="auto"/>
              <w:ind w:left="0" w:right="100" w:firstLine="0"/>
              <w:jc w:val="both"/>
              <w:rPr>
                <w:rFonts w:ascii="Times New Roman" w:hAnsi="Times New Roman"/>
                <w:sz w:val="24"/>
                <w:szCs w:val="24"/>
              </w:rPr>
              <w:pPrChange w:id="3818" w:author="EMRAH COLAK" w:date="2015-07-30T14:42:00Z">
                <w:pPr>
                  <w:pStyle w:val="GvdeMetni"/>
                  <w:spacing w:before="125" w:line="360" w:lineRule="auto"/>
                  <w:ind w:left="0" w:right="100" w:firstLine="0"/>
                  <w:jc w:val="both"/>
                </w:pPr>
              </w:pPrChange>
            </w:pPr>
          </w:p>
        </w:tc>
      </w:tr>
      <w:tr w:rsidR="004D3245" w:rsidRPr="00D65C41" w14:paraId="38E84BBB" w14:textId="77777777" w:rsidTr="00BD2658">
        <w:trPr>
          <w:trHeight w:val="549"/>
        </w:trPr>
        <w:tc>
          <w:tcPr>
            <w:tcW w:w="8436" w:type="dxa"/>
            <w:gridSpan w:val="2"/>
            <w:shd w:val="clear" w:color="auto" w:fill="F2F2F2"/>
          </w:tcPr>
          <w:p w14:paraId="1BFC4B7A" w14:textId="77777777" w:rsidR="004D3245" w:rsidRPr="00D65C41" w:rsidRDefault="004D3245">
            <w:pPr>
              <w:pStyle w:val="GvdeMetni"/>
              <w:tabs>
                <w:tab w:val="center" w:pos="2113"/>
              </w:tabs>
              <w:spacing w:before="0" w:line="360" w:lineRule="auto"/>
              <w:ind w:left="0" w:right="100" w:firstLine="0"/>
              <w:jc w:val="both"/>
              <w:rPr>
                <w:rFonts w:ascii="Times New Roman" w:hAnsi="Times New Roman"/>
                <w:color w:val="943634"/>
                <w:sz w:val="24"/>
                <w:szCs w:val="24"/>
              </w:rPr>
              <w:pPrChange w:id="3819" w:author="EMRAH COLAK" w:date="2015-07-30T14:42:00Z">
                <w:pPr>
                  <w:pStyle w:val="GvdeMetni"/>
                  <w:tabs>
                    <w:tab w:val="center" w:pos="2113"/>
                  </w:tabs>
                  <w:spacing w:before="125" w:line="360" w:lineRule="auto"/>
                  <w:ind w:left="0" w:right="100" w:firstLine="0"/>
                  <w:jc w:val="both"/>
                </w:pPr>
              </w:pPrChange>
            </w:pPr>
            <w:r>
              <w:rPr>
                <w:rFonts w:ascii="Times New Roman" w:hAnsi="Times New Roman"/>
                <w:sz w:val="24"/>
                <w:szCs w:val="24"/>
              </w:rPr>
              <w:t>CISCO UCS ve Nexus</w:t>
            </w:r>
          </w:p>
        </w:tc>
      </w:tr>
      <w:tr w:rsidR="004D3245" w:rsidRPr="00D65C41" w14:paraId="50288F69" w14:textId="77777777" w:rsidTr="00BD2658">
        <w:trPr>
          <w:trHeight w:val="529"/>
        </w:trPr>
        <w:tc>
          <w:tcPr>
            <w:tcW w:w="3893" w:type="dxa"/>
            <w:shd w:val="clear" w:color="auto" w:fill="auto"/>
          </w:tcPr>
          <w:p w14:paraId="42AE188E"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20"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Cisco UCS B-Series </w:t>
            </w:r>
          </w:p>
        </w:tc>
        <w:tc>
          <w:tcPr>
            <w:tcW w:w="4543" w:type="dxa"/>
            <w:shd w:val="clear" w:color="auto" w:fill="auto"/>
          </w:tcPr>
          <w:p w14:paraId="2BF0CE56"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21" w:author="EMRAH COLAK" w:date="2015-07-30T14:42:00Z">
                <w:pPr>
                  <w:pStyle w:val="GvdeMetni"/>
                  <w:spacing w:before="125" w:line="360" w:lineRule="auto"/>
                  <w:ind w:left="0" w:right="100" w:firstLine="0"/>
                  <w:jc w:val="both"/>
                </w:pPr>
              </w:pPrChange>
            </w:pPr>
            <w:r>
              <w:rPr>
                <w:rFonts w:ascii="Times New Roman" w:hAnsi="Times New Roman"/>
                <w:sz w:val="24"/>
                <w:szCs w:val="24"/>
              </w:rPr>
              <w:t>1.4 (3q)</w:t>
            </w:r>
          </w:p>
        </w:tc>
      </w:tr>
      <w:tr w:rsidR="004D3245" w:rsidRPr="00D65C41" w14:paraId="2E942913" w14:textId="77777777" w:rsidTr="00BD2658">
        <w:trPr>
          <w:trHeight w:val="514"/>
        </w:trPr>
        <w:tc>
          <w:tcPr>
            <w:tcW w:w="3893" w:type="dxa"/>
            <w:shd w:val="clear" w:color="auto" w:fill="F2F2F2"/>
          </w:tcPr>
          <w:p w14:paraId="3F1284A3"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22" w:author="EMRAH COLAK" w:date="2015-07-30T14:42:00Z">
                <w:pPr>
                  <w:pStyle w:val="GvdeMetni"/>
                  <w:spacing w:before="125" w:line="360" w:lineRule="auto"/>
                  <w:ind w:left="0" w:right="100" w:firstLine="0"/>
                  <w:jc w:val="both"/>
                </w:pPr>
              </w:pPrChange>
            </w:pPr>
            <w:r>
              <w:rPr>
                <w:rFonts w:ascii="Times New Roman" w:hAnsi="Times New Roman"/>
                <w:sz w:val="24"/>
                <w:szCs w:val="24"/>
              </w:rPr>
              <w:t>Cisco Nexus 5020</w:t>
            </w:r>
          </w:p>
        </w:tc>
        <w:tc>
          <w:tcPr>
            <w:tcW w:w="4543" w:type="dxa"/>
            <w:shd w:val="clear" w:color="auto" w:fill="F2F2F2"/>
          </w:tcPr>
          <w:p w14:paraId="447744B8" w14:textId="77777777" w:rsidR="004D3245" w:rsidRPr="00D65C41" w:rsidRDefault="004D3245">
            <w:pPr>
              <w:pStyle w:val="GvdeMetni"/>
              <w:spacing w:before="0" w:line="360" w:lineRule="auto"/>
              <w:ind w:left="0" w:right="100" w:firstLine="0"/>
              <w:jc w:val="both"/>
              <w:rPr>
                <w:rFonts w:ascii="Times New Roman" w:hAnsi="Times New Roman"/>
                <w:color w:val="943634"/>
                <w:sz w:val="24"/>
                <w:szCs w:val="24"/>
              </w:rPr>
              <w:pPrChange w:id="3823" w:author="EMRAH COLAK" w:date="2015-07-30T14:42:00Z">
                <w:pPr>
                  <w:pStyle w:val="GvdeMetni"/>
                  <w:spacing w:before="125" w:line="360" w:lineRule="auto"/>
                  <w:ind w:left="0" w:right="100" w:firstLine="0"/>
                  <w:jc w:val="both"/>
                </w:pPr>
              </w:pPrChange>
            </w:pPr>
            <w:r>
              <w:rPr>
                <w:rFonts w:ascii="Times New Roman" w:hAnsi="Times New Roman"/>
                <w:sz w:val="24"/>
                <w:szCs w:val="24"/>
              </w:rPr>
              <w:t>4.2 (1)N1(1)</w:t>
            </w:r>
          </w:p>
        </w:tc>
      </w:tr>
      <w:tr w:rsidR="004D3245" w:rsidRPr="00D65C41" w14:paraId="0E3AADBB" w14:textId="77777777" w:rsidTr="00BD2658">
        <w:trPr>
          <w:trHeight w:val="514"/>
        </w:trPr>
        <w:tc>
          <w:tcPr>
            <w:tcW w:w="3893" w:type="dxa"/>
            <w:shd w:val="clear" w:color="auto" w:fill="auto"/>
          </w:tcPr>
          <w:p w14:paraId="04F89CC4" w14:textId="77777777" w:rsidR="004D3245" w:rsidRPr="00D65C41" w:rsidRDefault="00B574A8">
            <w:pPr>
              <w:pStyle w:val="GvdeMetni"/>
              <w:spacing w:before="0" w:line="360" w:lineRule="auto"/>
              <w:ind w:left="0" w:right="100" w:firstLine="0"/>
              <w:jc w:val="both"/>
              <w:rPr>
                <w:rFonts w:ascii="Times New Roman" w:hAnsi="Times New Roman"/>
                <w:color w:val="943634"/>
                <w:sz w:val="24"/>
                <w:szCs w:val="24"/>
              </w:rPr>
              <w:pPrChange w:id="3824" w:author="EMRAH COLAK" w:date="2015-07-30T14:42:00Z">
                <w:pPr>
                  <w:pStyle w:val="GvdeMetni"/>
                  <w:spacing w:before="125" w:line="360" w:lineRule="auto"/>
                  <w:ind w:left="0" w:right="100" w:firstLine="0"/>
                  <w:jc w:val="both"/>
                </w:pPr>
              </w:pPrChange>
            </w:pPr>
            <w:r>
              <w:rPr>
                <w:rFonts w:ascii="Times New Roman" w:hAnsi="Times New Roman"/>
                <w:sz w:val="24"/>
                <w:szCs w:val="24"/>
              </w:rPr>
              <w:t>XenDesktop</w:t>
            </w:r>
          </w:p>
        </w:tc>
        <w:tc>
          <w:tcPr>
            <w:tcW w:w="4543" w:type="dxa"/>
            <w:shd w:val="clear" w:color="auto" w:fill="auto"/>
          </w:tcPr>
          <w:p w14:paraId="50A2BD08" w14:textId="77777777" w:rsidR="004D3245" w:rsidRPr="00D65C41" w:rsidRDefault="004D3245">
            <w:pPr>
              <w:pStyle w:val="GvdeMetni"/>
              <w:spacing w:before="0" w:line="360" w:lineRule="auto"/>
              <w:ind w:left="0" w:right="100" w:firstLine="0"/>
              <w:jc w:val="both"/>
              <w:rPr>
                <w:rFonts w:ascii="Times New Roman" w:hAnsi="Times New Roman"/>
                <w:sz w:val="24"/>
                <w:szCs w:val="24"/>
              </w:rPr>
              <w:pPrChange w:id="3825" w:author="EMRAH COLAK" w:date="2015-07-30T14:42:00Z">
                <w:pPr>
                  <w:pStyle w:val="GvdeMetni"/>
                  <w:spacing w:before="125" w:line="360" w:lineRule="auto"/>
                  <w:ind w:left="0" w:right="100" w:firstLine="0"/>
                  <w:jc w:val="both"/>
                </w:pPr>
              </w:pPrChange>
            </w:pPr>
          </w:p>
        </w:tc>
      </w:tr>
      <w:tr w:rsidR="004D3245" w:rsidRPr="00D65C41" w14:paraId="5AD77AC8" w14:textId="77777777" w:rsidTr="00B574A8">
        <w:trPr>
          <w:trHeight w:val="475"/>
        </w:trPr>
        <w:tc>
          <w:tcPr>
            <w:tcW w:w="3893" w:type="dxa"/>
            <w:shd w:val="clear" w:color="auto" w:fill="F2F2F2"/>
          </w:tcPr>
          <w:p w14:paraId="7C279FE5" w14:textId="77777777" w:rsidR="004D3245" w:rsidRPr="00D65C41" w:rsidRDefault="00B574A8">
            <w:pPr>
              <w:pStyle w:val="GvdeMetni"/>
              <w:spacing w:before="0" w:line="360" w:lineRule="auto"/>
              <w:ind w:left="0" w:right="100" w:firstLine="0"/>
              <w:jc w:val="both"/>
              <w:rPr>
                <w:rFonts w:ascii="Times New Roman" w:hAnsi="Times New Roman"/>
                <w:b/>
                <w:i/>
                <w:iCs/>
                <w:color w:val="943634"/>
                <w:sz w:val="24"/>
                <w:szCs w:val="24"/>
              </w:rPr>
              <w:pPrChange w:id="3826" w:author="EMRAH COLAK" w:date="2015-07-30T14:42:00Z">
                <w:pPr>
                  <w:pStyle w:val="GvdeMetni"/>
                  <w:spacing w:before="125" w:line="360" w:lineRule="auto"/>
                  <w:ind w:left="0" w:right="100" w:firstLine="0"/>
                  <w:jc w:val="both"/>
                </w:pPr>
              </w:pPrChange>
            </w:pPr>
            <w:r>
              <w:rPr>
                <w:rFonts w:ascii="Times New Roman" w:hAnsi="Times New Roman"/>
                <w:sz w:val="24"/>
                <w:szCs w:val="24"/>
              </w:rPr>
              <w:t>Citrix XenDesktop Controller</w:t>
            </w:r>
          </w:p>
        </w:tc>
        <w:tc>
          <w:tcPr>
            <w:tcW w:w="4543" w:type="dxa"/>
            <w:shd w:val="clear" w:color="auto" w:fill="F2F2F2"/>
          </w:tcPr>
          <w:p w14:paraId="172E008A" w14:textId="77777777" w:rsidR="004D3245" w:rsidRPr="00B574A8" w:rsidRDefault="00B574A8">
            <w:pPr>
              <w:pStyle w:val="GvdeMetni"/>
              <w:spacing w:before="0" w:line="360" w:lineRule="auto"/>
              <w:ind w:left="0" w:right="100" w:firstLine="0"/>
              <w:jc w:val="both"/>
              <w:rPr>
                <w:rFonts w:ascii="Times New Roman" w:hAnsi="Times New Roman"/>
                <w:iCs/>
                <w:color w:val="943634"/>
                <w:sz w:val="24"/>
                <w:szCs w:val="24"/>
              </w:rPr>
              <w:pPrChange w:id="3827" w:author="EMRAH COLAK" w:date="2015-07-30T14:42:00Z">
                <w:pPr>
                  <w:pStyle w:val="GvdeMetni"/>
                  <w:spacing w:before="125" w:line="360" w:lineRule="auto"/>
                  <w:ind w:left="0" w:right="100" w:firstLine="0"/>
                  <w:jc w:val="both"/>
                </w:pPr>
              </w:pPrChange>
            </w:pPr>
            <w:r w:rsidRPr="00B574A8">
              <w:rPr>
                <w:rFonts w:ascii="Times New Roman" w:hAnsi="Times New Roman"/>
                <w:iCs/>
                <w:sz w:val="24"/>
                <w:szCs w:val="24"/>
              </w:rPr>
              <w:t>5.5 Platinum Edition</w:t>
            </w:r>
          </w:p>
        </w:tc>
      </w:tr>
      <w:tr w:rsidR="00AB6948" w:rsidRPr="00D65C41" w14:paraId="786147C6" w14:textId="77777777" w:rsidTr="00AB6948">
        <w:trPr>
          <w:trHeight w:val="497"/>
        </w:trPr>
        <w:tc>
          <w:tcPr>
            <w:tcW w:w="3893" w:type="dxa"/>
            <w:shd w:val="clear" w:color="auto" w:fill="FFFFFF"/>
          </w:tcPr>
          <w:p w14:paraId="178E43E5"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28"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Cisco XenApp </w:t>
            </w:r>
          </w:p>
        </w:tc>
        <w:tc>
          <w:tcPr>
            <w:tcW w:w="4543" w:type="dxa"/>
            <w:shd w:val="clear" w:color="auto" w:fill="FFFFFF"/>
          </w:tcPr>
          <w:p w14:paraId="47CF579F"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29" w:author="EMRAH COLAK" w:date="2015-07-30T14:42:00Z">
                <w:pPr>
                  <w:pStyle w:val="GvdeMetni"/>
                  <w:spacing w:before="125" w:line="360" w:lineRule="auto"/>
                  <w:ind w:left="0" w:right="100" w:firstLine="0"/>
                  <w:jc w:val="both"/>
                </w:pPr>
              </w:pPrChange>
            </w:pPr>
            <w:r>
              <w:rPr>
                <w:rFonts w:ascii="Times New Roman" w:hAnsi="Times New Roman"/>
                <w:sz w:val="24"/>
                <w:szCs w:val="24"/>
              </w:rPr>
              <w:t>6.5</w:t>
            </w:r>
          </w:p>
        </w:tc>
      </w:tr>
      <w:tr w:rsidR="00B574A8" w:rsidRPr="00D65C41" w14:paraId="1B756440" w14:textId="77777777" w:rsidTr="00B574A8">
        <w:trPr>
          <w:trHeight w:val="533"/>
        </w:trPr>
        <w:tc>
          <w:tcPr>
            <w:tcW w:w="3893" w:type="dxa"/>
            <w:shd w:val="clear" w:color="auto" w:fill="F2F2F2"/>
          </w:tcPr>
          <w:p w14:paraId="470B6F0A"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30" w:author="EMRAH COLAK" w:date="2015-07-30T14:42:00Z">
                <w:pPr>
                  <w:pStyle w:val="GvdeMetni"/>
                  <w:spacing w:before="125" w:line="360" w:lineRule="auto"/>
                  <w:ind w:left="0" w:right="100" w:firstLine="0"/>
                  <w:jc w:val="both"/>
                </w:pPr>
              </w:pPrChange>
            </w:pPr>
            <w:r>
              <w:rPr>
                <w:rFonts w:ascii="Times New Roman" w:hAnsi="Times New Roman"/>
                <w:sz w:val="24"/>
                <w:szCs w:val="24"/>
              </w:rPr>
              <w:t>OS XenDesktop Controller</w:t>
            </w:r>
          </w:p>
        </w:tc>
        <w:tc>
          <w:tcPr>
            <w:tcW w:w="4543" w:type="dxa"/>
            <w:shd w:val="clear" w:color="auto" w:fill="F2F2F2"/>
          </w:tcPr>
          <w:p w14:paraId="1CAFB311"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31" w:author="EMRAH COLAK" w:date="2015-07-30T14:42:00Z">
                <w:pPr>
                  <w:pStyle w:val="GvdeMetni"/>
                  <w:spacing w:before="125" w:line="360" w:lineRule="auto"/>
                  <w:ind w:left="0" w:right="100" w:firstLine="0"/>
                  <w:jc w:val="both"/>
                </w:pPr>
              </w:pPrChange>
            </w:pPr>
            <w:r>
              <w:rPr>
                <w:rFonts w:ascii="Times New Roman" w:hAnsi="Times New Roman"/>
                <w:sz w:val="24"/>
                <w:szCs w:val="24"/>
              </w:rPr>
              <w:t>Windows Server 2008 R2 Enterprise</w:t>
            </w:r>
          </w:p>
        </w:tc>
      </w:tr>
      <w:tr w:rsidR="00B574A8" w:rsidRPr="00D65C41" w14:paraId="250ED4F5" w14:textId="77777777" w:rsidTr="00AB6948">
        <w:trPr>
          <w:trHeight w:val="555"/>
        </w:trPr>
        <w:tc>
          <w:tcPr>
            <w:tcW w:w="3893" w:type="dxa"/>
            <w:shd w:val="clear" w:color="auto" w:fill="FFFFFF"/>
          </w:tcPr>
          <w:p w14:paraId="0193B343"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32" w:author="EMRAH COLAK" w:date="2015-07-30T14:42:00Z">
                <w:pPr>
                  <w:pStyle w:val="GvdeMetni"/>
                  <w:spacing w:before="125" w:line="360" w:lineRule="auto"/>
                  <w:ind w:left="0" w:right="100" w:firstLine="0"/>
                  <w:jc w:val="both"/>
                </w:pPr>
              </w:pPrChange>
            </w:pPr>
            <w:r>
              <w:rPr>
                <w:rFonts w:ascii="Times New Roman" w:hAnsi="Times New Roman"/>
                <w:sz w:val="24"/>
                <w:szCs w:val="24"/>
              </w:rPr>
              <w:t>Microsoft SQL Server</w:t>
            </w:r>
          </w:p>
        </w:tc>
        <w:tc>
          <w:tcPr>
            <w:tcW w:w="4543" w:type="dxa"/>
            <w:shd w:val="clear" w:color="auto" w:fill="FFFFFF"/>
          </w:tcPr>
          <w:p w14:paraId="1A50B3CF"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33" w:author="EMRAH COLAK" w:date="2015-07-30T14:42:00Z">
                <w:pPr>
                  <w:pStyle w:val="GvdeMetni"/>
                  <w:spacing w:before="125" w:line="360" w:lineRule="auto"/>
                  <w:ind w:left="0" w:right="100" w:firstLine="0"/>
                  <w:jc w:val="both"/>
                </w:pPr>
              </w:pPrChange>
            </w:pPr>
            <w:r>
              <w:rPr>
                <w:rFonts w:ascii="Times New Roman" w:hAnsi="Times New Roman"/>
                <w:sz w:val="24"/>
                <w:szCs w:val="24"/>
              </w:rPr>
              <w:t>2008 Enterprise (64-bit)</w:t>
            </w:r>
          </w:p>
        </w:tc>
      </w:tr>
      <w:tr w:rsidR="00B574A8" w:rsidRPr="00D65C41" w14:paraId="0CD579CE" w14:textId="77777777" w:rsidTr="00BD2658">
        <w:trPr>
          <w:trHeight w:val="549"/>
        </w:trPr>
        <w:tc>
          <w:tcPr>
            <w:tcW w:w="8436" w:type="dxa"/>
            <w:gridSpan w:val="2"/>
            <w:shd w:val="clear" w:color="auto" w:fill="F2F2F2"/>
          </w:tcPr>
          <w:p w14:paraId="450C884B" w14:textId="77777777" w:rsidR="00B574A8" w:rsidRPr="00D65C41" w:rsidRDefault="00B574A8">
            <w:pPr>
              <w:pStyle w:val="GvdeMetni"/>
              <w:tabs>
                <w:tab w:val="center" w:pos="2113"/>
              </w:tabs>
              <w:spacing w:before="0" w:line="360" w:lineRule="auto"/>
              <w:ind w:left="0" w:right="100" w:firstLine="0"/>
              <w:jc w:val="both"/>
              <w:rPr>
                <w:rFonts w:ascii="Times New Roman" w:hAnsi="Times New Roman"/>
                <w:color w:val="943634"/>
                <w:sz w:val="24"/>
                <w:szCs w:val="24"/>
              </w:rPr>
              <w:pPrChange w:id="3834" w:author="EMRAH COLAK" w:date="2015-07-30T14:42:00Z">
                <w:pPr>
                  <w:pStyle w:val="GvdeMetni"/>
                  <w:tabs>
                    <w:tab w:val="center" w:pos="2113"/>
                  </w:tabs>
                  <w:spacing w:before="125" w:line="360" w:lineRule="auto"/>
                  <w:ind w:left="0" w:right="100" w:firstLine="0"/>
                  <w:jc w:val="both"/>
                </w:pPr>
              </w:pPrChange>
            </w:pPr>
            <w:r>
              <w:rPr>
                <w:rFonts w:ascii="Times New Roman" w:hAnsi="Times New Roman"/>
                <w:sz w:val="24"/>
                <w:szCs w:val="24"/>
              </w:rPr>
              <w:t>Citrix XenServer</w:t>
            </w:r>
          </w:p>
        </w:tc>
      </w:tr>
      <w:tr w:rsidR="00B574A8" w:rsidRPr="00D65C41" w14:paraId="376305C2" w14:textId="77777777" w:rsidTr="00BD2658">
        <w:trPr>
          <w:trHeight w:val="529"/>
        </w:trPr>
        <w:tc>
          <w:tcPr>
            <w:tcW w:w="3893" w:type="dxa"/>
            <w:shd w:val="clear" w:color="auto" w:fill="auto"/>
          </w:tcPr>
          <w:p w14:paraId="74AE99D1"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35"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XenServer </w:t>
            </w:r>
          </w:p>
        </w:tc>
        <w:tc>
          <w:tcPr>
            <w:tcW w:w="4543" w:type="dxa"/>
            <w:shd w:val="clear" w:color="auto" w:fill="auto"/>
          </w:tcPr>
          <w:p w14:paraId="694FD9CA"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36" w:author="EMRAH COLAK" w:date="2015-07-30T14:42:00Z">
                <w:pPr>
                  <w:pStyle w:val="GvdeMetni"/>
                  <w:spacing w:before="125" w:line="360" w:lineRule="auto"/>
                  <w:ind w:left="0" w:right="100" w:firstLine="0"/>
                  <w:jc w:val="both"/>
                </w:pPr>
              </w:pPrChange>
            </w:pPr>
            <w:r>
              <w:rPr>
                <w:rFonts w:ascii="Times New Roman" w:hAnsi="Times New Roman"/>
                <w:sz w:val="24"/>
                <w:szCs w:val="24"/>
              </w:rPr>
              <w:t>6.0 (Build 50762p)</w:t>
            </w:r>
          </w:p>
        </w:tc>
      </w:tr>
      <w:tr w:rsidR="00B574A8" w:rsidRPr="00D65C41" w14:paraId="34A4D83D" w14:textId="77777777" w:rsidTr="00BD2658">
        <w:trPr>
          <w:trHeight w:val="514"/>
        </w:trPr>
        <w:tc>
          <w:tcPr>
            <w:tcW w:w="3893" w:type="dxa"/>
            <w:shd w:val="clear" w:color="auto" w:fill="F2F2F2"/>
          </w:tcPr>
          <w:p w14:paraId="6CE0A21D" w14:textId="77777777" w:rsidR="00B574A8" w:rsidRPr="00D65C41" w:rsidRDefault="00D45860">
            <w:pPr>
              <w:pStyle w:val="GvdeMetni"/>
              <w:spacing w:before="0" w:line="360" w:lineRule="auto"/>
              <w:ind w:left="0" w:right="100" w:firstLine="0"/>
              <w:jc w:val="both"/>
              <w:rPr>
                <w:rFonts w:ascii="Times New Roman" w:hAnsi="Times New Roman"/>
                <w:color w:val="943634"/>
                <w:sz w:val="24"/>
                <w:szCs w:val="24"/>
              </w:rPr>
              <w:pPrChange w:id="3837" w:author="EMRAH COLAK" w:date="2015-07-30T14:42:00Z">
                <w:pPr>
                  <w:pStyle w:val="GvdeMetni"/>
                  <w:spacing w:before="125" w:line="360" w:lineRule="auto"/>
                  <w:ind w:left="0" w:right="100" w:firstLine="0"/>
                  <w:jc w:val="both"/>
                </w:pPr>
              </w:pPrChange>
            </w:pPr>
            <w:r>
              <w:rPr>
                <w:rFonts w:ascii="Times New Roman" w:hAnsi="Times New Roman"/>
                <w:sz w:val="24"/>
                <w:szCs w:val="24"/>
              </w:rPr>
              <w:t>V</w:t>
            </w:r>
            <w:r w:rsidR="00B574A8">
              <w:rPr>
                <w:rFonts w:ascii="Times New Roman" w:hAnsi="Times New Roman"/>
                <w:sz w:val="24"/>
                <w:szCs w:val="24"/>
              </w:rPr>
              <w:t>Center</w:t>
            </w:r>
          </w:p>
        </w:tc>
        <w:tc>
          <w:tcPr>
            <w:tcW w:w="4543" w:type="dxa"/>
            <w:shd w:val="clear" w:color="auto" w:fill="F2F2F2"/>
          </w:tcPr>
          <w:p w14:paraId="00B82D0C" w14:textId="77777777" w:rsidR="00B574A8" w:rsidRPr="00D65C41" w:rsidRDefault="00D45860">
            <w:pPr>
              <w:pStyle w:val="GvdeMetni"/>
              <w:spacing w:before="0" w:line="360" w:lineRule="auto"/>
              <w:ind w:left="0" w:right="100" w:firstLine="0"/>
              <w:jc w:val="both"/>
              <w:rPr>
                <w:rFonts w:ascii="Times New Roman" w:hAnsi="Times New Roman"/>
                <w:color w:val="943634"/>
                <w:sz w:val="24"/>
                <w:szCs w:val="24"/>
              </w:rPr>
              <w:pPrChange w:id="3838" w:author="EMRAH COLAK" w:date="2015-07-30T14:42:00Z">
                <w:pPr>
                  <w:pStyle w:val="GvdeMetni"/>
                  <w:spacing w:before="125" w:line="360" w:lineRule="auto"/>
                  <w:ind w:left="0" w:right="100" w:firstLine="0"/>
                  <w:jc w:val="both"/>
                </w:pPr>
              </w:pPrChange>
            </w:pPr>
            <w:r>
              <w:rPr>
                <w:rFonts w:ascii="Times New Roman" w:hAnsi="Times New Roman"/>
                <w:sz w:val="24"/>
                <w:szCs w:val="24"/>
              </w:rPr>
              <w:t>5.5</w:t>
            </w:r>
          </w:p>
        </w:tc>
      </w:tr>
      <w:tr w:rsidR="00AB6948" w:rsidRPr="00D65C41" w14:paraId="4E85624E" w14:textId="77777777" w:rsidTr="00AB6948">
        <w:trPr>
          <w:trHeight w:val="514"/>
        </w:trPr>
        <w:tc>
          <w:tcPr>
            <w:tcW w:w="3893" w:type="dxa"/>
            <w:shd w:val="clear" w:color="auto" w:fill="FFFFFF"/>
          </w:tcPr>
          <w:p w14:paraId="33085C73"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39" w:author="EMRAH COLAK" w:date="2015-07-30T14:42:00Z">
                <w:pPr>
                  <w:pStyle w:val="GvdeMetni"/>
                  <w:spacing w:before="125" w:line="360" w:lineRule="auto"/>
                  <w:ind w:left="0" w:right="100" w:firstLine="0"/>
                  <w:jc w:val="both"/>
                </w:pPr>
              </w:pPrChange>
            </w:pPr>
            <w:r>
              <w:rPr>
                <w:rFonts w:ascii="Times New Roman" w:hAnsi="Times New Roman"/>
                <w:sz w:val="24"/>
                <w:szCs w:val="24"/>
              </w:rPr>
              <w:t>İnce İstemci</w:t>
            </w:r>
          </w:p>
        </w:tc>
        <w:tc>
          <w:tcPr>
            <w:tcW w:w="4543" w:type="dxa"/>
            <w:shd w:val="clear" w:color="auto" w:fill="FFFFFF"/>
          </w:tcPr>
          <w:p w14:paraId="62CF8746" w14:textId="77777777" w:rsidR="00B574A8" w:rsidRPr="00D65C41" w:rsidRDefault="00B574A8">
            <w:pPr>
              <w:pStyle w:val="GvdeMetni"/>
              <w:spacing w:before="0" w:line="360" w:lineRule="auto"/>
              <w:ind w:left="0" w:right="100" w:firstLine="0"/>
              <w:jc w:val="both"/>
              <w:rPr>
                <w:rFonts w:ascii="Times New Roman" w:hAnsi="Times New Roman"/>
                <w:sz w:val="24"/>
                <w:szCs w:val="24"/>
              </w:rPr>
              <w:pPrChange w:id="3840" w:author="EMRAH COLAK" w:date="2015-07-30T14:42:00Z">
                <w:pPr>
                  <w:pStyle w:val="GvdeMetni"/>
                  <w:spacing w:before="125" w:line="360" w:lineRule="auto"/>
                  <w:ind w:left="0" w:right="100" w:firstLine="0"/>
                  <w:jc w:val="both"/>
                </w:pPr>
              </w:pPrChange>
            </w:pPr>
          </w:p>
        </w:tc>
      </w:tr>
      <w:tr w:rsidR="00B574A8" w:rsidRPr="00B574A8" w14:paraId="58F0022D" w14:textId="77777777" w:rsidTr="00B574A8">
        <w:trPr>
          <w:trHeight w:val="514"/>
        </w:trPr>
        <w:tc>
          <w:tcPr>
            <w:tcW w:w="3893" w:type="dxa"/>
            <w:shd w:val="clear" w:color="auto" w:fill="F2F2F2"/>
          </w:tcPr>
          <w:p w14:paraId="6E1932A2"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41" w:author="EMRAH COLAK" w:date="2015-07-30T14:42:00Z">
                <w:pPr>
                  <w:pStyle w:val="GvdeMetni"/>
                  <w:spacing w:before="125" w:line="360" w:lineRule="auto"/>
                  <w:ind w:left="0" w:right="100" w:firstLine="0"/>
                  <w:jc w:val="both"/>
                </w:pPr>
              </w:pPrChange>
            </w:pPr>
            <w:r>
              <w:rPr>
                <w:rFonts w:ascii="Times New Roman" w:hAnsi="Times New Roman"/>
                <w:sz w:val="24"/>
                <w:szCs w:val="24"/>
              </w:rPr>
              <w:t>OS</w:t>
            </w:r>
          </w:p>
        </w:tc>
        <w:tc>
          <w:tcPr>
            <w:tcW w:w="4543" w:type="dxa"/>
            <w:shd w:val="clear" w:color="auto" w:fill="F2F2F2"/>
          </w:tcPr>
          <w:p w14:paraId="57B86B0F"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42" w:author="EMRAH COLAK" w:date="2015-07-30T14:42:00Z">
                <w:pPr>
                  <w:pStyle w:val="GvdeMetni"/>
                  <w:spacing w:before="125" w:line="360" w:lineRule="auto"/>
                  <w:ind w:left="0" w:right="100" w:firstLine="0"/>
                  <w:jc w:val="both"/>
                </w:pPr>
              </w:pPrChange>
            </w:pPr>
            <w:r>
              <w:rPr>
                <w:rFonts w:ascii="Times New Roman" w:hAnsi="Times New Roman"/>
                <w:sz w:val="24"/>
                <w:szCs w:val="24"/>
              </w:rPr>
              <w:t>MS Windows 7 Enterprise (32-bit) SP1</w:t>
            </w:r>
          </w:p>
        </w:tc>
      </w:tr>
      <w:tr w:rsidR="00AB6948" w:rsidRPr="00D65C41" w14:paraId="5D2E3FCF" w14:textId="77777777" w:rsidTr="00AB6948">
        <w:trPr>
          <w:trHeight w:val="514"/>
        </w:trPr>
        <w:tc>
          <w:tcPr>
            <w:tcW w:w="3893" w:type="dxa"/>
            <w:shd w:val="clear" w:color="auto" w:fill="FFFFFF"/>
          </w:tcPr>
          <w:p w14:paraId="0A906F7D"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43" w:author="EMRAH COLAK" w:date="2015-07-30T14:42:00Z">
                <w:pPr>
                  <w:pStyle w:val="GvdeMetni"/>
                  <w:spacing w:before="125" w:line="360" w:lineRule="auto"/>
                  <w:ind w:left="0" w:right="100" w:firstLine="0"/>
                  <w:jc w:val="both"/>
                </w:pPr>
              </w:pPrChange>
            </w:pPr>
            <w:r>
              <w:rPr>
                <w:rFonts w:ascii="Times New Roman" w:hAnsi="Times New Roman"/>
                <w:sz w:val="24"/>
                <w:szCs w:val="24"/>
              </w:rPr>
              <w:t xml:space="preserve">Microsoft Office </w:t>
            </w:r>
          </w:p>
        </w:tc>
        <w:tc>
          <w:tcPr>
            <w:tcW w:w="4543" w:type="dxa"/>
            <w:shd w:val="clear" w:color="auto" w:fill="FFFFFF"/>
          </w:tcPr>
          <w:p w14:paraId="6211BA8B"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44" w:author="EMRAH COLAK" w:date="2015-07-30T14:42:00Z">
                <w:pPr>
                  <w:pStyle w:val="GvdeMetni"/>
                  <w:spacing w:before="125" w:line="360" w:lineRule="auto"/>
                  <w:ind w:left="0" w:right="100" w:firstLine="0"/>
                  <w:jc w:val="both"/>
                </w:pPr>
              </w:pPrChange>
            </w:pPr>
            <w:r>
              <w:rPr>
                <w:rFonts w:ascii="Times New Roman" w:hAnsi="Times New Roman"/>
                <w:sz w:val="24"/>
                <w:szCs w:val="24"/>
              </w:rPr>
              <w:t>Office Enterprise 2007 SP2</w:t>
            </w:r>
          </w:p>
        </w:tc>
      </w:tr>
      <w:tr w:rsidR="00B574A8" w:rsidRPr="00D65C41" w14:paraId="42237BDC" w14:textId="77777777" w:rsidTr="00B574A8">
        <w:trPr>
          <w:trHeight w:val="514"/>
        </w:trPr>
        <w:tc>
          <w:tcPr>
            <w:tcW w:w="3893" w:type="dxa"/>
            <w:shd w:val="clear" w:color="auto" w:fill="F2F2F2"/>
          </w:tcPr>
          <w:p w14:paraId="5252D5D2" w14:textId="77777777" w:rsidR="00B574A8" w:rsidRPr="00D65C41" w:rsidRDefault="00B574A8">
            <w:pPr>
              <w:pStyle w:val="GvdeMetni"/>
              <w:spacing w:before="0" w:line="360" w:lineRule="auto"/>
              <w:ind w:left="0" w:right="100" w:firstLine="0"/>
              <w:jc w:val="both"/>
              <w:rPr>
                <w:rFonts w:ascii="Times New Roman" w:hAnsi="Times New Roman"/>
                <w:color w:val="943634"/>
                <w:sz w:val="24"/>
                <w:szCs w:val="24"/>
              </w:rPr>
              <w:pPrChange w:id="3845" w:author="EMRAH COLAK" w:date="2015-07-30T14:42:00Z">
                <w:pPr>
                  <w:pStyle w:val="GvdeMetni"/>
                  <w:spacing w:before="125" w:line="360" w:lineRule="auto"/>
                  <w:ind w:left="0" w:right="100" w:firstLine="0"/>
                  <w:jc w:val="both"/>
                </w:pPr>
              </w:pPrChange>
            </w:pPr>
            <w:r>
              <w:rPr>
                <w:rFonts w:ascii="Times New Roman" w:hAnsi="Times New Roman"/>
                <w:sz w:val="24"/>
                <w:szCs w:val="24"/>
              </w:rPr>
              <w:t>McAfee Virus Scan</w:t>
            </w:r>
          </w:p>
        </w:tc>
        <w:tc>
          <w:tcPr>
            <w:tcW w:w="4543" w:type="dxa"/>
            <w:shd w:val="clear" w:color="auto" w:fill="F2F2F2"/>
          </w:tcPr>
          <w:p w14:paraId="4EE1A929" w14:textId="77777777" w:rsidR="00B574A8" w:rsidRPr="00D65C41" w:rsidRDefault="00481175">
            <w:pPr>
              <w:pStyle w:val="GvdeMetni"/>
              <w:spacing w:before="0" w:line="360" w:lineRule="auto"/>
              <w:ind w:left="0" w:right="100" w:firstLine="0"/>
              <w:jc w:val="both"/>
              <w:rPr>
                <w:rFonts w:ascii="Times New Roman" w:hAnsi="Times New Roman"/>
                <w:color w:val="943634"/>
                <w:sz w:val="24"/>
                <w:szCs w:val="24"/>
              </w:rPr>
              <w:pPrChange w:id="3846" w:author="EMRAH COLAK" w:date="2015-07-30T14:42:00Z">
                <w:pPr>
                  <w:pStyle w:val="GvdeMetni"/>
                  <w:spacing w:before="125" w:line="360" w:lineRule="auto"/>
                  <w:ind w:left="0" w:right="100" w:firstLine="0"/>
                  <w:jc w:val="both"/>
                </w:pPr>
              </w:pPrChange>
            </w:pPr>
            <w:r>
              <w:rPr>
                <w:rFonts w:ascii="Times New Roman" w:hAnsi="Times New Roman"/>
                <w:sz w:val="24"/>
                <w:szCs w:val="24"/>
              </w:rPr>
              <w:t>8.7.0i Enterprise</w:t>
            </w:r>
          </w:p>
        </w:tc>
      </w:tr>
      <w:tr w:rsidR="00AB6948" w:rsidRPr="00B574A8" w14:paraId="70B9EF8F" w14:textId="77777777" w:rsidTr="00AB6948">
        <w:trPr>
          <w:trHeight w:val="514"/>
        </w:trPr>
        <w:tc>
          <w:tcPr>
            <w:tcW w:w="3893" w:type="dxa"/>
            <w:shd w:val="clear" w:color="auto" w:fill="FFFFFF"/>
          </w:tcPr>
          <w:p w14:paraId="66538B53"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47" w:author="EMRAH COLAK" w:date="2015-07-30T14:42:00Z">
                <w:pPr>
                  <w:pStyle w:val="GvdeMetni"/>
                  <w:spacing w:before="125" w:line="360" w:lineRule="auto"/>
                  <w:ind w:left="0" w:right="100" w:firstLine="0"/>
                  <w:jc w:val="both"/>
                </w:pPr>
              </w:pPrChange>
            </w:pPr>
            <w:r>
              <w:rPr>
                <w:rFonts w:ascii="Times New Roman" w:hAnsi="Times New Roman"/>
                <w:sz w:val="24"/>
                <w:szCs w:val="24"/>
              </w:rPr>
              <w:t>VDI</w:t>
            </w:r>
          </w:p>
        </w:tc>
        <w:tc>
          <w:tcPr>
            <w:tcW w:w="4543" w:type="dxa"/>
            <w:shd w:val="clear" w:color="auto" w:fill="FFFFFF"/>
          </w:tcPr>
          <w:p w14:paraId="2E14D847" w14:textId="77777777" w:rsidR="00B574A8" w:rsidRPr="00B574A8" w:rsidRDefault="00B574A8">
            <w:pPr>
              <w:pStyle w:val="GvdeMetni"/>
              <w:spacing w:before="0" w:line="360" w:lineRule="auto"/>
              <w:ind w:left="0" w:right="100" w:firstLine="0"/>
              <w:jc w:val="both"/>
              <w:rPr>
                <w:rFonts w:ascii="Times New Roman" w:hAnsi="Times New Roman"/>
                <w:color w:val="943634"/>
                <w:sz w:val="24"/>
                <w:szCs w:val="24"/>
              </w:rPr>
              <w:pPrChange w:id="3848" w:author="EMRAH COLAK" w:date="2015-07-30T14:42:00Z">
                <w:pPr>
                  <w:pStyle w:val="GvdeMetni"/>
                  <w:spacing w:before="125" w:line="360" w:lineRule="auto"/>
                  <w:ind w:left="0" w:right="100" w:firstLine="0"/>
                  <w:jc w:val="both"/>
                </w:pPr>
              </w:pPrChange>
            </w:pPr>
            <w:r>
              <w:rPr>
                <w:rFonts w:ascii="Times New Roman" w:hAnsi="Times New Roman"/>
                <w:sz w:val="24"/>
                <w:szCs w:val="24"/>
              </w:rPr>
              <w:t>3.0 Professional</w:t>
            </w:r>
          </w:p>
        </w:tc>
      </w:tr>
    </w:tbl>
    <w:p w14:paraId="28284400" w14:textId="77777777" w:rsidR="00C4139E" w:rsidRDefault="00C4139E">
      <w:pPr>
        <w:spacing w:after="0"/>
        <w:rPr>
          <w:rFonts w:ascii="Times New Roman" w:hAnsi="Times New Roman"/>
          <w:sz w:val="24"/>
          <w:szCs w:val="24"/>
        </w:rPr>
        <w:pPrChange w:id="3849" w:author="EMRAH COLAK" w:date="2015-07-30T14:42:00Z">
          <w:pPr/>
        </w:pPrChange>
      </w:pPr>
    </w:p>
    <w:p w14:paraId="2BC58200" w14:textId="77777777" w:rsidR="00C4139E" w:rsidRDefault="00C4139E">
      <w:pPr>
        <w:spacing w:after="0"/>
        <w:rPr>
          <w:rFonts w:ascii="Times New Roman" w:hAnsi="Times New Roman"/>
          <w:sz w:val="24"/>
          <w:szCs w:val="24"/>
        </w:rPr>
        <w:pPrChange w:id="3850" w:author="EMRAH COLAK" w:date="2015-07-30T14:42:00Z">
          <w:pPr/>
        </w:pPrChange>
      </w:pPr>
    </w:p>
    <w:p w14:paraId="53191736" w14:textId="77777777" w:rsidR="00C4139E" w:rsidRDefault="00C4139E">
      <w:pPr>
        <w:spacing w:after="0"/>
        <w:rPr>
          <w:rFonts w:ascii="Times New Roman" w:hAnsi="Times New Roman"/>
          <w:sz w:val="24"/>
          <w:szCs w:val="24"/>
        </w:rPr>
        <w:pPrChange w:id="3851" w:author="EMRAH COLAK" w:date="2015-07-30T14:42:00Z">
          <w:pPr/>
        </w:pPrChange>
      </w:pPr>
    </w:p>
    <w:p w14:paraId="049C4AF6" w14:textId="77777777" w:rsidR="00C4139E" w:rsidRDefault="00C4139E">
      <w:pPr>
        <w:spacing w:after="0"/>
        <w:rPr>
          <w:rFonts w:ascii="Times New Roman" w:hAnsi="Times New Roman"/>
          <w:sz w:val="24"/>
          <w:szCs w:val="24"/>
        </w:rPr>
        <w:pPrChange w:id="3852" w:author="EMRAH COLAK" w:date="2015-07-30T14:42:00Z">
          <w:pPr/>
        </w:pPrChange>
      </w:pPr>
    </w:p>
    <w:p w14:paraId="7AF478C2" w14:textId="77777777" w:rsidR="0000264A" w:rsidRDefault="0000264A">
      <w:pPr>
        <w:spacing w:after="0"/>
        <w:ind w:left="1416" w:firstLine="708"/>
        <w:rPr>
          <w:ins w:id="3853" w:author="EMRAH COLAK" w:date="2015-07-30T14:42:00Z"/>
          <w:rFonts w:ascii="Times New Roman" w:hAnsi="Times New Roman"/>
        </w:rPr>
        <w:pPrChange w:id="3854" w:author="EMRAH COLAK" w:date="2015-07-30T14:42:00Z">
          <w:pPr>
            <w:ind w:left="1416" w:firstLine="708"/>
          </w:pPr>
        </w:pPrChange>
      </w:pPr>
    </w:p>
    <w:p w14:paraId="3CCD8F93" w14:textId="77777777" w:rsidR="00B26D84" w:rsidRDefault="00B26D84">
      <w:pPr>
        <w:spacing w:after="0"/>
        <w:ind w:left="1416" w:firstLine="708"/>
        <w:rPr>
          <w:ins w:id="3855" w:author="EMRAH COLAK" w:date="2015-07-30T14:42:00Z"/>
          <w:rFonts w:ascii="Times New Roman" w:hAnsi="Times New Roman"/>
        </w:rPr>
        <w:pPrChange w:id="3856" w:author="EMRAH COLAK" w:date="2015-07-30T14:42:00Z">
          <w:pPr>
            <w:ind w:left="1416" w:firstLine="708"/>
          </w:pPr>
        </w:pPrChange>
      </w:pPr>
    </w:p>
    <w:p w14:paraId="3509D5BE" w14:textId="77777777" w:rsidR="00B26D84" w:rsidRDefault="00B26D84">
      <w:pPr>
        <w:spacing w:after="0"/>
        <w:ind w:left="1416" w:firstLine="708"/>
        <w:rPr>
          <w:ins w:id="3857" w:author="EMRAH COLAK" w:date="2015-07-30T14:42:00Z"/>
          <w:rFonts w:ascii="Times New Roman" w:hAnsi="Times New Roman"/>
        </w:rPr>
        <w:pPrChange w:id="3858" w:author="EMRAH COLAK" w:date="2015-07-30T14:42:00Z">
          <w:pPr>
            <w:ind w:left="1416" w:firstLine="708"/>
          </w:pPr>
        </w:pPrChange>
      </w:pPr>
    </w:p>
    <w:p w14:paraId="55599D9C" w14:textId="77777777" w:rsidR="00B26D84" w:rsidRDefault="00B26D84">
      <w:pPr>
        <w:spacing w:after="0"/>
        <w:ind w:left="1416" w:firstLine="708"/>
        <w:rPr>
          <w:ins w:id="3859" w:author="EMRAH COLAK" w:date="2015-07-30T14:42:00Z"/>
          <w:rFonts w:ascii="Times New Roman" w:hAnsi="Times New Roman"/>
        </w:rPr>
        <w:pPrChange w:id="3860" w:author="EMRAH COLAK" w:date="2015-07-30T14:42:00Z">
          <w:pPr>
            <w:ind w:left="1416" w:firstLine="708"/>
          </w:pPr>
        </w:pPrChange>
      </w:pPr>
    </w:p>
    <w:p w14:paraId="6A003D5D" w14:textId="77777777" w:rsidR="00B26D84" w:rsidRDefault="00B26D84">
      <w:pPr>
        <w:spacing w:after="0"/>
        <w:ind w:left="1416" w:firstLine="708"/>
        <w:rPr>
          <w:ins w:id="3861" w:author="EMRAH COLAK" w:date="2015-07-30T14:42:00Z"/>
          <w:rFonts w:ascii="Times New Roman" w:hAnsi="Times New Roman"/>
        </w:rPr>
        <w:pPrChange w:id="3862" w:author="EMRAH COLAK" w:date="2015-07-30T14:42:00Z">
          <w:pPr>
            <w:ind w:left="1416" w:firstLine="708"/>
          </w:pPr>
        </w:pPrChange>
      </w:pPr>
    </w:p>
    <w:p w14:paraId="263F14DE" w14:textId="77777777" w:rsidR="00B26D84" w:rsidRDefault="00B26D84">
      <w:pPr>
        <w:spacing w:after="0"/>
        <w:ind w:left="1416" w:firstLine="708"/>
        <w:rPr>
          <w:ins w:id="3863" w:author="EMRAH COLAK" w:date="2015-07-30T14:42:00Z"/>
          <w:rFonts w:ascii="Times New Roman" w:hAnsi="Times New Roman"/>
        </w:rPr>
        <w:pPrChange w:id="3864" w:author="EMRAH COLAK" w:date="2015-07-30T14:42:00Z">
          <w:pPr>
            <w:ind w:left="1416" w:firstLine="708"/>
          </w:pPr>
        </w:pPrChange>
      </w:pPr>
    </w:p>
    <w:p w14:paraId="5D105AB2" w14:textId="77777777" w:rsidR="00B26D84" w:rsidRDefault="00B26D84">
      <w:pPr>
        <w:spacing w:after="0"/>
        <w:ind w:left="1416" w:firstLine="708"/>
        <w:rPr>
          <w:rFonts w:ascii="Times New Roman" w:hAnsi="Times New Roman"/>
        </w:rPr>
        <w:pPrChange w:id="3865" w:author="EMRAH COLAK" w:date="2015-07-30T14:42:00Z">
          <w:pPr>
            <w:ind w:left="1416" w:firstLine="708"/>
          </w:pPr>
        </w:pPrChange>
      </w:pPr>
    </w:p>
    <w:p w14:paraId="0FC9AFED" w14:textId="77777777" w:rsidR="0000264A" w:rsidRDefault="0000264A">
      <w:pPr>
        <w:spacing w:after="0"/>
        <w:ind w:left="1416" w:firstLine="708"/>
        <w:rPr>
          <w:rFonts w:ascii="Times New Roman" w:hAnsi="Times New Roman"/>
        </w:rPr>
        <w:pPrChange w:id="3866" w:author="EMRAH COLAK" w:date="2015-07-30T14:42:00Z">
          <w:pPr>
            <w:ind w:left="1416" w:firstLine="708"/>
          </w:pPr>
        </w:pPrChange>
      </w:pPr>
    </w:p>
    <w:p w14:paraId="476EDDE8" w14:textId="313C6923" w:rsidR="008E6907" w:rsidRPr="00A75553" w:rsidRDefault="008E6907">
      <w:pPr>
        <w:spacing w:after="0"/>
        <w:rPr>
          <w:rFonts w:ascii="Times New Roman" w:hAnsi="Times New Roman"/>
        </w:rPr>
        <w:pPrChange w:id="3867" w:author="EMRAH COLAK" w:date="2015-07-30T14:42:00Z">
          <w:pPr>
            <w:ind w:left="1416" w:firstLine="708"/>
          </w:pPr>
        </w:pPrChange>
      </w:pPr>
      <w:bookmarkStart w:id="3868" w:name="şekil302"/>
      <w:r w:rsidRPr="00A75553">
        <w:rPr>
          <w:rFonts w:ascii="Times New Roman" w:hAnsi="Times New Roman"/>
        </w:rPr>
        <w:lastRenderedPageBreak/>
        <w:t xml:space="preserve">Şekil </w:t>
      </w:r>
      <w:del w:id="3869" w:author="EMRAH COLAK" w:date="2015-07-30T08:46:00Z">
        <w:r w:rsidRPr="00A75553" w:rsidDel="00615C90">
          <w:rPr>
            <w:rFonts w:ascii="Times New Roman" w:hAnsi="Times New Roman"/>
          </w:rPr>
          <w:delText>3-2</w:delText>
        </w:r>
      </w:del>
      <w:ins w:id="3870" w:author="EMRAH COLAK" w:date="2015-07-30T08:46:00Z">
        <w:r w:rsidR="00615C90">
          <w:rPr>
            <w:rFonts w:ascii="Times New Roman" w:hAnsi="Times New Roman"/>
          </w:rPr>
          <w:t>1</w:t>
        </w:r>
      </w:ins>
      <w:ins w:id="3871" w:author="EMRAH COLAK" w:date="2015-07-30T08:49:00Z">
        <w:r w:rsidR="00ED0087">
          <w:rPr>
            <w:rFonts w:ascii="Times New Roman" w:hAnsi="Times New Roman"/>
          </w:rPr>
          <w:t>7</w:t>
        </w:r>
      </w:ins>
      <w:ins w:id="3872" w:author="EMRAH COLAK" w:date="2015-07-30T08:46:00Z">
        <w:r w:rsidR="00615C90">
          <w:rPr>
            <w:rFonts w:ascii="Times New Roman" w:hAnsi="Times New Roman"/>
          </w:rPr>
          <w:t>:</w:t>
        </w:r>
      </w:ins>
      <w:r w:rsidRPr="00A75553">
        <w:rPr>
          <w:rFonts w:ascii="Times New Roman" w:hAnsi="Times New Roman"/>
        </w:rPr>
        <w:t xml:space="preserve"> Örnek Uygulama Yönetici Arayüzü</w:t>
      </w:r>
    </w:p>
    <w:bookmarkEnd w:id="3868"/>
    <w:p w14:paraId="0343D9B6" w14:textId="4329D210" w:rsidR="008E6907" w:rsidRPr="00C4139E" w:rsidDel="00B26D84" w:rsidRDefault="008E6907">
      <w:pPr>
        <w:spacing w:after="0"/>
        <w:rPr>
          <w:del w:id="3873" w:author="EMRAH COLAK" w:date="2015-07-30T14:43:00Z"/>
        </w:rPr>
        <w:pPrChange w:id="3874" w:author="EMRAH COLAK" w:date="2015-07-30T14:42:00Z">
          <w:pPr/>
        </w:pPrChange>
      </w:pPr>
    </w:p>
    <w:p w14:paraId="5D03D915" w14:textId="77777777" w:rsidR="008E6907" w:rsidRPr="00C4139E" w:rsidRDefault="000F7C00">
      <w:pPr>
        <w:spacing w:after="0"/>
        <w:rPr>
          <w:noProof/>
          <w:lang w:eastAsia="tr-TR"/>
        </w:rPr>
        <w:pPrChange w:id="3875" w:author="EMRAH COLAK" w:date="2015-07-30T14:42:00Z">
          <w:pPr/>
        </w:pPrChange>
      </w:pPr>
      <w:r w:rsidRPr="00C4139E">
        <w:rPr>
          <w:noProof/>
          <w:lang w:eastAsia="tr-TR"/>
        </w:rPr>
        <w:drawing>
          <wp:inline distT="0" distB="0" distL="0" distR="0" wp14:anchorId="0A2A9742" wp14:editId="1EF97048">
            <wp:extent cx="5215890" cy="4333240"/>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4333240"/>
                    </a:xfrm>
                    <a:prstGeom prst="rect">
                      <a:avLst/>
                    </a:prstGeom>
                    <a:noFill/>
                    <a:ln>
                      <a:noFill/>
                    </a:ln>
                  </pic:spPr>
                </pic:pic>
              </a:graphicData>
            </a:graphic>
          </wp:inline>
        </w:drawing>
      </w:r>
    </w:p>
    <w:p w14:paraId="77ABDCC9" w14:textId="77777777" w:rsidR="008D7916" w:rsidRPr="00C4139E" w:rsidRDefault="008D7916">
      <w:pPr>
        <w:spacing w:after="0" w:line="360" w:lineRule="auto"/>
        <w:pPrChange w:id="3876" w:author="EMRAH COLAK" w:date="2015-07-30T14:42:00Z">
          <w:pPr/>
        </w:pPrChange>
      </w:pPr>
    </w:p>
    <w:p w14:paraId="1741F9EB" w14:textId="5DA0AF8B" w:rsidR="00DA1389" w:rsidRPr="00DA1389" w:rsidRDefault="00DA1389">
      <w:pPr>
        <w:spacing w:after="0" w:line="360" w:lineRule="auto"/>
        <w:ind w:firstLine="708"/>
        <w:jc w:val="both"/>
        <w:rPr>
          <w:rFonts w:ascii="Times New Roman" w:hAnsi="Times New Roman"/>
          <w:sz w:val="24"/>
          <w:szCs w:val="24"/>
        </w:rPr>
        <w:pPrChange w:id="3877" w:author="EMRAH COLAK" w:date="2015-07-30T14:42:00Z">
          <w:pPr>
            <w:spacing w:line="360" w:lineRule="auto"/>
            <w:ind w:firstLine="708"/>
            <w:jc w:val="both"/>
          </w:pPr>
        </w:pPrChange>
      </w:pPr>
      <w:r w:rsidRPr="00DA1389">
        <w:rPr>
          <w:rFonts w:ascii="Times New Roman" w:hAnsi="Times New Roman"/>
          <w:sz w:val="24"/>
          <w:szCs w:val="24"/>
        </w:rPr>
        <w:t xml:space="preserve">Şekil </w:t>
      </w:r>
      <w:ins w:id="3878" w:author="EMRAH COLAK" w:date="2015-07-30T08:59:00Z">
        <w:r w:rsidR="00FF1D6E">
          <w:rPr>
            <w:rFonts w:ascii="Times New Roman" w:hAnsi="Times New Roman"/>
            <w:sz w:val="24"/>
            <w:szCs w:val="24"/>
          </w:rPr>
          <w:t>17</w:t>
        </w:r>
      </w:ins>
      <w:del w:id="3879" w:author="EMRAH COLAK" w:date="2015-07-30T08:59:00Z">
        <w:r w:rsidRPr="00DA1389" w:rsidDel="00FF1D6E">
          <w:rPr>
            <w:rFonts w:ascii="Times New Roman" w:hAnsi="Times New Roman"/>
            <w:sz w:val="24"/>
            <w:szCs w:val="24"/>
          </w:rPr>
          <w:delText xml:space="preserve">3-2 </w:delText>
        </w:r>
      </w:del>
      <w:ins w:id="3880" w:author="EMRAH COLAK" w:date="2015-07-30T08:59:00Z">
        <w:r w:rsidR="00FF1D6E">
          <w:rPr>
            <w:rFonts w:ascii="Times New Roman" w:hAnsi="Times New Roman"/>
            <w:sz w:val="24"/>
            <w:szCs w:val="24"/>
          </w:rPr>
          <w:t>’</w:t>
        </w:r>
      </w:ins>
      <w:r w:rsidRPr="00DA1389">
        <w:rPr>
          <w:rFonts w:ascii="Times New Roman" w:hAnsi="Times New Roman"/>
          <w:sz w:val="24"/>
          <w:szCs w:val="24"/>
        </w:rPr>
        <w:t xml:space="preserve">de yöneticilerin kullandığı işlevsel arayüz görülmektedir. Yöneticiler burada; hem makinelerin durumlarını izlemekte hem de makine kullanılıyorken bile makine donanımına ekleme veya makine donanımından çıkartma işlemlerini kolaylıkla yerine getirenbilmektedirler. Ayrıca makinelerin bulunduğu hostlara göre mevcut mimarinin önceden ayarlanılan özelliklere göre yapıyor olduğu yük dağılımını, yöneticiler de her zaman yapabilir ve anlık müdahalelerle hostların o anki durumuna göre yeni bir denge oluşturabilir. </w:t>
      </w:r>
    </w:p>
    <w:p w14:paraId="591D5940" w14:textId="77777777" w:rsidR="008D7916" w:rsidRPr="00DA1389" w:rsidRDefault="008D7916">
      <w:pPr>
        <w:spacing w:after="0"/>
        <w:ind w:firstLine="708"/>
        <w:jc w:val="both"/>
        <w:rPr>
          <w:rFonts w:ascii="Times New Roman" w:hAnsi="Times New Roman"/>
          <w:sz w:val="24"/>
          <w:szCs w:val="24"/>
        </w:rPr>
        <w:pPrChange w:id="3881" w:author="EMRAH COLAK" w:date="2015-07-30T14:42:00Z">
          <w:pPr>
            <w:ind w:firstLine="708"/>
            <w:jc w:val="both"/>
          </w:pPr>
        </w:pPrChange>
      </w:pPr>
    </w:p>
    <w:p w14:paraId="55F5E4E2" w14:textId="77777777" w:rsidR="008E6907" w:rsidRPr="00C4139E" w:rsidRDefault="008E6907">
      <w:pPr>
        <w:spacing w:after="0"/>
        <w:rPr>
          <w:rFonts w:ascii="Times New Roman" w:hAnsi="Times New Roman"/>
          <w:sz w:val="24"/>
          <w:szCs w:val="24"/>
        </w:rPr>
        <w:pPrChange w:id="3882" w:author="EMRAH COLAK" w:date="2015-07-30T14:42:00Z">
          <w:pPr/>
        </w:pPrChange>
      </w:pPr>
    </w:p>
    <w:p w14:paraId="555A9CE0" w14:textId="77777777" w:rsidR="008D7916" w:rsidRPr="00C4139E" w:rsidRDefault="008D7916">
      <w:pPr>
        <w:spacing w:after="0"/>
        <w:rPr>
          <w:rFonts w:ascii="Times New Roman" w:hAnsi="Times New Roman"/>
          <w:sz w:val="24"/>
          <w:szCs w:val="24"/>
        </w:rPr>
        <w:pPrChange w:id="3883" w:author="EMRAH COLAK" w:date="2015-07-30T14:42:00Z">
          <w:pPr/>
        </w:pPrChange>
      </w:pPr>
    </w:p>
    <w:p w14:paraId="10411100" w14:textId="77777777" w:rsidR="008D7916" w:rsidRPr="00C4139E" w:rsidRDefault="008D7916">
      <w:pPr>
        <w:spacing w:after="0"/>
        <w:rPr>
          <w:rFonts w:ascii="Times New Roman" w:hAnsi="Times New Roman"/>
          <w:sz w:val="24"/>
          <w:szCs w:val="24"/>
        </w:rPr>
        <w:pPrChange w:id="3884" w:author="EMRAH COLAK" w:date="2015-07-30T14:42:00Z">
          <w:pPr/>
        </w:pPrChange>
      </w:pPr>
    </w:p>
    <w:p w14:paraId="2B35D563" w14:textId="77777777" w:rsidR="008D7916" w:rsidRPr="00C4139E" w:rsidRDefault="008D7916">
      <w:pPr>
        <w:spacing w:after="0"/>
        <w:rPr>
          <w:rFonts w:ascii="Times New Roman" w:hAnsi="Times New Roman"/>
          <w:sz w:val="24"/>
          <w:szCs w:val="24"/>
        </w:rPr>
        <w:pPrChange w:id="3885" w:author="EMRAH COLAK" w:date="2015-07-30T14:42:00Z">
          <w:pPr/>
        </w:pPrChange>
      </w:pPr>
    </w:p>
    <w:p w14:paraId="4B480D22" w14:textId="77777777" w:rsidR="008D7916" w:rsidRDefault="008D7916">
      <w:pPr>
        <w:spacing w:after="0"/>
        <w:rPr>
          <w:ins w:id="3886" w:author="EMRAH COLAK" w:date="2015-07-30T14:43:00Z"/>
          <w:rFonts w:ascii="Times New Roman" w:hAnsi="Times New Roman"/>
          <w:sz w:val="24"/>
          <w:szCs w:val="24"/>
        </w:rPr>
        <w:pPrChange w:id="3887" w:author="EMRAH COLAK" w:date="2015-07-30T14:42:00Z">
          <w:pPr/>
        </w:pPrChange>
      </w:pPr>
    </w:p>
    <w:p w14:paraId="366C9245" w14:textId="77777777" w:rsidR="00B26D84" w:rsidRDefault="00B26D84">
      <w:pPr>
        <w:spacing w:after="0"/>
        <w:rPr>
          <w:ins w:id="3888" w:author="EMRAH COLAK" w:date="2015-07-30T14:43:00Z"/>
          <w:rFonts w:ascii="Times New Roman" w:hAnsi="Times New Roman"/>
          <w:sz w:val="24"/>
          <w:szCs w:val="24"/>
        </w:rPr>
        <w:pPrChange w:id="3889" w:author="EMRAH COLAK" w:date="2015-07-30T14:42:00Z">
          <w:pPr/>
        </w:pPrChange>
      </w:pPr>
    </w:p>
    <w:p w14:paraId="7E342E77" w14:textId="77777777" w:rsidR="00B26D84" w:rsidRDefault="00B26D84">
      <w:pPr>
        <w:spacing w:after="0"/>
        <w:rPr>
          <w:ins w:id="3890" w:author="EMRAH COLAK" w:date="2015-07-30T14:43:00Z"/>
          <w:rFonts w:ascii="Times New Roman" w:hAnsi="Times New Roman"/>
          <w:sz w:val="24"/>
          <w:szCs w:val="24"/>
        </w:rPr>
        <w:pPrChange w:id="3891" w:author="EMRAH COLAK" w:date="2015-07-30T14:42:00Z">
          <w:pPr/>
        </w:pPrChange>
      </w:pPr>
    </w:p>
    <w:p w14:paraId="32E77D6C" w14:textId="77777777" w:rsidR="00B26D84" w:rsidRDefault="00B26D84">
      <w:pPr>
        <w:spacing w:after="0"/>
        <w:rPr>
          <w:ins w:id="3892" w:author="EMRAH COLAK" w:date="2015-07-30T14:43:00Z"/>
          <w:rFonts w:ascii="Times New Roman" w:hAnsi="Times New Roman"/>
          <w:sz w:val="24"/>
          <w:szCs w:val="24"/>
        </w:rPr>
        <w:pPrChange w:id="3893" w:author="EMRAH COLAK" w:date="2015-07-30T14:42:00Z">
          <w:pPr/>
        </w:pPrChange>
      </w:pPr>
    </w:p>
    <w:p w14:paraId="75C36B2D" w14:textId="77777777" w:rsidR="00B26D84" w:rsidRDefault="00B26D84">
      <w:pPr>
        <w:spacing w:after="0"/>
        <w:rPr>
          <w:ins w:id="3894" w:author="EMRAH COLAK" w:date="2015-07-30T14:43:00Z"/>
          <w:rFonts w:ascii="Times New Roman" w:hAnsi="Times New Roman"/>
          <w:sz w:val="24"/>
          <w:szCs w:val="24"/>
        </w:rPr>
        <w:pPrChange w:id="3895" w:author="EMRAH COLAK" w:date="2015-07-30T14:42:00Z">
          <w:pPr/>
        </w:pPrChange>
      </w:pPr>
    </w:p>
    <w:p w14:paraId="64F3A078" w14:textId="77777777" w:rsidR="00B26D84" w:rsidRDefault="00B26D84">
      <w:pPr>
        <w:spacing w:after="0"/>
        <w:rPr>
          <w:ins w:id="3896" w:author="EMRAH COLAK" w:date="2015-07-30T14:43:00Z"/>
          <w:rFonts w:ascii="Times New Roman" w:hAnsi="Times New Roman"/>
          <w:sz w:val="24"/>
          <w:szCs w:val="24"/>
        </w:rPr>
        <w:pPrChange w:id="3897" w:author="EMRAH COLAK" w:date="2015-07-30T14:42:00Z">
          <w:pPr/>
        </w:pPrChange>
      </w:pPr>
    </w:p>
    <w:p w14:paraId="716016FF" w14:textId="77777777" w:rsidR="00B26D84" w:rsidRPr="00C4139E" w:rsidRDefault="00B26D84">
      <w:pPr>
        <w:spacing w:after="0"/>
        <w:rPr>
          <w:rFonts w:ascii="Times New Roman" w:hAnsi="Times New Roman"/>
          <w:sz w:val="24"/>
          <w:szCs w:val="24"/>
        </w:rPr>
        <w:pPrChange w:id="3898" w:author="EMRAH COLAK" w:date="2015-07-30T14:42:00Z">
          <w:pPr/>
        </w:pPrChange>
      </w:pPr>
    </w:p>
    <w:p w14:paraId="262CA6D9" w14:textId="3072BD74" w:rsidR="008E6907" w:rsidRPr="00DA1389" w:rsidRDefault="008E6907">
      <w:pPr>
        <w:spacing w:after="0"/>
        <w:rPr>
          <w:rFonts w:ascii="Times New Roman" w:hAnsi="Times New Roman"/>
        </w:rPr>
        <w:pPrChange w:id="3899" w:author="EMRAH COLAK" w:date="2015-07-30T14:42:00Z">
          <w:pPr>
            <w:ind w:left="1416" w:firstLine="708"/>
          </w:pPr>
        </w:pPrChange>
      </w:pPr>
      <w:bookmarkStart w:id="3900" w:name="şekil303"/>
      <w:r w:rsidRPr="00DA1389">
        <w:rPr>
          <w:rFonts w:ascii="Times New Roman" w:hAnsi="Times New Roman"/>
        </w:rPr>
        <w:lastRenderedPageBreak/>
        <w:t xml:space="preserve">Şekil </w:t>
      </w:r>
      <w:del w:id="3901" w:author="EMRAH COLAK" w:date="2015-07-30T08:47:00Z">
        <w:r w:rsidRPr="00DA1389" w:rsidDel="00615C90">
          <w:rPr>
            <w:rFonts w:ascii="Times New Roman" w:hAnsi="Times New Roman"/>
          </w:rPr>
          <w:delText>3-3</w:delText>
        </w:r>
      </w:del>
      <w:ins w:id="3902" w:author="EMRAH COLAK" w:date="2015-07-30T08:47:00Z">
        <w:r w:rsidR="00615C90">
          <w:rPr>
            <w:rFonts w:ascii="Times New Roman" w:hAnsi="Times New Roman"/>
          </w:rPr>
          <w:t>1</w:t>
        </w:r>
      </w:ins>
      <w:ins w:id="3903" w:author="EMRAH COLAK" w:date="2015-07-30T08:48:00Z">
        <w:r w:rsidR="00ED0087">
          <w:rPr>
            <w:rFonts w:ascii="Times New Roman" w:hAnsi="Times New Roman"/>
          </w:rPr>
          <w:t>8</w:t>
        </w:r>
      </w:ins>
      <w:ins w:id="3904" w:author="EMRAH COLAK" w:date="2015-07-30T08:47:00Z">
        <w:r w:rsidR="00615C90">
          <w:rPr>
            <w:rFonts w:ascii="Times New Roman" w:hAnsi="Times New Roman"/>
          </w:rPr>
          <w:t>:</w:t>
        </w:r>
      </w:ins>
      <w:r w:rsidRPr="00DA1389">
        <w:rPr>
          <w:rFonts w:ascii="Times New Roman" w:hAnsi="Times New Roman"/>
        </w:rPr>
        <w:t xml:space="preserve"> Örnek Uygulama </w:t>
      </w:r>
      <w:r w:rsidR="004C0B4D" w:rsidRPr="00DA1389">
        <w:rPr>
          <w:rFonts w:ascii="Times New Roman" w:hAnsi="Times New Roman"/>
        </w:rPr>
        <w:t xml:space="preserve">Kullanıcı Ağ </w:t>
      </w:r>
      <w:r w:rsidRPr="00DA1389">
        <w:rPr>
          <w:rFonts w:ascii="Times New Roman" w:hAnsi="Times New Roman"/>
        </w:rPr>
        <w:t>Arayüzü</w:t>
      </w:r>
      <w:r w:rsidR="004C0B4D" w:rsidRPr="00DA1389">
        <w:rPr>
          <w:rFonts w:ascii="Times New Roman" w:hAnsi="Times New Roman"/>
        </w:rPr>
        <w:t xml:space="preserve"> </w:t>
      </w:r>
    </w:p>
    <w:bookmarkEnd w:id="3900"/>
    <w:p w14:paraId="1A098FFA" w14:textId="20102564" w:rsidR="008E6907" w:rsidRPr="00C4139E" w:rsidDel="00B26D84" w:rsidRDefault="008E6907">
      <w:pPr>
        <w:spacing w:after="0"/>
        <w:rPr>
          <w:del w:id="3905" w:author="EMRAH COLAK" w:date="2015-07-30T14:42:00Z"/>
          <w:rFonts w:ascii="Times New Roman" w:hAnsi="Times New Roman"/>
          <w:noProof/>
          <w:sz w:val="24"/>
          <w:szCs w:val="24"/>
          <w:lang w:eastAsia="tr-TR"/>
        </w:rPr>
        <w:pPrChange w:id="3906" w:author="EMRAH COLAK" w:date="2015-07-30T14:42:00Z">
          <w:pPr/>
        </w:pPrChange>
      </w:pPr>
    </w:p>
    <w:p w14:paraId="7BE525AF" w14:textId="77777777" w:rsidR="008E6907" w:rsidRPr="00C4139E" w:rsidRDefault="000F7C00">
      <w:pPr>
        <w:spacing w:after="0"/>
        <w:rPr>
          <w:rFonts w:ascii="Times New Roman" w:hAnsi="Times New Roman"/>
          <w:noProof/>
          <w:sz w:val="24"/>
          <w:szCs w:val="24"/>
          <w:lang w:eastAsia="tr-TR"/>
        </w:rPr>
        <w:pPrChange w:id="3907" w:author="EMRAH COLAK" w:date="2015-07-30T14:42:00Z">
          <w:pPr/>
        </w:pPrChange>
      </w:pPr>
      <w:r w:rsidRPr="00C4139E">
        <w:rPr>
          <w:rFonts w:ascii="Times New Roman" w:hAnsi="Times New Roman"/>
          <w:noProof/>
          <w:sz w:val="24"/>
          <w:szCs w:val="24"/>
          <w:lang w:eastAsia="tr-TR"/>
        </w:rPr>
        <w:drawing>
          <wp:inline distT="0" distB="0" distL="0" distR="0" wp14:anchorId="62554190" wp14:editId="7BC10F1F">
            <wp:extent cx="5215890" cy="3267710"/>
            <wp:effectExtent l="0" t="0" r="3810" b="8890"/>
            <wp:docPr id="16" name="Resim 16" descr="yMB8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MB8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3267710"/>
                    </a:xfrm>
                    <a:prstGeom prst="rect">
                      <a:avLst/>
                    </a:prstGeom>
                    <a:noFill/>
                    <a:ln>
                      <a:noFill/>
                    </a:ln>
                  </pic:spPr>
                </pic:pic>
              </a:graphicData>
            </a:graphic>
          </wp:inline>
        </w:drawing>
      </w:r>
    </w:p>
    <w:p w14:paraId="20E3AFCD" w14:textId="77777777" w:rsidR="004446F5" w:rsidRDefault="004446F5" w:rsidP="00685147">
      <w:pPr>
        <w:pStyle w:val="Balk3"/>
        <w:numPr>
          <w:ilvl w:val="0"/>
          <w:numId w:val="0"/>
        </w:numPr>
        <w:ind w:left="426"/>
        <w:pPrChange w:id="3908" w:author="EMRAH COLAK" w:date="2015-07-31T14:33:00Z">
          <w:pPr>
            <w:pStyle w:val="Balk3"/>
            <w:numPr>
              <w:ilvl w:val="0"/>
              <w:numId w:val="0"/>
            </w:numPr>
            <w:ind w:left="0" w:firstLine="0"/>
          </w:pPr>
        </w:pPrChange>
      </w:pPr>
    </w:p>
    <w:p w14:paraId="59DBFD73" w14:textId="04F960E9" w:rsidR="00AC6006" w:rsidRPr="00DA1389" w:rsidRDefault="00AC6006">
      <w:pPr>
        <w:spacing w:after="0"/>
        <w:rPr>
          <w:rFonts w:ascii="Times New Roman" w:hAnsi="Times New Roman"/>
        </w:rPr>
        <w:pPrChange w:id="3909" w:author="EMRAH COLAK" w:date="2015-07-30T14:42:00Z">
          <w:pPr>
            <w:ind w:left="1416"/>
          </w:pPr>
        </w:pPrChange>
      </w:pPr>
      <w:bookmarkStart w:id="3910" w:name="şekil304"/>
      <w:r w:rsidRPr="00DA1389">
        <w:rPr>
          <w:rFonts w:ascii="Times New Roman" w:hAnsi="Times New Roman"/>
        </w:rPr>
        <w:t xml:space="preserve">Şekil </w:t>
      </w:r>
      <w:del w:id="3911" w:author="EMRAH COLAK" w:date="2015-07-30T08:47:00Z">
        <w:r w:rsidRPr="00DA1389" w:rsidDel="00615C90">
          <w:rPr>
            <w:rFonts w:ascii="Times New Roman" w:hAnsi="Times New Roman"/>
          </w:rPr>
          <w:delText>3-4</w:delText>
        </w:r>
      </w:del>
      <w:ins w:id="3912" w:author="EMRAH COLAK" w:date="2015-07-30T08:47:00Z">
        <w:r w:rsidR="00615C90">
          <w:rPr>
            <w:rFonts w:ascii="Times New Roman" w:hAnsi="Times New Roman"/>
          </w:rPr>
          <w:t>1</w:t>
        </w:r>
      </w:ins>
      <w:ins w:id="3913" w:author="EMRAH COLAK" w:date="2015-07-30T08:48:00Z">
        <w:r w:rsidR="00ED0087">
          <w:rPr>
            <w:rFonts w:ascii="Times New Roman" w:hAnsi="Times New Roman"/>
          </w:rPr>
          <w:t>9</w:t>
        </w:r>
      </w:ins>
      <w:ins w:id="3914" w:author="EMRAH COLAK" w:date="2015-07-30T08:47:00Z">
        <w:r w:rsidR="00615C90">
          <w:rPr>
            <w:rFonts w:ascii="Times New Roman" w:hAnsi="Times New Roman"/>
          </w:rPr>
          <w:t>:</w:t>
        </w:r>
      </w:ins>
      <w:r w:rsidRPr="00DA1389">
        <w:rPr>
          <w:rFonts w:ascii="Times New Roman" w:hAnsi="Times New Roman"/>
        </w:rPr>
        <w:t xml:space="preserve"> Örnek Uygulama Kullanıcı</w:t>
      </w:r>
      <w:r w:rsidR="004C0B4D" w:rsidRPr="00DA1389">
        <w:rPr>
          <w:rFonts w:ascii="Times New Roman" w:hAnsi="Times New Roman"/>
        </w:rPr>
        <w:t xml:space="preserve"> Başl</w:t>
      </w:r>
      <w:r w:rsidR="004446F5" w:rsidRPr="00DA1389">
        <w:rPr>
          <w:rFonts w:ascii="Times New Roman" w:hAnsi="Times New Roman"/>
        </w:rPr>
        <w:t>a</w:t>
      </w:r>
      <w:r w:rsidR="004C0B4D" w:rsidRPr="00DA1389">
        <w:rPr>
          <w:rFonts w:ascii="Times New Roman" w:hAnsi="Times New Roman"/>
        </w:rPr>
        <w:t>ngıç</w:t>
      </w:r>
      <w:r w:rsidRPr="00DA1389">
        <w:rPr>
          <w:rFonts w:ascii="Times New Roman" w:hAnsi="Times New Roman"/>
        </w:rPr>
        <w:t xml:space="preserve"> Arayüzü</w:t>
      </w:r>
    </w:p>
    <w:bookmarkEnd w:id="3910"/>
    <w:p w14:paraId="67970489" w14:textId="57743488" w:rsidR="00FB0D31" w:rsidRPr="00DA1389" w:rsidDel="00B26D84" w:rsidRDefault="00FB0D31">
      <w:pPr>
        <w:spacing w:after="0"/>
        <w:rPr>
          <w:del w:id="3915" w:author="EMRAH COLAK" w:date="2015-07-30T14:42:00Z"/>
          <w:rFonts w:ascii="Times New Roman" w:hAnsi="Times New Roman"/>
        </w:rPr>
        <w:pPrChange w:id="3916" w:author="EMRAH COLAK" w:date="2015-07-30T14:42:00Z">
          <w:pPr/>
        </w:pPrChange>
      </w:pPr>
    </w:p>
    <w:p w14:paraId="2795DADB" w14:textId="77777777" w:rsidR="008E6907" w:rsidRPr="00DA1389" w:rsidRDefault="000F7C00">
      <w:pPr>
        <w:spacing w:after="0"/>
        <w:rPr>
          <w:rFonts w:ascii="Times New Roman" w:hAnsi="Times New Roman"/>
          <w:noProof/>
          <w:lang w:eastAsia="tr-TR"/>
        </w:rPr>
        <w:pPrChange w:id="3917" w:author="EMRAH COLAK" w:date="2015-07-30T14:42:00Z">
          <w:pPr/>
        </w:pPrChange>
      </w:pPr>
      <w:r w:rsidRPr="00DA1389">
        <w:rPr>
          <w:rFonts w:ascii="Times New Roman" w:hAnsi="Times New Roman"/>
          <w:noProof/>
          <w:lang w:eastAsia="tr-TR"/>
        </w:rPr>
        <w:drawing>
          <wp:inline distT="0" distB="0" distL="0" distR="0" wp14:anchorId="386E01FD" wp14:editId="6F4F05C6">
            <wp:extent cx="5215890" cy="2934335"/>
            <wp:effectExtent l="0" t="0" r="3810" b="0"/>
            <wp:docPr id="17" name="Resim 17" descr="kullanıcı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ullanıcı gu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2934335"/>
                    </a:xfrm>
                    <a:prstGeom prst="rect">
                      <a:avLst/>
                    </a:prstGeom>
                    <a:noFill/>
                    <a:ln>
                      <a:noFill/>
                    </a:ln>
                  </pic:spPr>
                </pic:pic>
              </a:graphicData>
            </a:graphic>
          </wp:inline>
        </w:drawing>
      </w:r>
    </w:p>
    <w:p w14:paraId="26773AF5" w14:textId="77777777" w:rsidR="00B26D84" w:rsidRDefault="00B26D84">
      <w:pPr>
        <w:spacing w:after="0" w:line="360" w:lineRule="auto"/>
        <w:ind w:firstLine="708"/>
        <w:jc w:val="both"/>
        <w:rPr>
          <w:ins w:id="3918" w:author="EMRAH COLAK" w:date="2015-07-30T14:42:00Z"/>
          <w:rFonts w:ascii="Times New Roman" w:hAnsi="Times New Roman"/>
          <w:sz w:val="24"/>
          <w:szCs w:val="24"/>
        </w:rPr>
        <w:pPrChange w:id="3919" w:author="EMRAH COLAK" w:date="2015-07-30T14:42:00Z">
          <w:pPr>
            <w:ind w:firstLine="708"/>
            <w:jc w:val="both"/>
          </w:pPr>
        </w:pPrChange>
      </w:pPr>
    </w:p>
    <w:p w14:paraId="3AF9CA4B" w14:textId="4C2213BC" w:rsidR="00772A84" w:rsidRDefault="00F203EC">
      <w:pPr>
        <w:spacing w:after="0" w:line="360" w:lineRule="auto"/>
        <w:ind w:firstLine="708"/>
        <w:jc w:val="both"/>
        <w:rPr>
          <w:ins w:id="3920" w:author="EMRAH COLAK" w:date="2015-07-30T14:43:00Z"/>
          <w:rFonts w:ascii="Times New Roman" w:hAnsi="Times New Roman"/>
          <w:sz w:val="24"/>
          <w:szCs w:val="24"/>
        </w:rPr>
        <w:pPrChange w:id="3921" w:author="EMRAH COLAK" w:date="2015-07-30T14:42:00Z">
          <w:pPr>
            <w:ind w:firstLine="708"/>
            <w:jc w:val="both"/>
          </w:pPr>
        </w:pPrChange>
      </w:pPr>
      <w:r w:rsidRPr="00DA1389">
        <w:rPr>
          <w:rFonts w:ascii="Times New Roman" w:hAnsi="Times New Roman"/>
          <w:sz w:val="24"/>
          <w:szCs w:val="24"/>
        </w:rPr>
        <w:t xml:space="preserve">Şekil </w:t>
      </w:r>
      <w:ins w:id="3922" w:author="EMRAH COLAK" w:date="2015-07-30T08:59:00Z">
        <w:r w:rsidR="00FF1D6E">
          <w:rPr>
            <w:rFonts w:ascii="Times New Roman" w:hAnsi="Times New Roman"/>
            <w:sz w:val="24"/>
            <w:szCs w:val="24"/>
          </w:rPr>
          <w:t>18</w:t>
        </w:r>
      </w:ins>
      <w:del w:id="3923" w:author="EMRAH COLAK" w:date="2015-07-30T08:59:00Z">
        <w:r w:rsidRPr="00DA1389" w:rsidDel="00FF1D6E">
          <w:rPr>
            <w:rFonts w:ascii="Times New Roman" w:hAnsi="Times New Roman"/>
            <w:sz w:val="24"/>
            <w:szCs w:val="24"/>
          </w:rPr>
          <w:delText>3-3</w:delText>
        </w:r>
      </w:del>
      <w:r w:rsidRPr="00DA1389">
        <w:rPr>
          <w:rFonts w:ascii="Times New Roman" w:hAnsi="Times New Roman"/>
          <w:sz w:val="24"/>
          <w:szCs w:val="24"/>
        </w:rPr>
        <w:t xml:space="preserve"> ve Şekil </w:t>
      </w:r>
      <w:ins w:id="3924" w:author="EMRAH COLAK" w:date="2015-07-30T09:00:00Z">
        <w:r w:rsidR="00FF1D6E">
          <w:rPr>
            <w:rFonts w:ascii="Times New Roman" w:hAnsi="Times New Roman"/>
            <w:sz w:val="24"/>
            <w:szCs w:val="24"/>
          </w:rPr>
          <w:t>19’da</w:t>
        </w:r>
      </w:ins>
      <w:del w:id="3925" w:author="EMRAH COLAK" w:date="2015-07-30T09:00:00Z">
        <w:r w:rsidRPr="00DA1389" w:rsidDel="00FF1D6E">
          <w:rPr>
            <w:rFonts w:ascii="Times New Roman" w:hAnsi="Times New Roman"/>
            <w:sz w:val="24"/>
            <w:szCs w:val="24"/>
          </w:rPr>
          <w:delText>3-4</w:delText>
        </w:r>
      </w:del>
      <w:del w:id="3926" w:author="EMRAH COLAK" w:date="2015-07-30T08:59:00Z">
        <w:r w:rsidRPr="00DA1389" w:rsidDel="00FF1D6E">
          <w:rPr>
            <w:rFonts w:ascii="Times New Roman" w:hAnsi="Times New Roman"/>
            <w:sz w:val="24"/>
            <w:szCs w:val="24"/>
          </w:rPr>
          <w:delText xml:space="preserve"> te</w:delText>
        </w:r>
      </w:del>
      <w:r w:rsidRPr="00DA1389">
        <w:rPr>
          <w:rFonts w:ascii="Times New Roman" w:hAnsi="Times New Roman"/>
          <w:sz w:val="24"/>
          <w:szCs w:val="24"/>
        </w:rPr>
        <w:t xml:space="preserve"> görüleceği üzere kullanıcılar makinelerine hem </w:t>
      </w:r>
      <w:r w:rsidR="004446F5" w:rsidRPr="00DA1389">
        <w:rPr>
          <w:rFonts w:ascii="Times New Roman" w:hAnsi="Times New Roman"/>
          <w:sz w:val="24"/>
          <w:szCs w:val="24"/>
        </w:rPr>
        <w:t xml:space="preserve">ağ </w:t>
      </w:r>
      <w:r w:rsidRPr="00DA1389">
        <w:rPr>
          <w:rFonts w:ascii="Times New Roman" w:hAnsi="Times New Roman"/>
          <w:sz w:val="24"/>
          <w:szCs w:val="24"/>
        </w:rPr>
        <w:t>üzerinden hem de kendi ince istemcileri üzerinden kolayca erişebil</w:t>
      </w:r>
      <w:r w:rsidR="009A2091" w:rsidRPr="00DA1389">
        <w:rPr>
          <w:rFonts w:ascii="Times New Roman" w:hAnsi="Times New Roman"/>
          <w:sz w:val="24"/>
          <w:szCs w:val="24"/>
        </w:rPr>
        <w:t>mekt</w:t>
      </w:r>
      <w:r w:rsidRPr="00DA1389">
        <w:rPr>
          <w:rFonts w:ascii="Times New Roman" w:hAnsi="Times New Roman"/>
          <w:sz w:val="24"/>
          <w:szCs w:val="24"/>
        </w:rPr>
        <w:t>edir.</w:t>
      </w:r>
    </w:p>
    <w:p w14:paraId="0E5F3B10" w14:textId="77777777" w:rsidR="00B26D84" w:rsidRDefault="00B26D84">
      <w:pPr>
        <w:spacing w:after="0" w:line="360" w:lineRule="auto"/>
        <w:ind w:firstLine="708"/>
        <w:jc w:val="both"/>
        <w:rPr>
          <w:ins w:id="3927" w:author="EMRAH COLAK" w:date="2015-07-30T14:43:00Z"/>
          <w:rFonts w:ascii="Times New Roman" w:hAnsi="Times New Roman"/>
          <w:sz w:val="24"/>
          <w:szCs w:val="24"/>
        </w:rPr>
        <w:pPrChange w:id="3928" w:author="EMRAH COLAK" w:date="2015-07-30T14:42:00Z">
          <w:pPr>
            <w:ind w:firstLine="708"/>
            <w:jc w:val="both"/>
          </w:pPr>
        </w:pPrChange>
      </w:pPr>
    </w:p>
    <w:p w14:paraId="485B802D" w14:textId="77777777" w:rsidR="00B26D84" w:rsidRDefault="00B26D84">
      <w:pPr>
        <w:spacing w:after="0" w:line="360" w:lineRule="auto"/>
        <w:ind w:firstLine="708"/>
        <w:jc w:val="both"/>
        <w:rPr>
          <w:ins w:id="3929" w:author="EMRAH COLAK" w:date="2015-07-30T14:43:00Z"/>
          <w:rFonts w:ascii="Times New Roman" w:hAnsi="Times New Roman"/>
          <w:sz w:val="24"/>
          <w:szCs w:val="24"/>
        </w:rPr>
        <w:pPrChange w:id="3930" w:author="EMRAH COLAK" w:date="2015-07-30T14:42:00Z">
          <w:pPr>
            <w:ind w:firstLine="708"/>
            <w:jc w:val="both"/>
          </w:pPr>
        </w:pPrChange>
      </w:pPr>
    </w:p>
    <w:p w14:paraId="65C2A253" w14:textId="77777777" w:rsidR="00B26D84" w:rsidRDefault="00B26D84">
      <w:pPr>
        <w:spacing w:after="0" w:line="360" w:lineRule="auto"/>
        <w:ind w:firstLine="708"/>
        <w:jc w:val="both"/>
        <w:rPr>
          <w:ins w:id="3931" w:author="EMRAH COLAK" w:date="2015-07-30T14:43:00Z"/>
          <w:rFonts w:ascii="Times New Roman" w:hAnsi="Times New Roman"/>
          <w:sz w:val="24"/>
          <w:szCs w:val="24"/>
        </w:rPr>
        <w:pPrChange w:id="3932" w:author="EMRAH COLAK" w:date="2015-07-30T14:42:00Z">
          <w:pPr>
            <w:ind w:firstLine="708"/>
            <w:jc w:val="both"/>
          </w:pPr>
        </w:pPrChange>
      </w:pPr>
    </w:p>
    <w:p w14:paraId="76DA487A" w14:textId="2F1B79F7" w:rsidR="00B26D84" w:rsidRPr="00DA1389" w:rsidDel="00B26D84" w:rsidRDefault="00B26D84" w:rsidP="00685147">
      <w:pPr>
        <w:pStyle w:val="Balk3"/>
        <w:rPr>
          <w:del w:id="3933" w:author="EMRAH COLAK" w:date="2015-07-30T14:43:00Z"/>
        </w:rPr>
        <w:pPrChange w:id="3934" w:author="EMRAH COLAK" w:date="2015-07-31T14:33:00Z">
          <w:pPr>
            <w:ind w:firstLine="708"/>
            <w:jc w:val="both"/>
          </w:pPr>
        </w:pPrChange>
      </w:pPr>
    </w:p>
    <w:p w14:paraId="1BD264B5" w14:textId="469E6105" w:rsidR="00D45860" w:rsidDel="000354F5" w:rsidRDefault="00D45860" w:rsidP="00685147">
      <w:pPr>
        <w:pStyle w:val="Balk3"/>
        <w:rPr>
          <w:del w:id="3935" w:author="EMRAH COLAK" w:date="2015-07-29T14:41:00Z"/>
        </w:rPr>
        <w:pPrChange w:id="3936" w:author="EMRAH COLAK" w:date="2015-07-31T14:33:00Z">
          <w:pPr>
            <w:pStyle w:val="Balk3"/>
          </w:pPr>
        </w:pPrChange>
      </w:pPr>
      <w:bookmarkStart w:id="3937" w:name="_Toc425946793"/>
      <w:bookmarkStart w:id="3938" w:name="_Toc406579917"/>
      <w:bookmarkEnd w:id="3620"/>
      <w:r>
        <w:t>İnce İstemcileri Aynı Anda Çalıştırmak</w:t>
      </w:r>
      <w:bookmarkEnd w:id="3937"/>
    </w:p>
    <w:p w14:paraId="716E35D7" w14:textId="77777777" w:rsidR="004446F5" w:rsidRDefault="004446F5" w:rsidP="00685147">
      <w:pPr>
        <w:pStyle w:val="Balk3"/>
        <w:pPrChange w:id="3939" w:author="EMRAH COLAK" w:date="2015-07-31T14:33:00Z">
          <w:pPr>
            <w:pStyle w:val="Balk3"/>
            <w:numPr>
              <w:ilvl w:val="0"/>
              <w:numId w:val="0"/>
            </w:numPr>
            <w:ind w:left="862" w:firstLine="0"/>
          </w:pPr>
        </w:pPrChange>
      </w:pPr>
    </w:p>
    <w:p w14:paraId="2C145AE3" w14:textId="77777777" w:rsidR="004446F5" w:rsidDel="00B26D84" w:rsidRDefault="004446F5">
      <w:pPr>
        <w:spacing w:after="0" w:line="360" w:lineRule="auto"/>
        <w:ind w:firstLine="708"/>
        <w:jc w:val="both"/>
        <w:rPr>
          <w:del w:id="3940" w:author="EMRAH COLAK" w:date="2015-07-29T15:02:00Z"/>
        </w:rPr>
        <w:pPrChange w:id="3941" w:author="EMRAH COLAK" w:date="2015-07-30T14:42:00Z">
          <w:pPr>
            <w:pStyle w:val="Balk3"/>
            <w:numPr>
              <w:ilvl w:val="0"/>
              <w:numId w:val="0"/>
            </w:numPr>
            <w:ind w:left="0" w:firstLine="0"/>
          </w:pPr>
        </w:pPrChange>
      </w:pPr>
      <w:r w:rsidRPr="00DA1389">
        <w:rPr>
          <w:rFonts w:ascii="Times New Roman" w:hAnsi="Times New Roman"/>
          <w:sz w:val="24"/>
          <w:szCs w:val="24"/>
        </w:rPr>
        <w:t>Uygulama altyap</w:t>
      </w:r>
      <w:r w:rsidR="00054D86" w:rsidRPr="00DA1389">
        <w:rPr>
          <w:rFonts w:ascii="Times New Roman" w:hAnsi="Times New Roman"/>
          <w:sz w:val="24"/>
          <w:szCs w:val="24"/>
        </w:rPr>
        <w:t>ısında bu durum test edildiğin</w:t>
      </w:r>
      <w:r w:rsidRPr="00DA1389">
        <w:rPr>
          <w:rFonts w:ascii="Times New Roman" w:hAnsi="Times New Roman"/>
          <w:sz w:val="24"/>
          <w:szCs w:val="24"/>
        </w:rPr>
        <w:t>de aşağı</w:t>
      </w:r>
      <w:r w:rsidR="006175BB" w:rsidRPr="00DA1389">
        <w:rPr>
          <w:rFonts w:ascii="Times New Roman" w:hAnsi="Times New Roman"/>
          <w:sz w:val="24"/>
          <w:szCs w:val="24"/>
        </w:rPr>
        <w:t>daki görüntü ve sonuçlara ulaşılmıştır.</w:t>
      </w:r>
    </w:p>
    <w:p w14:paraId="05752701" w14:textId="77777777" w:rsidR="00B26D84" w:rsidRPr="00DA1389" w:rsidRDefault="00B26D84">
      <w:pPr>
        <w:spacing w:after="0" w:line="360" w:lineRule="auto"/>
        <w:ind w:firstLine="708"/>
        <w:jc w:val="both"/>
        <w:rPr>
          <w:ins w:id="3942" w:author="EMRAH COLAK" w:date="2015-07-30T14:43:00Z"/>
          <w:rFonts w:ascii="Times New Roman" w:hAnsi="Times New Roman"/>
          <w:sz w:val="24"/>
          <w:szCs w:val="24"/>
        </w:rPr>
        <w:pPrChange w:id="3943" w:author="EMRAH COLAK" w:date="2015-07-30T14:42:00Z">
          <w:pPr>
            <w:ind w:firstLine="708"/>
            <w:jc w:val="both"/>
          </w:pPr>
        </w:pPrChange>
      </w:pPr>
    </w:p>
    <w:p w14:paraId="23EF91F4" w14:textId="77777777" w:rsidR="00FD2520" w:rsidRPr="00DA1389" w:rsidRDefault="00FD2520">
      <w:pPr>
        <w:spacing w:after="0" w:line="360" w:lineRule="auto"/>
        <w:ind w:firstLine="708"/>
        <w:jc w:val="both"/>
        <w:pPrChange w:id="3944" w:author="EMRAH COLAK" w:date="2015-07-30T14:42:00Z">
          <w:pPr>
            <w:pStyle w:val="Balk3"/>
            <w:numPr>
              <w:ilvl w:val="0"/>
              <w:numId w:val="0"/>
            </w:numPr>
            <w:ind w:left="0" w:firstLine="0"/>
          </w:pPr>
        </w:pPrChange>
      </w:pPr>
    </w:p>
    <w:p w14:paraId="38BF0F2A" w14:textId="2EA0ED99" w:rsidR="00FD2520" w:rsidRPr="00DA1389" w:rsidRDefault="00FD2520">
      <w:pPr>
        <w:spacing w:after="0"/>
        <w:rPr>
          <w:rFonts w:ascii="Times New Roman" w:hAnsi="Times New Roman"/>
        </w:rPr>
        <w:pPrChange w:id="3945" w:author="EMRAH COLAK" w:date="2015-07-30T14:42:00Z">
          <w:pPr>
            <w:ind w:left="1416" w:firstLine="708"/>
          </w:pPr>
        </w:pPrChange>
      </w:pPr>
      <w:bookmarkStart w:id="3946" w:name="şekil305"/>
      <w:r w:rsidRPr="00DA1389">
        <w:rPr>
          <w:rFonts w:ascii="Times New Roman" w:hAnsi="Times New Roman"/>
        </w:rPr>
        <w:t xml:space="preserve">Şekil </w:t>
      </w:r>
      <w:del w:id="3947" w:author="EMRAH COLAK" w:date="2015-07-30T08:47:00Z">
        <w:r w:rsidRPr="00DA1389" w:rsidDel="00615C90">
          <w:rPr>
            <w:rFonts w:ascii="Times New Roman" w:hAnsi="Times New Roman"/>
          </w:rPr>
          <w:delText>3-</w:delText>
        </w:r>
        <w:r w:rsidR="00CC6EF8" w:rsidDel="00615C90">
          <w:rPr>
            <w:rFonts w:ascii="Times New Roman" w:hAnsi="Times New Roman"/>
          </w:rPr>
          <w:delText>5</w:delText>
        </w:r>
      </w:del>
      <w:ins w:id="3948" w:author="EMRAH COLAK" w:date="2015-07-30T08:47:00Z">
        <w:r w:rsidR="00ED0087">
          <w:rPr>
            <w:rFonts w:ascii="Times New Roman" w:hAnsi="Times New Roman"/>
          </w:rPr>
          <w:t>20</w:t>
        </w:r>
        <w:r w:rsidR="00615C90">
          <w:rPr>
            <w:rFonts w:ascii="Times New Roman" w:hAnsi="Times New Roman"/>
          </w:rPr>
          <w:t>:</w:t>
        </w:r>
      </w:ins>
      <w:r w:rsidR="00EB4AC6" w:rsidRPr="00DA1389">
        <w:rPr>
          <w:rFonts w:ascii="Times New Roman" w:hAnsi="Times New Roman"/>
        </w:rPr>
        <w:t xml:space="preserve"> İnce İstemcilerin Eş Zamanlı </w:t>
      </w:r>
      <w:r w:rsidR="00524172" w:rsidRPr="00DA1389">
        <w:rPr>
          <w:rFonts w:ascii="Times New Roman" w:hAnsi="Times New Roman"/>
        </w:rPr>
        <w:t>Ç</w:t>
      </w:r>
      <w:r w:rsidR="00EB4AC6" w:rsidRPr="00DA1389">
        <w:rPr>
          <w:rFonts w:ascii="Times New Roman" w:hAnsi="Times New Roman"/>
        </w:rPr>
        <w:t>alışması</w:t>
      </w:r>
    </w:p>
    <w:bookmarkEnd w:id="3946"/>
    <w:p w14:paraId="14B589B7" w14:textId="77777777" w:rsidR="00FD2520" w:rsidRPr="00DA1389" w:rsidRDefault="000F7C00">
      <w:pPr>
        <w:spacing w:after="0"/>
        <w:rPr>
          <w:rFonts w:ascii="Times New Roman" w:hAnsi="Times New Roman"/>
          <w:sz w:val="24"/>
          <w:szCs w:val="24"/>
        </w:rPr>
        <w:pPrChange w:id="3949" w:author="EMRAH COLAK" w:date="2015-07-30T14:42:00Z">
          <w:pPr/>
        </w:pPrChange>
      </w:pPr>
      <w:r w:rsidRPr="00DA1389">
        <w:rPr>
          <w:rFonts w:ascii="Times New Roman" w:hAnsi="Times New Roman"/>
          <w:noProof/>
          <w:sz w:val="24"/>
          <w:szCs w:val="24"/>
          <w:lang w:eastAsia="tr-TR"/>
        </w:rPr>
        <w:drawing>
          <wp:inline distT="0" distB="0" distL="0" distR="0" wp14:anchorId="459D65FB" wp14:editId="425E1B23">
            <wp:extent cx="5215890" cy="3880485"/>
            <wp:effectExtent l="0" t="0" r="3810" b="5715"/>
            <wp:docPr id="18" name="Resim 18" descr="şekil 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şekil 3-6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3880485"/>
                    </a:xfrm>
                    <a:prstGeom prst="rect">
                      <a:avLst/>
                    </a:prstGeom>
                    <a:noFill/>
                    <a:ln>
                      <a:noFill/>
                    </a:ln>
                  </pic:spPr>
                </pic:pic>
              </a:graphicData>
            </a:graphic>
          </wp:inline>
        </w:drawing>
      </w:r>
    </w:p>
    <w:p w14:paraId="4C22C622" w14:textId="77777777" w:rsidR="00B26D84" w:rsidRPr="00DA1389" w:rsidRDefault="00B26D84">
      <w:pPr>
        <w:spacing w:after="0"/>
        <w:rPr>
          <w:rFonts w:ascii="Times New Roman" w:hAnsi="Times New Roman"/>
          <w:sz w:val="24"/>
          <w:szCs w:val="24"/>
        </w:rPr>
        <w:pPrChange w:id="3950" w:author="EMRAH COLAK" w:date="2015-07-30T14:42:00Z">
          <w:pPr/>
        </w:pPrChange>
      </w:pPr>
    </w:p>
    <w:p w14:paraId="6C8B027E" w14:textId="77777777" w:rsidR="00DA1389" w:rsidRDefault="00DA1389">
      <w:pPr>
        <w:spacing w:after="0" w:line="360" w:lineRule="auto"/>
        <w:ind w:firstLine="708"/>
        <w:jc w:val="both"/>
        <w:rPr>
          <w:ins w:id="3951" w:author="EMRAH COLAK" w:date="2015-07-30T14:44:00Z"/>
          <w:rFonts w:ascii="Times New Roman" w:hAnsi="Times New Roman"/>
          <w:sz w:val="24"/>
          <w:szCs w:val="24"/>
        </w:rPr>
        <w:pPrChange w:id="3952" w:author="EMRAH COLAK" w:date="2015-07-30T14:42:00Z">
          <w:pPr>
            <w:spacing w:line="360" w:lineRule="auto"/>
            <w:ind w:firstLine="708"/>
            <w:jc w:val="both"/>
          </w:pPr>
        </w:pPrChange>
      </w:pPr>
      <w:r w:rsidRPr="00DA1389">
        <w:rPr>
          <w:rFonts w:ascii="Times New Roman" w:hAnsi="Times New Roman"/>
          <w:sz w:val="24"/>
          <w:szCs w:val="24"/>
        </w:rPr>
        <w:t>İnce istemciler aynı anda çalışınca her on adet ince istemci için ortalama ağ kullanımı 1 Mbps bant genişliğine tekabül etmektedir. Bu mevcut kullanıma oranla yaklaşık üç katına tekabül eder. Bunun dışında örnek olarak kullanılan ince istemci yapısı ve özellikleri Kurum ihtiyacını rahatlıkla karşılayabilmektedir.</w:t>
      </w:r>
    </w:p>
    <w:p w14:paraId="4A3766DE" w14:textId="77777777" w:rsidR="00B26D84" w:rsidRPr="00DA1389" w:rsidRDefault="00B26D84">
      <w:pPr>
        <w:spacing w:after="0" w:line="360" w:lineRule="auto"/>
        <w:ind w:firstLine="708"/>
        <w:jc w:val="both"/>
        <w:rPr>
          <w:rFonts w:ascii="Times New Roman" w:hAnsi="Times New Roman"/>
          <w:sz w:val="24"/>
          <w:szCs w:val="24"/>
        </w:rPr>
        <w:pPrChange w:id="3953" w:author="EMRAH COLAK" w:date="2015-07-30T14:42:00Z">
          <w:pPr>
            <w:spacing w:line="360" w:lineRule="auto"/>
            <w:ind w:firstLine="708"/>
            <w:jc w:val="both"/>
          </w:pPr>
        </w:pPrChange>
      </w:pPr>
    </w:p>
    <w:p w14:paraId="2BEB9529" w14:textId="77777777" w:rsidR="00DA1389" w:rsidRPr="00DA1389" w:rsidRDefault="00DA1389">
      <w:pPr>
        <w:spacing w:after="0" w:line="360" w:lineRule="auto"/>
        <w:ind w:firstLine="708"/>
        <w:jc w:val="both"/>
        <w:rPr>
          <w:rFonts w:ascii="Times New Roman" w:hAnsi="Times New Roman"/>
          <w:sz w:val="24"/>
          <w:szCs w:val="24"/>
        </w:rPr>
        <w:pPrChange w:id="3954" w:author="EMRAH COLAK" w:date="2015-07-30T14:42:00Z">
          <w:pPr>
            <w:spacing w:line="360" w:lineRule="auto"/>
            <w:ind w:firstLine="708"/>
            <w:jc w:val="both"/>
          </w:pPr>
        </w:pPrChange>
      </w:pPr>
      <w:r w:rsidRPr="00DA1389">
        <w:rPr>
          <w:rFonts w:ascii="Times New Roman" w:hAnsi="Times New Roman"/>
          <w:sz w:val="24"/>
          <w:szCs w:val="24"/>
        </w:rPr>
        <w:t>Böylelikle ince istemcilere aynı anda bir yük binmesi durumunda ihtiyaç olan ağ genişiliği tespit edilmiştir. Kurum bünyesinde gayet işlek bir il müdürlüğü düşünüldüğünde ilgili örnek sayesinde sistemde ne ile karşılaşılabileceği kolaylıkla anlaşılmıştır.</w:t>
      </w:r>
    </w:p>
    <w:p w14:paraId="07C60344" w14:textId="77777777" w:rsidR="004446F5" w:rsidRPr="00DA1389" w:rsidRDefault="004446F5">
      <w:pPr>
        <w:spacing w:after="0"/>
        <w:rPr>
          <w:rFonts w:ascii="Times New Roman" w:hAnsi="Times New Roman"/>
          <w:sz w:val="24"/>
          <w:szCs w:val="24"/>
        </w:rPr>
        <w:pPrChange w:id="3955" w:author="EMRAH COLAK" w:date="2015-07-30T14:42:00Z">
          <w:pPr/>
        </w:pPrChange>
      </w:pPr>
    </w:p>
    <w:p w14:paraId="5277F21D" w14:textId="77777777" w:rsidR="00D45860" w:rsidRDefault="00D45860">
      <w:pPr>
        <w:spacing w:after="0"/>
        <w:rPr>
          <w:ins w:id="3956" w:author="EMRAH COLAK" w:date="2015-07-30T14:44:00Z"/>
          <w:rFonts w:ascii="Times New Roman" w:hAnsi="Times New Roman"/>
          <w:sz w:val="24"/>
          <w:szCs w:val="24"/>
        </w:rPr>
        <w:pPrChange w:id="3957" w:author="EMRAH COLAK" w:date="2015-07-30T14:42:00Z">
          <w:pPr/>
        </w:pPrChange>
      </w:pPr>
    </w:p>
    <w:p w14:paraId="229296E1" w14:textId="77777777" w:rsidR="00B26D84" w:rsidRPr="00DA1389" w:rsidRDefault="00B26D84">
      <w:pPr>
        <w:spacing w:after="0"/>
        <w:rPr>
          <w:rFonts w:ascii="Times New Roman" w:hAnsi="Times New Roman"/>
          <w:sz w:val="24"/>
          <w:szCs w:val="24"/>
        </w:rPr>
        <w:pPrChange w:id="3958" w:author="EMRAH COLAK" w:date="2015-07-30T14:42:00Z">
          <w:pPr/>
        </w:pPrChange>
      </w:pPr>
    </w:p>
    <w:p w14:paraId="5E901508" w14:textId="41617B04" w:rsidR="00F13268" w:rsidRDefault="000354F5" w:rsidP="00685147">
      <w:pPr>
        <w:pStyle w:val="Balk3"/>
        <w:numPr>
          <w:ilvl w:val="0"/>
          <w:numId w:val="0"/>
        </w:numPr>
        <w:ind w:left="1146"/>
        <w:pPrChange w:id="3959" w:author="EMRAH COLAK" w:date="2015-07-31T14:33:00Z">
          <w:pPr>
            <w:pStyle w:val="Balk3"/>
          </w:pPr>
        </w:pPrChange>
      </w:pPr>
      <w:bookmarkStart w:id="3960" w:name="_Toc425946794"/>
      <w:bookmarkEnd w:id="3938"/>
      <w:ins w:id="3961" w:author="EMRAH COLAK" w:date="2015-07-29T14:43:00Z">
        <w:r>
          <w:lastRenderedPageBreak/>
          <w:t>3.1.2</w:t>
        </w:r>
        <w:r>
          <w:tab/>
        </w:r>
      </w:ins>
      <w:r w:rsidR="00736941">
        <w:t>İ</w:t>
      </w:r>
      <w:r w:rsidR="00D45860" w:rsidRPr="00D45860">
        <w:t xml:space="preserve">nce </w:t>
      </w:r>
      <w:r w:rsidR="00736941">
        <w:t>İ</w:t>
      </w:r>
      <w:r w:rsidR="00D45860" w:rsidRPr="00D45860">
        <w:t xml:space="preserve">stemcilerde </w:t>
      </w:r>
      <w:r w:rsidR="00736941">
        <w:t>K</w:t>
      </w:r>
      <w:r w:rsidR="00D45860" w:rsidRPr="00D45860">
        <w:t xml:space="preserve">ullanıcı </w:t>
      </w:r>
      <w:r w:rsidR="00736941">
        <w:t>Y</w:t>
      </w:r>
      <w:r w:rsidR="00D45860">
        <w:t xml:space="preserve">ük </w:t>
      </w:r>
      <w:r w:rsidR="00736941">
        <w:t>A</w:t>
      </w:r>
      <w:r w:rsidR="00D45860">
        <w:t xml:space="preserve">rtırımı ve </w:t>
      </w:r>
      <w:r w:rsidR="00736941">
        <w:t>A</w:t>
      </w:r>
      <w:r w:rsidR="00D45860">
        <w:t>za</w:t>
      </w:r>
      <w:r w:rsidR="00D45860" w:rsidRPr="00D45860">
        <w:t>l</w:t>
      </w:r>
      <w:r w:rsidR="00D45860">
        <w:t>t</w:t>
      </w:r>
      <w:r w:rsidR="00FB0D31">
        <w:t xml:space="preserve">ımı </w:t>
      </w:r>
      <w:r w:rsidR="00736941">
        <w:t>Y</w:t>
      </w:r>
      <w:r w:rsidR="00FB0D31">
        <w:t>apmak</w:t>
      </w:r>
      <w:bookmarkEnd w:id="3960"/>
    </w:p>
    <w:p w14:paraId="5883AD38" w14:textId="525C198B" w:rsidR="006175BB" w:rsidRPr="009F5DD6" w:rsidDel="000354F5" w:rsidRDefault="00B26D84">
      <w:pPr>
        <w:spacing w:after="0" w:line="360" w:lineRule="auto"/>
        <w:rPr>
          <w:del w:id="3962" w:author="EMRAH COLAK" w:date="2015-07-29T14:43:00Z"/>
          <w:rFonts w:ascii="Times New Roman" w:hAnsi="Times New Roman"/>
          <w:sz w:val="24"/>
        </w:rPr>
        <w:pPrChange w:id="3963" w:author="EMRAH COLAK" w:date="2015-07-30T14:46:00Z">
          <w:pPr/>
        </w:pPrChange>
      </w:pPr>
      <w:ins w:id="3964" w:author="EMRAH COLAK" w:date="2015-07-30T14:46:00Z">
        <w:r>
          <w:rPr>
            <w:rFonts w:ascii="Times New Roman" w:hAnsi="Times New Roman"/>
            <w:sz w:val="24"/>
          </w:rPr>
          <w:tab/>
        </w:r>
      </w:ins>
    </w:p>
    <w:p w14:paraId="4E992AF7" w14:textId="77777777" w:rsidR="006175BB" w:rsidRPr="009F5DD6" w:rsidRDefault="00054D86">
      <w:pPr>
        <w:spacing w:after="0" w:line="360" w:lineRule="auto"/>
        <w:rPr>
          <w:rFonts w:ascii="Times New Roman" w:hAnsi="Times New Roman"/>
          <w:sz w:val="24"/>
        </w:rPr>
        <w:pPrChange w:id="3965" w:author="EMRAH COLAK" w:date="2015-07-30T14:46:00Z">
          <w:pPr/>
        </w:pPrChange>
      </w:pPr>
      <w:r w:rsidRPr="009F5DD6">
        <w:rPr>
          <w:rFonts w:ascii="Times New Roman" w:hAnsi="Times New Roman"/>
          <w:sz w:val="24"/>
        </w:rPr>
        <w:t>Uygulama altyapısın</w:t>
      </w:r>
      <w:r w:rsidR="006175BB" w:rsidRPr="009F5DD6">
        <w:rPr>
          <w:rFonts w:ascii="Times New Roman" w:hAnsi="Times New Roman"/>
          <w:sz w:val="24"/>
        </w:rPr>
        <w:t>da bu durum</w:t>
      </w:r>
      <w:r w:rsidRPr="009F5DD6">
        <w:rPr>
          <w:rFonts w:ascii="Times New Roman" w:hAnsi="Times New Roman"/>
          <w:sz w:val="24"/>
        </w:rPr>
        <w:t xml:space="preserve"> test edildiğin</w:t>
      </w:r>
      <w:r w:rsidR="006175BB" w:rsidRPr="009F5DD6">
        <w:rPr>
          <w:rFonts w:ascii="Times New Roman" w:hAnsi="Times New Roman"/>
          <w:sz w:val="24"/>
        </w:rPr>
        <w:t>de aşağıdaki görüntü ve sonuçlara ulaşılmıştır.</w:t>
      </w:r>
    </w:p>
    <w:p w14:paraId="6512159A" w14:textId="5A33B996" w:rsidR="00524172" w:rsidRPr="009F5DD6" w:rsidDel="000354F5" w:rsidRDefault="00524172">
      <w:pPr>
        <w:spacing w:after="0"/>
        <w:rPr>
          <w:del w:id="3966" w:author="EMRAH COLAK" w:date="2015-07-29T14:43:00Z"/>
          <w:rFonts w:ascii="Times New Roman" w:hAnsi="Times New Roman"/>
          <w:sz w:val="24"/>
        </w:rPr>
        <w:pPrChange w:id="3967" w:author="EMRAH COLAK" w:date="2015-07-30T14:42:00Z">
          <w:pPr/>
        </w:pPrChange>
      </w:pPr>
    </w:p>
    <w:p w14:paraId="0D63959F" w14:textId="77777777" w:rsidR="000354F5" w:rsidRDefault="000354F5">
      <w:pPr>
        <w:spacing w:after="0"/>
        <w:rPr>
          <w:ins w:id="3968" w:author="EMRAH COLAK" w:date="2015-07-29T14:43:00Z"/>
          <w:rFonts w:ascii="Times New Roman" w:hAnsi="Times New Roman"/>
        </w:rPr>
        <w:pPrChange w:id="3969" w:author="EMRAH COLAK" w:date="2015-07-30T14:42:00Z">
          <w:pPr>
            <w:ind w:firstLine="708"/>
          </w:pPr>
        </w:pPrChange>
      </w:pPr>
      <w:bookmarkStart w:id="3970" w:name="şekil306"/>
    </w:p>
    <w:p w14:paraId="01D3A6EA" w14:textId="398BEB76" w:rsidR="00524172" w:rsidRPr="009F5DD6" w:rsidRDefault="00524172">
      <w:pPr>
        <w:spacing w:after="0"/>
        <w:rPr>
          <w:rFonts w:ascii="Times New Roman" w:hAnsi="Times New Roman"/>
        </w:rPr>
        <w:pPrChange w:id="3971" w:author="EMRAH COLAK" w:date="2015-07-30T14:42:00Z">
          <w:pPr>
            <w:ind w:firstLine="708"/>
          </w:pPr>
        </w:pPrChange>
      </w:pPr>
      <w:r w:rsidRPr="009F5DD6">
        <w:rPr>
          <w:rFonts w:ascii="Times New Roman" w:hAnsi="Times New Roman"/>
        </w:rPr>
        <w:t xml:space="preserve">Şekil </w:t>
      </w:r>
      <w:ins w:id="3972" w:author="EMRAH COLAK" w:date="2015-07-30T08:47:00Z">
        <w:r w:rsidR="00615C90">
          <w:rPr>
            <w:rFonts w:ascii="Times New Roman" w:hAnsi="Times New Roman"/>
          </w:rPr>
          <w:t>2</w:t>
        </w:r>
      </w:ins>
      <w:del w:id="3973" w:author="EMRAH COLAK" w:date="2015-07-30T08:47:00Z">
        <w:r w:rsidRPr="009F5DD6" w:rsidDel="00615C90">
          <w:rPr>
            <w:rFonts w:ascii="Times New Roman" w:hAnsi="Times New Roman"/>
          </w:rPr>
          <w:delText>3-</w:delText>
        </w:r>
        <w:r w:rsidR="00CC6EF8" w:rsidDel="00615C90">
          <w:rPr>
            <w:rFonts w:ascii="Times New Roman" w:hAnsi="Times New Roman"/>
          </w:rPr>
          <w:delText>6</w:delText>
        </w:r>
        <w:r w:rsidRPr="009F5DD6" w:rsidDel="00615C90">
          <w:rPr>
            <w:rFonts w:ascii="Times New Roman" w:hAnsi="Times New Roman"/>
          </w:rPr>
          <w:delText xml:space="preserve"> </w:delText>
        </w:r>
      </w:del>
      <w:ins w:id="3974" w:author="EMRAH COLAK" w:date="2015-07-30T08:48:00Z">
        <w:r w:rsidR="00ED0087">
          <w:rPr>
            <w:rFonts w:ascii="Times New Roman" w:hAnsi="Times New Roman"/>
          </w:rPr>
          <w:t>1</w:t>
        </w:r>
      </w:ins>
      <w:ins w:id="3975" w:author="EMRAH COLAK" w:date="2015-07-30T08:47:00Z">
        <w:r w:rsidR="00615C90">
          <w:rPr>
            <w:rFonts w:ascii="Times New Roman" w:hAnsi="Times New Roman"/>
          </w:rPr>
          <w:t xml:space="preserve">: </w:t>
        </w:r>
      </w:ins>
      <w:r w:rsidRPr="009F5DD6">
        <w:rPr>
          <w:rFonts w:ascii="Times New Roman" w:hAnsi="Times New Roman"/>
        </w:rPr>
        <w:t xml:space="preserve">İnce İstemcilerin Yük Artırım ve Azaltım Durumlarında </w:t>
      </w:r>
      <w:r w:rsidR="00964865" w:rsidRPr="009F5DD6">
        <w:rPr>
          <w:rFonts w:ascii="Times New Roman" w:hAnsi="Times New Roman"/>
        </w:rPr>
        <w:t>Ç</w:t>
      </w:r>
      <w:r w:rsidRPr="009F5DD6">
        <w:rPr>
          <w:rFonts w:ascii="Times New Roman" w:hAnsi="Times New Roman"/>
        </w:rPr>
        <w:t>alışması</w:t>
      </w:r>
    </w:p>
    <w:bookmarkEnd w:id="3970"/>
    <w:p w14:paraId="2FB71D0D" w14:textId="77777777" w:rsidR="00524172" w:rsidRPr="009F5DD6" w:rsidRDefault="000F7C00">
      <w:pPr>
        <w:spacing w:after="0"/>
        <w:rPr>
          <w:rFonts w:ascii="Times New Roman" w:hAnsi="Times New Roman"/>
          <w:sz w:val="24"/>
        </w:rPr>
        <w:pPrChange w:id="3976" w:author="EMRAH COLAK" w:date="2015-07-30T14:42:00Z">
          <w:pPr/>
        </w:pPrChange>
      </w:pPr>
      <w:r w:rsidRPr="009F5DD6">
        <w:rPr>
          <w:rFonts w:ascii="Times New Roman" w:hAnsi="Times New Roman"/>
          <w:noProof/>
          <w:sz w:val="24"/>
          <w:lang w:eastAsia="tr-TR"/>
        </w:rPr>
        <w:drawing>
          <wp:inline distT="0" distB="0" distL="0" distR="0" wp14:anchorId="2F43D619" wp14:editId="58794264">
            <wp:extent cx="5208270" cy="3888105"/>
            <wp:effectExtent l="0" t="0" r="0" b="0"/>
            <wp:docPr id="19" name="Resim 19" descr="şekil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şekil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8270" cy="3888105"/>
                    </a:xfrm>
                    <a:prstGeom prst="rect">
                      <a:avLst/>
                    </a:prstGeom>
                    <a:noFill/>
                    <a:ln>
                      <a:noFill/>
                    </a:ln>
                  </pic:spPr>
                </pic:pic>
              </a:graphicData>
            </a:graphic>
          </wp:inline>
        </w:drawing>
      </w:r>
    </w:p>
    <w:p w14:paraId="1EE23E7D" w14:textId="77777777" w:rsidR="00964865" w:rsidRPr="009F5DD6" w:rsidRDefault="00964865">
      <w:pPr>
        <w:spacing w:after="0"/>
        <w:rPr>
          <w:rFonts w:ascii="Times New Roman" w:hAnsi="Times New Roman"/>
          <w:sz w:val="24"/>
        </w:rPr>
        <w:pPrChange w:id="3977" w:author="EMRAH COLAK" w:date="2015-07-30T14:42:00Z">
          <w:pPr/>
        </w:pPrChange>
      </w:pPr>
    </w:p>
    <w:p w14:paraId="688405D1" w14:textId="77777777" w:rsidR="00964865" w:rsidRPr="009F5DD6" w:rsidRDefault="00964865">
      <w:pPr>
        <w:spacing w:after="0"/>
        <w:rPr>
          <w:rFonts w:ascii="Times New Roman" w:hAnsi="Times New Roman"/>
          <w:sz w:val="24"/>
        </w:rPr>
        <w:pPrChange w:id="3978" w:author="EMRAH COLAK" w:date="2015-07-30T14:42:00Z">
          <w:pPr/>
        </w:pPrChange>
      </w:pPr>
    </w:p>
    <w:p w14:paraId="2BE01CE9" w14:textId="77777777" w:rsidR="00964865" w:rsidRDefault="00964865">
      <w:pPr>
        <w:spacing w:after="0" w:line="360" w:lineRule="auto"/>
        <w:ind w:firstLine="708"/>
        <w:jc w:val="both"/>
        <w:rPr>
          <w:ins w:id="3979" w:author="EMRAH COLAK" w:date="2015-07-30T14:47:00Z"/>
          <w:rFonts w:ascii="Times New Roman" w:hAnsi="Times New Roman"/>
          <w:sz w:val="24"/>
        </w:rPr>
        <w:pPrChange w:id="3980" w:author="EMRAH COLAK" w:date="2015-07-30T14:42:00Z">
          <w:pPr>
            <w:spacing w:line="360" w:lineRule="auto"/>
            <w:ind w:firstLine="708"/>
            <w:jc w:val="both"/>
          </w:pPr>
        </w:pPrChange>
      </w:pPr>
      <w:r w:rsidRPr="009F5DD6">
        <w:rPr>
          <w:rFonts w:ascii="Times New Roman" w:hAnsi="Times New Roman"/>
          <w:sz w:val="24"/>
        </w:rPr>
        <w:t>Bu testte de İnce istemcilerdeki işlemci kullanımı daha düşük seviyelerde olup hafıza kullanımı da hem düşük hem de daha dalgalı seyretmiştir.</w:t>
      </w:r>
    </w:p>
    <w:p w14:paraId="324CCFA0" w14:textId="77777777" w:rsidR="00B26D84" w:rsidRPr="009F5DD6" w:rsidRDefault="00B26D84">
      <w:pPr>
        <w:spacing w:after="0" w:line="360" w:lineRule="auto"/>
        <w:ind w:firstLine="708"/>
        <w:jc w:val="both"/>
        <w:rPr>
          <w:rFonts w:ascii="Times New Roman" w:hAnsi="Times New Roman"/>
          <w:sz w:val="24"/>
        </w:rPr>
        <w:pPrChange w:id="3981" w:author="EMRAH COLAK" w:date="2015-07-30T14:42:00Z">
          <w:pPr>
            <w:spacing w:line="360" w:lineRule="auto"/>
            <w:ind w:firstLine="708"/>
            <w:jc w:val="both"/>
          </w:pPr>
        </w:pPrChange>
      </w:pPr>
    </w:p>
    <w:p w14:paraId="4FC1E565" w14:textId="77777777" w:rsidR="00964865" w:rsidRDefault="00964865">
      <w:pPr>
        <w:spacing w:after="0" w:line="360" w:lineRule="auto"/>
        <w:ind w:firstLine="708"/>
        <w:jc w:val="both"/>
        <w:rPr>
          <w:ins w:id="3982" w:author="EMRAH COLAK" w:date="2015-07-30T14:47:00Z"/>
          <w:rFonts w:ascii="Times New Roman" w:hAnsi="Times New Roman"/>
          <w:sz w:val="24"/>
        </w:rPr>
        <w:pPrChange w:id="3983" w:author="EMRAH COLAK" w:date="2015-07-30T14:42:00Z">
          <w:pPr>
            <w:spacing w:line="360" w:lineRule="auto"/>
            <w:ind w:firstLine="578"/>
            <w:jc w:val="both"/>
          </w:pPr>
        </w:pPrChange>
      </w:pPr>
      <w:r w:rsidRPr="009F5DD6">
        <w:rPr>
          <w:rFonts w:ascii="Times New Roman" w:hAnsi="Times New Roman"/>
          <w:sz w:val="24"/>
        </w:rPr>
        <w:t>Bu testi yaparken Kurum’da gün içinde olağan iş yoğunluğu olan orta ölçekli bir il müdürlüğ</w:t>
      </w:r>
      <w:r w:rsidR="00E47C5D" w:rsidRPr="009F5DD6">
        <w:rPr>
          <w:rFonts w:ascii="Times New Roman" w:hAnsi="Times New Roman"/>
          <w:sz w:val="24"/>
        </w:rPr>
        <w:t>ündeki hizmet veren personel</w:t>
      </w:r>
      <w:r w:rsidRPr="009F5DD6">
        <w:rPr>
          <w:rFonts w:ascii="Times New Roman" w:hAnsi="Times New Roman"/>
          <w:sz w:val="24"/>
        </w:rPr>
        <w:t>in gün içindeki çalışma durumları göz önünde bulundurularak farklı zamanlarda ince istemcilere yük bindirimi yapılmıştır. Çıkan sonuçlara göre ince istemcilerle hizmet verilmesi sonucu hiçbir aksama görülmemiş ve tüm hizmet veren uygulamalar da tıpkı mevcut masaüstü bilgisayarlarda çalıştığı gibi çalışmaya devam etmiştir.</w:t>
      </w:r>
      <w:r w:rsidR="00EE4046" w:rsidRPr="009F5DD6">
        <w:rPr>
          <w:rFonts w:ascii="Times New Roman" w:hAnsi="Times New Roman"/>
          <w:sz w:val="24"/>
        </w:rPr>
        <w:t xml:space="preserve"> </w:t>
      </w:r>
    </w:p>
    <w:p w14:paraId="47C5F6B4" w14:textId="77777777" w:rsidR="00B26D84" w:rsidRDefault="00B26D84">
      <w:pPr>
        <w:spacing w:after="0" w:line="360" w:lineRule="auto"/>
        <w:ind w:firstLine="708"/>
        <w:jc w:val="both"/>
        <w:rPr>
          <w:ins w:id="3984" w:author="EMRAH COLAK" w:date="2015-07-30T14:47:00Z"/>
          <w:rFonts w:ascii="Times New Roman" w:hAnsi="Times New Roman"/>
          <w:sz w:val="24"/>
        </w:rPr>
        <w:pPrChange w:id="3985" w:author="EMRAH COLAK" w:date="2015-07-30T14:42:00Z">
          <w:pPr>
            <w:spacing w:line="360" w:lineRule="auto"/>
            <w:ind w:firstLine="578"/>
            <w:jc w:val="both"/>
          </w:pPr>
        </w:pPrChange>
      </w:pPr>
    </w:p>
    <w:p w14:paraId="10963F78" w14:textId="77777777" w:rsidR="00B26D84" w:rsidRDefault="00B26D84">
      <w:pPr>
        <w:spacing w:after="0" w:line="360" w:lineRule="auto"/>
        <w:ind w:firstLine="708"/>
        <w:jc w:val="both"/>
        <w:rPr>
          <w:ins w:id="3986" w:author="EMRAH COLAK" w:date="2015-07-29T14:43:00Z"/>
          <w:rFonts w:ascii="Times New Roman" w:hAnsi="Times New Roman"/>
          <w:sz w:val="24"/>
        </w:rPr>
        <w:pPrChange w:id="3987" w:author="EMRAH COLAK" w:date="2015-07-30T14:42:00Z">
          <w:pPr>
            <w:spacing w:line="360" w:lineRule="auto"/>
            <w:ind w:firstLine="578"/>
            <w:jc w:val="both"/>
          </w:pPr>
        </w:pPrChange>
      </w:pPr>
    </w:p>
    <w:p w14:paraId="406FBE57" w14:textId="77777777" w:rsidR="000354F5" w:rsidRPr="009F5DD6" w:rsidRDefault="000354F5">
      <w:pPr>
        <w:spacing w:after="0" w:line="360" w:lineRule="auto"/>
        <w:ind w:firstLine="578"/>
        <w:jc w:val="both"/>
        <w:rPr>
          <w:rFonts w:ascii="Times New Roman" w:hAnsi="Times New Roman"/>
          <w:sz w:val="24"/>
        </w:rPr>
        <w:pPrChange w:id="3988" w:author="EMRAH COLAK" w:date="2015-07-30T14:42:00Z">
          <w:pPr>
            <w:spacing w:line="360" w:lineRule="auto"/>
            <w:ind w:firstLine="578"/>
            <w:jc w:val="both"/>
          </w:pPr>
        </w:pPrChange>
      </w:pPr>
    </w:p>
    <w:p w14:paraId="5C8A29DC" w14:textId="77777777" w:rsidR="00964865" w:rsidRDefault="00964865">
      <w:pPr>
        <w:pStyle w:val="Balk2"/>
        <w:pPrChange w:id="3989" w:author="EMRAH COLAK" w:date="2015-07-30T15:31:00Z">
          <w:pPr>
            <w:pStyle w:val="Balk2"/>
            <w:ind w:left="709"/>
          </w:pPr>
        </w:pPrChange>
      </w:pPr>
      <w:bookmarkStart w:id="3990" w:name="_Toc425946795"/>
      <w:r>
        <w:lastRenderedPageBreak/>
        <w:t>İnce İstemci Kullanılarak Haberleşme</w:t>
      </w:r>
      <w:bookmarkEnd w:id="3990"/>
      <w:r>
        <w:t xml:space="preserve"> </w:t>
      </w:r>
    </w:p>
    <w:p w14:paraId="3B74B26A" w14:textId="4738CC3F" w:rsidR="00EE4046" w:rsidDel="000354F5" w:rsidRDefault="00EE4046">
      <w:pPr>
        <w:spacing w:after="0"/>
        <w:rPr>
          <w:del w:id="3991" w:author="EMRAH COLAK" w:date="2015-07-29T14:43:00Z"/>
        </w:rPr>
        <w:pPrChange w:id="3992" w:author="EMRAH COLAK" w:date="2015-07-30T14:42:00Z">
          <w:pPr/>
        </w:pPrChange>
      </w:pPr>
    </w:p>
    <w:p w14:paraId="06ED7004" w14:textId="51BF596D" w:rsidR="00EE4046" w:rsidRPr="00EE4046" w:rsidRDefault="00BA0CF6">
      <w:pPr>
        <w:spacing w:after="0"/>
        <w:jc w:val="both"/>
        <w:rPr>
          <w:rFonts w:ascii="Times New Roman" w:hAnsi="Times New Roman"/>
        </w:rPr>
        <w:pPrChange w:id="3993" w:author="EMRAH COLAK" w:date="2015-07-30T14:42:00Z">
          <w:pPr>
            <w:jc w:val="both"/>
          </w:pPr>
        </w:pPrChange>
      </w:pPr>
      <w:del w:id="3994" w:author="EMRAH COLAK" w:date="2015-07-29T14:43:00Z">
        <w:r w:rsidDel="000354F5">
          <w:rPr>
            <w:rFonts w:ascii="Times New Roman" w:hAnsi="Times New Roman"/>
          </w:rPr>
          <w:delText xml:space="preserve">     </w:delText>
        </w:r>
        <w:bookmarkStart w:id="3995" w:name="tablo304"/>
        <w:r w:rsidR="002A0778" w:rsidDel="000354F5">
          <w:rPr>
            <w:rFonts w:ascii="Times New Roman" w:hAnsi="Times New Roman"/>
          </w:rPr>
          <w:delText xml:space="preserve">        </w:delText>
        </w:r>
      </w:del>
      <w:r>
        <w:rPr>
          <w:rFonts w:ascii="Times New Roman" w:hAnsi="Times New Roman"/>
        </w:rPr>
        <w:t xml:space="preserve">Tablo </w:t>
      </w:r>
      <w:del w:id="3996" w:author="EMRAH COLAK" w:date="2015-07-30T08:55:00Z">
        <w:r w:rsidDel="004663D3">
          <w:rPr>
            <w:rFonts w:ascii="Times New Roman" w:hAnsi="Times New Roman"/>
          </w:rPr>
          <w:delText>3-4</w:delText>
        </w:r>
      </w:del>
      <w:ins w:id="3997" w:author="EMRAH COLAK" w:date="2015-07-30T08:55:00Z">
        <w:r w:rsidR="004663D3">
          <w:rPr>
            <w:rFonts w:ascii="Times New Roman" w:hAnsi="Times New Roman"/>
          </w:rPr>
          <w:t>5:</w:t>
        </w:r>
      </w:ins>
      <w:r w:rsidR="00EE4046" w:rsidRPr="00EE4046">
        <w:rPr>
          <w:rFonts w:ascii="Times New Roman" w:hAnsi="Times New Roman"/>
        </w:rPr>
        <w:t xml:space="preserve"> </w:t>
      </w:r>
      <w:r w:rsidR="00252C76">
        <w:rPr>
          <w:rFonts w:ascii="Times New Roman" w:hAnsi="Times New Roman"/>
        </w:rPr>
        <w:t>İnce İstemci Mimarisi</w:t>
      </w:r>
      <w:r w:rsidR="00C96B6C" w:rsidRPr="00C96B6C">
        <w:rPr>
          <w:rFonts w:ascii="Times New Roman" w:hAnsi="Times New Roman"/>
        </w:rPr>
        <w:t xml:space="preserve"> ile Bant</w:t>
      </w:r>
      <w:r w:rsidR="00C96B6C">
        <w:rPr>
          <w:rFonts w:ascii="Times New Roman" w:hAnsi="Times New Roman"/>
        </w:rPr>
        <w:t xml:space="preserve"> Genişliği Değişecek Bölgeler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3"/>
        <w:gridCol w:w="2552"/>
        <w:gridCol w:w="2835"/>
      </w:tblGrid>
      <w:tr w:rsidR="00EE4046" w:rsidRPr="00EE4046" w14:paraId="72FF32F5" w14:textId="77777777" w:rsidTr="00BA0CF6">
        <w:tc>
          <w:tcPr>
            <w:tcW w:w="2823" w:type="dxa"/>
          </w:tcPr>
          <w:bookmarkEnd w:id="3995"/>
          <w:p w14:paraId="5DEF0552" w14:textId="77777777" w:rsidR="00EE4046" w:rsidRPr="00EE4046" w:rsidRDefault="00EE4046">
            <w:pPr>
              <w:spacing w:after="0"/>
              <w:jc w:val="both"/>
              <w:rPr>
                <w:rFonts w:ascii="Times New Roman" w:hAnsi="Times New Roman"/>
                <w:b/>
              </w:rPr>
              <w:pPrChange w:id="3998" w:author="EMRAH COLAK" w:date="2015-07-30T14:42:00Z">
                <w:pPr>
                  <w:jc w:val="both"/>
                </w:pPr>
              </w:pPrChange>
            </w:pPr>
            <w:r w:rsidRPr="00EE4046">
              <w:rPr>
                <w:rFonts w:ascii="Times New Roman" w:hAnsi="Times New Roman"/>
                <w:b/>
              </w:rPr>
              <w:t>Bant genişliği (Mbps)</w:t>
            </w:r>
          </w:p>
        </w:tc>
        <w:tc>
          <w:tcPr>
            <w:tcW w:w="2552" w:type="dxa"/>
          </w:tcPr>
          <w:p w14:paraId="35ABF9A6" w14:textId="77777777" w:rsidR="00EE4046" w:rsidRPr="00EE4046" w:rsidRDefault="00EE4046">
            <w:pPr>
              <w:spacing w:after="0"/>
              <w:jc w:val="both"/>
              <w:rPr>
                <w:rFonts w:ascii="Times New Roman" w:hAnsi="Times New Roman"/>
                <w:b/>
              </w:rPr>
              <w:pPrChange w:id="3999" w:author="EMRAH COLAK" w:date="2015-07-30T14:42:00Z">
                <w:pPr>
                  <w:jc w:val="both"/>
                </w:pPr>
              </w:pPrChange>
            </w:pPr>
            <w:r w:rsidRPr="00EE4046">
              <w:rPr>
                <w:rFonts w:ascii="Times New Roman" w:hAnsi="Times New Roman"/>
                <w:b/>
              </w:rPr>
              <w:t>Çalışan sayısı</w:t>
            </w:r>
          </w:p>
        </w:tc>
        <w:tc>
          <w:tcPr>
            <w:tcW w:w="2835" w:type="dxa"/>
          </w:tcPr>
          <w:p w14:paraId="21952D7F" w14:textId="77777777" w:rsidR="00EE4046" w:rsidRPr="00EE4046" w:rsidRDefault="00EE4046">
            <w:pPr>
              <w:spacing w:after="0"/>
              <w:jc w:val="both"/>
              <w:rPr>
                <w:rFonts w:ascii="Times New Roman" w:hAnsi="Times New Roman"/>
                <w:b/>
              </w:rPr>
              <w:pPrChange w:id="4000" w:author="EMRAH COLAK" w:date="2015-07-30T14:42:00Z">
                <w:pPr>
                  <w:jc w:val="both"/>
                </w:pPr>
              </w:pPrChange>
            </w:pPr>
            <w:r w:rsidRPr="00EE4046">
              <w:rPr>
                <w:rFonts w:ascii="Times New Roman" w:hAnsi="Times New Roman"/>
                <w:b/>
              </w:rPr>
              <w:t xml:space="preserve">Bölge sayısı (Toplam 177 adet) </w:t>
            </w:r>
          </w:p>
        </w:tc>
      </w:tr>
      <w:tr w:rsidR="00EE4046" w:rsidRPr="00EE4046" w14:paraId="28BA7036" w14:textId="77777777" w:rsidTr="00BA0CF6">
        <w:tc>
          <w:tcPr>
            <w:tcW w:w="2823" w:type="dxa"/>
          </w:tcPr>
          <w:p w14:paraId="4352C855" w14:textId="77777777" w:rsidR="00EE4046" w:rsidRPr="00EE4046" w:rsidRDefault="00EE4046">
            <w:pPr>
              <w:spacing w:after="0"/>
              <w:jc w:val="both"/>
              <w:rPr>
                <w:rFonts w:ascii="Times New Roman" w:hAnsi="Times New Roman"/>
              </w:rPr>
              <w:pPrChange w:id="4001" w:author="EMRAH COLAK" w:date="2015-07-30T14:42:00Z">
                <w:pPr>
                  <w:jc w:val="both"/>
                </w:pPr>
              </w:pPrChange>
            </w:pPr>
            <w:r w:rsidRPr="00EE4046">
              <w:rPr>
                <w:rFonts w:ascii="Times New Roman" w:hAnsi="Times New Roman"/>
              </w:rPr>
              <w:t>5</w:t>
            </w:r>
          </w:p>
        </w:tc>
        <w:tc>
          <w:tcPr>
            <w:tcW w:w="2552" w:type="dxa"/>
          </w:tcPr>
          <w:p w14:paraId="59DC2AF0" w14:textId="77777777" w:rsidR="00EE4046" w:rsidRPr="00EE4046" w:rsidRDefault="00EE4046">
            <w:pPr>
              <w:spacing w:after="0"/>
              <w:jc w:val="both"/>
              <w:rPr>
                <w:rFonts w:ascii="Times New Roman" w:hAnsi="Times New Roman"/>
                <w:color w:val="943634"/>
              </w:rPr>
              <w:pPrChange w:id="4002" w:author="EMRAH COLAK" w:date="2015-07-30T14:42:00Z">
                <w:pPr>
                  <w:jc w:val="both"/>
                </w:pPr>
              </w:pPrChange>
            </w:pPr>
            <w:r w:rsidRPr="00EE4046">
              <w:rPr>
                <w:rFonts w:ascii="Times New Roman" w:hAnsi="Times New Roman"/>
              </w:rPr>
              <w:t>0-50</w:t>
            </w:r>
          </w:p>
        </w:tc>
        <w:tc>
          <w:tcPr>
            <w:tcW w:w="2835" w:type="dxa"/>
          </w:tcPr>
          <w:p w14:paraId="6E680CA8" w14:textId="77777777" w:rsidR="00EE4046" w:rsidRPr="00EE4046" w:rsidRDefault="00EE4046">
            <w:pPr>
              <w:spacing w:after="0"/>
              <w:jc w:val="both"/>
              <w:rPr>
                <w:rFonts w:ascii="Times New Roman" w:hAnsi="Times New Roman"/>
                <w:color w:val="943634"/>
              </w:rPr>
              <w:pPrChange w:id="4003" w:author="EMRAH COLAK" w:date="2015-07-30T14:42:00Z">
                <w:pPr>
                  <w:jc w:val="both"/>
                </w:pPr>
              </w:pPrChange>
            </w:pPr>
            <w:r w:rsidRPr="00EE4046">
              <w:rPr>
                <w:rFonts w:ascii="Times New Roman" w:hAnsi="Times New Roman"/>
              </w:rPr>
              <w:t>59</w:t>
            </w:r>
          </w:p>
        </w:tc>
      </w:tr>
      <w:tr w:rsidR="00EE4046" w:rsidRPr="00EE4046" w14:paraId="30C8CFA4" w14:textId="77777777" w:rsidTr="00BA0CF6">
        <w:tc>
          <w:tcPr>
            <w:tcW w:w="2823" w:type="dxa"/>
          </w:tcPr>
          <w:p w14:paraId="136F7FBE" w14:textId="77777777" w:rsidR="00EE4046" w:rsidRPr="00EE4046" w:rsidRDefault="00EE4046">
            <w:pPr>
              <w:spacing w:after="0"/>
              <w:jc w:val="both"/>
              <w:rPr>
                <w:rFonts w:ascii="Times New Roman" w:hAnsi="Times New Roman"/>
                <w:color w:val="943634"/>
              </w:rPr>
              <w:pPrChange w:id="4004" w:author="EMRAH COLAK" w:date="2015-07-30T14:42:00Z">
                <w:pPr>
                  <w:jc w:val="both"/>
                </w:pPr>
              </w:pPrChange>
            </w:pPr>
            <w:r w:rsidRPr="00EE4046">
              <w:rPr>
                <w:rFonts w:ascii="Times New Roman" w:hAnsi="Times New Roman"/>
              </w:rPr>
              <w:t>10</w:t>
            </w:r>
          </w:p>
        </w:tc>
        <w:tc>
          <w:tcPr>
            <w:tcW w:w="2552" w:type="dxa"/>
          </w:tcPr>
          <w:p w14:paraId="37845160" w14:textId="77777777" w:rsidR="00EE4046" w:rsidRPr="00EE4046" w:rsidRDefault="00EE4046">
            <w:pPr>
              <w:spacing w:after="0"/>
              <w:jc w:val="both"/>
              <w:rPr>
                <w:rFonts w:ascii="Times New Roman" w:hAnsi="Times New Roman"/>
                <w:color w:val="943634"/>
              </w:rPr>
              <w:pPrChange w:id="4005" w:author="EMRAH COLAK" w:date="2015-07-30T14:42:00Z">
                <w:pPr>
                  <w:jc w:val="both"/>
                </w:pPr>
              </w:pPrChange>
            </w:pPr>
            <w:r w:rsidRPr="00EE4046">
              <w:rPr>
                <w:rFonts w:ascii="Times New Roman" w:hAnsi="Times New Roman"/>
              </w:rPr>
              <w:t>50-100</w:t>
            </w:r>
          </w:p>
        </w:tc>
        <w:tc>
          <w:tcPr>
            <w:tcW w:w="2835" w:type="dxa"/>
          </w:tcPr>
          <w:p w14:paraId="6A328FF0" w14:textId="77777777" w:rsidR="00EE4046" w:rsidRPr="00EE4046" w:rsidRDefault="00EE4046">
            <w:pPr>
              <w:spacing w:after="0"/>
              <w:jc w:val="both"/>
              <w:rPr>
                <w:rFonts w:ascii="Times New Roman" w:hAnsi="Times New Roman"/>
                <w:color w:val="943634"/>
              </w:rPr>
              <w:pPrChange w:id="4006" w:author="EMRAH COLAK" w:date="2015-07-30T14:42:00Z">
                <w:pPr>
                  <w:jc w:val="both"/>
                </w:pPr>
              </w:pPrChange>
            </w:pPr>
            <w:r w:rsidRPr="00EE4046">
              <w:rPr>
                <w:rFonts w:ascii="Times New Roman" w:hAnsi="Times New Roman"/>
              </w:rPr>
              <w:t>46</w:t>
            </w:r>
          </w:p>
        </w:tc>
      </w:tr>
      <w:tr w:rsidR="00EE4046" w:rsidRPr="00EE4046" w14:paraId="6ADD8F9B" w14:textId="77777777" w:rsidTr="00BA0CF6">
        <w:tc>
          <w:tcPr>
            <w:tcW w:w="2823" w:type="dxa"/>
          </w:tcPr>
          <w:p w14:paraId="22D29E2C" w14:textId="77777777" w:rsidR="00EE4046" w:rsidRPr="00EE4046" w:rsidRDefault="00EE4046">
            <w:pPr>
              <w:spacing w:after="0"/>
              <w:jc w:val="both"/>
              <w:rPr>
                <w:rFonts w:ascii="Times New Roman" w:hAnsi="Times New Roman"/>
                <w:color w:val="943634"/>
              </w:rPr>
              <w:pPrChange w:id="4007" w:author="EMRAH COLAK" w:date="2015-07-30T14:42:00Z">
                <w:pPr>
                  <w:jc w:val="both"/>
                </w:pPr>
              </w:pPrChange>
            </w:pPr>
            <w:r w:rsidRPr="00EE4046">
              <w:rPr>
                <w:rFonts w:ascii="Times New Roman" w:hAnsi="Times New Roman"/>
              </w:rPr>
              <w:t>15</w:t>
            </w:r>
          </w:p>
        </w:tc>
        <w:tc>
          <w:tcPr>
            <w:tcW w:w="2552" w:type="dxa"/>
          </w:tcPr>
          <w:p w14:paraId="050ABE6D" w14:textId="77777777" w:rsidR="00EE4046" w:rsidRPr="00EE4046" w:rsidRDefault="00EE4046">
            <w:pPr>
              <w:spacing w:after="0"/>
              <w:jc w:val="both"/>
              <w:rPr>
                <w:rFonts w:ascii="Times New Roman" w:hAnsi="Times New Roman"/>
                <w:color w:val="943634"/>
              </w:rPr>
              <w:pPrChange w:id="4008" w:author="EMRAH COLAK" w:date="2015-07-30T14:42:00Z">
                <w:pPr>
                  <w:jc w:val="both"/>
                </w:pPr>
              </w:pPrChange>
            </w:pPr>
            <w:r w:rsidRPr="00EE4046">
              <w:rPr>
                <w:rFonts w:ascii="Times New Roman" w:hAnsi="Times New Roman"/>
              </w:rPr>
              <w:t>100-150</w:t>
            </w:r>
          </w:p>
        </w:tc>
        <w:tc>
          <w:tcPr>
            <w:tcW w:w="2835" w:type="dxa"/>
          </w:tcPr>
          <w:p w14:paraId="0838172B" w14:textId="77777777" w:rsidR="00EE4046" w:rsidRPr="00EE4046" w:rsidRDefault="00EE4046">
            <w:pPr>
              <w:spacing w:after="0"/>
              <w:jc w:val="both"/>
              <w:rPr>
                <w:rFonts w:ascii="Times New Roman" w:hAnsi="Times New Roman"/>
                <w:color w:val="943634"/>
              </w:rPr>
              <w:pPrChange w:id="4009" w:author="EMRAH COLAK" w:date="2015-07-30T14:42:00Z">
                <w:pPr>
                  <w:jc w:val="both"/>
                </w:pPr>
              </w:pPrChange>
            </w:pPr>
            <w:r w:rsidRPr="00EE4046">
              <w:rPr>
                <w:rFonts w:ascii="Times New Roman" w:hAnsi="Times New Roman"/>
              </w:rPr>
              <w:t>30</w:t>
            </w:r>
          </w:p>
        </w:tc>
      </w:tr>
      <w:tr w:rsidR="00EE4046" w:rsidRPr="00EE4046" w14:paraId="2FA88162" w14:textId="77777777" w:rsidTr="00BA0CF6">
        <w:tc>
          <w:tcPr>
            <w:tcW w:w="2823" w:type="dxa"/>
          </w:tcPr>
          <w:p w14:paraId="50DB15FC" w14:textId="77777777" w:rsidR="00EE4046" w:rsidRPr="00EE4046" w:rsidRDefault="00EE4046">
            <w:pPr>
              <w:spacing w:after="0"/>
              <w:jc w:val="both"/>
              <w:rPr>
                <w:rFonts w:ascii="Times New Roman" w:hAnsi="Times New Roman"/>
                <w:color w:val="943634"/>
              </w:rPr>
              <w:pPrChange w:id="4010" w:author="EMRAH COLAK" w:date="2015-07-30T14:42:00Z">
                <w:pPr>
                  <w:jc w:val="both"/>
                </w:pPr>
              </w:pPrChange>
            </w:pPr>
            <w:r w:rsidRPr="00EE4046">
              <w:rPr>
                <w:rFonts w:ascii="Times New Roman" w:hAnsi="Times New Roman"/>
              </w:rPr>
              <w:t>20</w:t>
            </w:r>
          </w:p>
        </w:tc>
        <w:tc>
          <w:tcPr>
            <w:tcW w:w="2552" w:type="dxa"/>
          </w:tcPr>
          <w:p w14:paraId="7FE734F1" w14:textId="77777777" w:rsidR="00EE4046" w:rsidRPr="00EE4046" w:rsidRDefault="00EE4046">
            <w:pPr>
              <w:spacing w:after="0"/>
              <w:jc w:val="both"/>
              <w:rPr>
                <w:rFonts w:ascii="Times New Roman" w:hAnsi="Times New Roman"/>
                <w:color w:val="943634"/>
              </w:rPr>
              <w:pPrChange w:id="4011" w:author="EMRAH COLAK" w:date="2015-07-30T14:42:00Z">
                <w:pPr>
                  <w:jc w:val="both"/>
                </w:pPr>
              </w:pPrChange>
            </w:pPr>
            <w:r w:rsidRPr="00EE4046">
              <w:rPr>
                <w:rFonts w:ascii="Times New Roman" w:hAnsi="Times New Roman"/>
              </w:rPr>
              <w:t>150-200</w:t>
            </w:r>
          </w:p>
        </w:tc>
        <w:tc>
          <w:tcPr>
            <w:tcW w:w="2835" w:type="dxa"/>
          </w:tcPr>
          <w:p w14:paraId="63E6FDEE" w14:textId="77777777" w:rsidR="00EE4046" w:rsidRPr="00EE4046" w:rsidRDefault="00EE4046">
            <w:pPr>
              <w:spacing w:after="0"/>
              <w:jc w:val="both"/>
              <w:rPr>
                <w:rFonts w:ascii="Times New Roman" w:hAnsi="Times New Roman"/>
                <w:color w:val="943634"/>
              </w:rPr>
              <w:pPrChange w:id="4012" w:author="EMRAH COLAK" w:date="2015-07-30T14:42:00Z">
                <w:pPr>
                  <w:jc w:val="both"/>
                </w:pPr>
              </w:pPrChange>
            </w:pPr>
            <w:r w:rsidRPr="00EE4046">
              <w:rPr>
                <w:rFonts w:ascii="Times New Roman" w:hAnsi="Times New Roman"/>
              </w:rPr>
              <w:t>15</w:t>
            </w:r>
          </w:p>
        </w:tc>
      </w:tr>
      <w:tr w:rsidR="00EE4046" w:rsidRPr="00EE4046" w14:paraId="4553DC53" w14:textId="77777777" w:rsidTr="00BA0CF6">
        <w:tc>
          <w:tcPr>
            <w:tcW w:w="2823" w:type="dxa"/>
          </w:tcPr>
          <w:p w14:paraId="6E7851FC" w14:textId="77777777" w:rsidR="00EE4046" w:rsidRPr="00EE4046" w:rsidRDefault="00EE4046">
            <w:pPr>
              <w:spacing w:after="0"/>
              <w:jc w:val="both"/>
              <w:rPr>
                <w:rFonts w:ascii="Times New Roman" w:hAnsi="Times New Roman"/>
                <w:color w:val="943634"/>
              </w:rPr>
              <w:pPrChange w:id="4013" w:author="EMRAH COLAK" w:date="2015-07-30T14:42:00Z">
                <w:pPr>
                  <w:jc w:val="both"/>
                </w:pPr>
              </w:pPrChange>
            </w:pPr>
            <w:r w:rsidRPr="00EE4046">
              <w:rPr>
                <w:rFonts w:ascii="Times New Roman" w:hAnsi="Times New Roman"/>
              </w:rPr>
              <w:t>30</w:t>
            </w:r>
          </w:p>
        </w:tc>
        <w:tc>
          <w:tcPr>
            <w:tcW w:w="2552" w:type="dxa"/>
          </w:tcPr>
          <w:p w14:paraId="18EE1208" w14:textId="77777777" w:rsidR="00EE4046" w:rsidRPr="00EE4046" w:rsidRDefault="00EE4046">
            <w:pPr>
              <w:spacing w:after="0"/>
              <w:jc w:val="both"/>
              <w:rPr>
                <w:rFonts w:ascii="Times New Roman" w:hAnsi="Times New Roman"/>
                <w:color w:val="943634"/>
              </w:rPr>
              <w:pPrChange w:id="4014" w:author="EMRAH COLAK" w:date="2015-07-30T14:42:00Z">
                <w:pPr>
                  <w:jc w:val="both"/>
                </w:pPr>
              </w:pPrChange>
            </w:pPr>
            <w:r w:rsidRPr="00EE4046">
              <w:rPr>
                <w:rFonts w:ascii="Times New Roman" w:hAnsi="Times New Roman"/>
              </w:rPr>
              <w:t>200-300</w:t>
            </w:r>
          </w:p>
        </w:tc>
        <w:tc>
          <w:tcPr>
            <w:tcW w:w="2835" w:type="dxa"/>
          </w:tcPr>
          <w:p w14:paraId="00367C86" w14:textId="77777777" w:rsidR="00EE4046" w:rsidRPr="00EE4046" w:rsidRDefault="00EE4046">
            <w:pPr>
              <w:spacing w:after="0"/>
              <w:jc w:val="both"/>
              <w:rPr>
                <w:rFonts w:ascii="Times New Roman" w:hAnsi="Times New Roman"/>
                <w:color w:val="943634"/>
              </w:rPr>
              <w:pPrChange w:id="4015" w:author="EMRAH COLAK" w:date="2015-07-30T14:42:00Z">
                <w:pPr>
                  <w:jc w:val="both"/>
                </w:pPr>
              </w:pPrChange>
            </w:pPr>
            <w:r w:rsidRPr="00EE4046">
              <w:rPr>
                <w:rFonts w:ascii="Times New Roman" w:hAnsi="Times New Roman"/>
              </w:rPr>
              <w:t>17</w:t>
            </w:r>
          </w:p>
        </w:tc>
      </w:tr>
      <w:tr w:rsidR="00EE4046" w:rsidRPr="00EE4046" w14:paraId="546BB995" w14:textId="77777777" w:rsidTr="00BA0CF6">
        <w:tc>
          <w:tcPr>
            <w:tcW w:w="2823" w:type="dxa"/>
          </w:tcPr>
          <w:p w14:paraId="3D38261C" w14:textId="77777777" w:rsidR="00EE4046" w:rsidRPr="00EE4046" w:rsidRDefault="00EE4046">
            <w:pPr>
              <w:spacing w:after="0"/>
              <w:jc w:val="both"/>
              <w:rPr>
                <w:rFonts w:ascii="Times New Roman" w:hAnsi="Times New Roman"/>
                <w:color w:val="943634"/>
              </w:rPr>
              <w:pPrChange w:id="4016" w:author="EMRAH COLAK" w:date="2015-07-30T14:42:00Z">
                <w:pPr>
                  <w:jc w:val="both"/>
                </w:pPr>
              </w:pPrChange>
            </w:pPr>
            <w:r w:rsidRPr="00EE4046">
              <w:rPr>
                <w:rFonts w:ascii="Times New Roman" w:hAnsi="Times New Roman"/>
              </w:rPr>
              <w:t>40</w:t>
            </w:r>
          </w:p>
        </w:tc>
        <w:tc>
          <w:tcPr>
            <w:tcW w:w="2552" w:type="dxa"/>
          </w:tcPr>
          <w:p w14:paraId="2E1ACCC0" w14:textId="77777777" w:rsidR="00EE4046" w:rsidRPr="00EE4046" w:rsidRDefault="00EE4046">
            <w:pPr>
              <w:spacing w:after="0"/>
              <w:jc w:val="both"/>
              <w:rPr>
                <w:rFonts w:ascii="Times New Roman" w:hAnsi="Times New Roman"/>
                <w:color w:val="943634"/>
              </w:rPr>
              <w:pPrChange w:id="4017" w:author="EMRAH COLAK" w:date="2015-07-30T14:42:00Z">
                <w:pPr>
                  <w:jc w:val="both"/>
                </w:pPr>
              </w:pPrChange>
            </w:pPr>
            <w:r w:rsidRPr="00EE4046">
              <w:rPr>
                <w:rFonts w:ascii="Times New Roman" w:hAnsi="Times New Roman"/>
              </w:rPr>
              <w:t>300-400</w:t>
            </w:r>
          </w:p>
        </w:tc>
        <w:tc>
          <w:tcPr>
            <w:tcW w:w="2835" w:type="dxa"/>
          </w:tcPr>
          <w:p w14:paraId="552DADA7" w14:textId="77777777" w:rsidR="00EE4046" w:rsidRPr="00EE4046" w:rsidRDefault="00EE4046">
            <w:pPr>
              <w:spacing w:after="0"/>
              <w:jc w:val="both"/>
              <w:rPr>
                <w:rFonts w:ascii="Times New Roman" w:hAnsi="Times New Roman"/>
                <w:color w:val="943634"/>
              </w:rPr>
              <w:pPrChange w:id="4018" w:author="EMRAH COLAK" w:date="2015-07-30T14:42:00Z">
                <w:pPr>
                  <w:jc w:val="both"/>
                </w:pPr>
              </w:pPrChange>
            </w:pPr>
            <w:r w:rsidRPr="00EE4046">
              <w:rPr>
                <w:rFonts w:ascii="Times New Roman" w:hAnsi="Times New Roman"/>
              </w:rPr>
              <w:t>8</w:t>
            </w:r>
          </w:p>
        </w:tc>
      </w:tr>
      <w:tr w:rsidR="00EE4046" w:rsidRPr="00EE4046" w14:paraId="0BCAE734" w14:textId="77777777" w:rsidTr="00BA0CF6">
        <w:tc>
          <w:tcPr>
            <w:tcW w:w="2823" w:type="dxa"/>
          </w:tcPr>
          <w:p w14:paraId="43BB61C5" w14:textId="77777777" w:rsidR="00EE4046" w:rsidRPr="00EE4046" w:rsidRDefault="00EE4046">
            <w:pPr>
              <w:spacing w:after="0"/>
              <w:jc w:val="both"/>
              <w:rPr>
                <w:rFonts w:ascii="Times New Roman" w:hAnsi="Times New Roman"/>
                <w:color w:val="943634"/>
              </w:rPr>
              <w:pPrChange w:id="4019" w:author="EMRAH COLAK" w:date="2015-07-30T14:42:00Z">
                <w:pPr>
                  <w:jc w:val="both"/>
                </w:pPr>
              </w:pPrChange>
            </w:pPr>
            <w:r w:rsidRPr="00EE4046">
              <w:rPr>
                <w:rFonts w:ascii="Times New Roman" w:hAnsi="Times New Roman"/>
              </w:rPr>
              <w:t>50</w:t>
            </w:r>
          </w:p>
        </w:tc>
        <w:tc>
          <w:tcPr>
            <w:tcW w:w="2552" w:type="dxa"/>
          </w:tcPr>
          <w:p w14:paraId="06A297D7" w14:textId="77777777" w:rsidR="00EE4046" w:rsidRPr="00EE4046" w:rsidRDefault="00EE4046">
            <w:pPr>
              <w:spacing w:after="0"/>
              <w:jc w:val="both"/>
              <w:rPr>
                <w:rFonts w:ascii="Times New Roman" w:hAnsi="Times New Roman"/>
                <w:color w:val="943634"/>
              </w:rPr>
              <w:pPrChange w:id="4020" w:author="EMRAH COLAK" w:date="2015-07-30T14:42:00Z">
                <w:pPr>
                  <w:jc w:val="both"/>
                </w:pPr>
              </w:pPrChange>
            </w:pPr>
            <w:r w:rsidRPr="00EE4046">
              <w:rPr>
                <w:rFonts w:ascii="Times New Roman" w:hAnsi="Times New Roman"/>
              </w:rPr>
              <w:t>400-500</w:t>
            </w:r>
          </w:p>
        </w:tc>
        <w:tc>
          <w:tcPr>
            <w:tcW w:w="2835" w:type="dxa"/>
          </w:tcPr>
          <w:p w14:paraId="26A7BB58" w14:textId="77777777" w:rsidR="00EE4046" w:rsidRPr="00EE4046" w:rsidRDefault="00EE4046">
            <w:pPr>
              <w:spacing w:after="0"/>
              <w:jc w:val="both"/>
              <w:rPr>
                <w:rFonts w:ascii="Times New Roman" w:hAnsi="Times New Roman"/>
                <w:color w:val="943634"/>
              </w:rPr>
              <w:pPrChange w:id="4021" w:author="EMRAH COLAK" w:date="2015-07-30T14:42:00Z">
                <w:pPr>
                  <w:jc w:val="both"/>
                </w:pPr>
              </w:pPrChange>
            </w:pPr>
            <w:r w:rsidRPr="00EE4046">
              <w:rPr>
                <w:rFonts w:ascii="Times New Roman" w:hAnsi="Times New Roman"/>
              </w:rPr>
              <w:t>1</w:t>
            </w:r>
          </w:p>
        </w:tc>
      </w:tr>
      <w:tr w:rsidR="00EE4046" w:rsidRPr="00EE4046" w14:paraId="3EDF1BFC" w14:textId="77777777" w:rsidTr="00BA0CF6">
        <w:tc>
          <w:tcPr>
            <w:tcW w:w="2823" w:type="dxa"/>
          </w:tcPr>
          <w:p w14:paraId="02146D44" w14:textId="77777777" w:rsidR="00EE4046" w:rsidRPr="00EE4046" w:rsidRDefault="00EE4046">
            <w:pPr>
              <w:spacing w:after="0"/>
              <w:jc w:val="both"/>
              <w:rPr>
                <w:rFonts w:ascii="Times New Roman" w:hAnsi="Times New Roman"/>
                <w:color w:val="943634"/>
              </w:rPr>
              <w:pPrChange w:id="4022" w:author="EMRAH COLAK" w:date="2015-07-30T14:42:00Z">
                <w:pPr>
                  <w:jc w:val="both"/>
                </w:pPr>
              </w:pPrChange>
            </w:pPr>
            <w:r w:rsidRPr="00EE4046">
              <w:rPr>
                <w:rFonts w:ascii="Times New Roman" w:hAnsi="Times New Roman"/>
              </w:rPr>
              <w:t>60</w:t>
            </w:r>
          </w:p>
        </w:tc>
        <w:tc>
          <w:tcPr>
            <w:tcW w:w="2552" w:type="dxa"/>
          </w:tcPr>
          <w:p w14:paraId="64B08618" w14:textId="77777777" w:rsidR="00EE4046" w:rsidRPr="00EE4046" w:rsidRDefault="00EE4046">
            <w:pPr>
              <w:spacing w:after="0"/>
              <w:jc w:val="both"/>
              <w:rPr>
                <w:rFonts w:ascii="Times New Roman" w:hAnsi="Times New Roman"/>
                <w:color w:val="943634"/>
              </w:rPr>
              <w:pPrChange w:id="4023" w:author="EMRAH COLAK" w:date="2015-07-30T14:42:00Z">
                <w:pPr>
                  <w:jc w:val="both"/>
                </w:pPr>
              </w:pPrChange>
            </w:pPr>
            <w:r w:rsidRPr="00EE4046">
              <w:rPr>
                <w:rFonts w:ascii="Times New Roman" w:hAnsi="Times New Roman"/>
              </w:rPr>
              <w:t>500-600</w:t>
            </w:r>
          </w:p>
        </w:tc>
        <w:tc>
          <w:tcPr>
            <w:tcW w:w="2835" w:type="dxa"/>
          </w:tcPr>
          <w:p w14:paraId="63152FFE" w14:textId="77777777" w:rsidR="00EE4046" w:rsidRPr="00EE4046" w:rsidRDefault="00EE4046">
            <w:pPr>
              <w:spacing w:after="0"/>
              <w:jc w:val="both"/>
              <w:rPr>
                <w:rFonts w:ascii="Times New Roman" w:hAnsi="Times New Roman"/>
                <w:color w:val="943634"/>
              </w:rPr>
              <w:pPrChange w:id="4024" w:author="EMRAH COLAK" w:date="2015-07-30T14:42:00Z">
                <w:pPr>
                  <w:jc w:val="both"/>
                </w:pPr>
              </w:pPrChange>
            </w:pPr>
            <w:r w:rsidRPr="00EE4046">
              <w:rPr>
                <w:rFonts w:ascii="Times New Roman" w:hAnsi="Times New Roman"/>
              </w:rPr>
              <w:t>1</w:t>
            </w:r>
          </w:p>
        </w:tc>
      </w:tr>
    </w:tbl>
    <w:p w14:paraId="10415DEE" w14:textId="77777777" w:rsidR="00EE4046" w:rsidRPr="009F5DD6" w:rsidRDefault="00EE4046">
      <w:pPr>
        <w:spacing w:after="0" w:line="360" w:lineRule="auto"/>
        <w:jc w:val="both"/>
        <w:rPr>
          <w:rFonts w:ascii="Times New Roman" w:hAnsi="Times New Roman"/>
          <w:sz w:val="24"/>
          <w:szCs w:val="24"/>
        </w:rPr>
        <w:pPrChange w:id="4025" w:author="EMRAH COLAK" w:date="2015-07-30T14:42:00Z">
          <w:pPr>
            <w:jc w:val="both"/>
          </w:pPr>
        </w:pPrChange>
      </w:pPr>
    </w:p>
    <w:p w14:paraId="36BD1C99" w14:textId="77777777" w:rsidR="00EE4046" w:rsidRDefault="006443FE">
      <w:pPr>
        <w:spacing w:after="0" w:line="360" w:lineRule="auto"/>
        <w:ind w:firstLine="708"/>
        <w:jc w:val="both"/>
        <w:rPr>
          <w:ins w:id="4026" w:author="EMRAH COLAK" w:date="2015-07-30T14:47:00Z"/>
          <w:rFonts w:ascii="Times New Roman" w:hAnsi="Times New Roman"/>
          <w:sz w:val="24"/>
          <w:szCs w:val="24"/>
        </w:rPr>
        <w:pPrChange w:id="4027" w:author="EMRAH COLAK" w:date="2015-07-30T14:42:00Z">
          <w:pPr>
            <w:spacing w:line="360" w:lineRule="auto"/>
            <w:ind w:firstLine="708"/>
            <w:jc w:val="both"/>
          </w:pPr>
        </w:pPrChange>
      </w:pPr>
      <w:r w:rsidRPr="009F5DD6">
        <w:rPr>
          <w:rFonts w:ascii="Times New Roman" w:hAnsi="Times New Roman"/>
          <w:sz w:val="24"/>
          <w:szCs w:val="24"/>
        </w:rPr>
        <w:t>Kurum’</w:t>
      </w:r>
      <w:r w:rsidR="00EE4046" w:rsidRPr="009F5DD6">
        <w:rPr>
          <w:rFonts w:ascii="Times New Roman" w:hAnsi="Times New Roman"/>
          <w:sz w:val="24"/>
          <w:szCs w:val="24"/>
        </w:rPr>
        <w:t>da mevcut bölgelerdek</w:t>
      </w:r>
      <w:r w:rsidR="00C420A5" w:rsidRPr="009F5DD6">
        <w:rPr>
          <w:rFonts w:ascii="Times New Roman" w:hAnsi="Times New Roman"/>
          <w:sz w:val="24"/>
          <w:szCs w:val="24"/>
        </w:rPr>
        <w:t>i Metro Ethernet bant genişliği</w:t>
      </w:r>
      <w:r w:rsidR="00EE4046" w:rsidRPr="009F5DD6">
        <w:rPr>
          <w:rFonts w:ascii="Times New Roman" w:hAnsi="Times New Roman"/>
          <w:sz w:val="24"/>
          <w:szCs w:val="24"/>
        </w:rPr>
        <w:t xml:space="preserve"> 5 </w:t>
      </w:r>
      <w:r w:rsidR="00C420A5" w:rsidRPr="009F5DD6">
        <w:rPr>
          <w:rFonts w:ascii="Times New Roman" w:hAnsi="Times New Roman"/>
          <w:sz w:val="24"/>
          <w:szCs w:val="24"/>
        </w:rPr>
        <w:t>Mbps’dir.</w:t>
      </w:r>
      <w:r w:rsidR="00EE4046" w:rsidRPr="009F5DD6">
        <w:rPr>
          <w:rFonts w:ascii="Times New Roman" w:hAnsi="Times New Roman"/>
          <w:sz w:val="24"/>
          <w:szCs w:val="24"/>
        </w:rPr>
        <w:t xml:space="preserve"> Yukarıdaki tablo da gözönüne alındığında mevcut hatlardan 59 tanesinde değişiklik yapılmadan 46 tanesi 10Mbps’a, 30 tanesi 15Mbps’a, 15 tanesi 20Mbps’a, 17 tanesi 30Mbps’a, 8 tanesi 40Mbps’a, 1 tanesi 50Mbps’a, 1 tanesi de 60Mbps’a yükseltilmelidir.</w:t>
      </w:r>
    </w:p>
    <w:p w14:paraId="6F0D9D88" w14:textId="77777777" w:rsidR="00B26D84" w:rsidRPr="009F5DD6" w:rsidRDefault="00B26D84">
      <w:pPr>
        <w:spacing w:after="0" w:line="360" w:lineRule="auto"/>
        <w:ind w:firstLine="708"/>
        <w:jc w:val="both"/>
        <w:rPr>
          <w:rFonts w:ascii="Times New Roman" w:hAnsi="Times New Roman"/>
          <w:sz w:val="24"/>
          <w:szCs w:val="24"/>
        </w:rPr>
        <w:pPrChange w:id="4028" w:author="EMRAH COLAK" w:date="2015-07-30T14:42:00Z">
          <w:pPr>
            <w:spacing w:line="360" w:lineRule="auto"/>
            <w:ind w:firstLine="708"/>
            <w:jc w:val="both"/>
          </w:pPr>
        </w:pPrChange>
      </w:pPr>
    </w:p>
    <w:p w14:paraId="0FFEE8B6" w14:textId="5996C42D" w:rsidR="00B2103A" w:rsidRDefault="00C420A5">
      <w:pPr>
        <w:spacing w:after="0" w:line="360" w:lineRule="auto"/>
        <w:ind w:firstLine="708"/>
        <w:jc w:val="both"/>
        <w:rPr>
          <w:ins w:id="4029" w:author="EMRAH COLAK" w:date="2015-07-30T14:47:00Z"/>
          <w:rFonts w:ascii="Times New Roman" w:hAnsi="Times New Roman"/>
          <w:sz w:val="24"/>
          <w:szCs w:val="24"/>
        </w:rPr>
        <w:pPrChange w:id="4030" w:author="EMRAH COLAK" w:date="2015-07-30T14:42:00Z">
          <w:pPr>
            <w:spacing w:line="360" w:lineRule="auto"/>
            <w:ind w:firstLine="708"/>
            <w:jc w:val="both"/>
          </w:pPr>
        </w:pPrChange>
      </w:pPr>
      <w:r w:rsidRPr="009F5DD6">
        <w:rPr>
          <w:rFonts w:ascii="Times New Roman" w:hAnsi="Times New Roman"/>
          <w:sz w:val="24"/>
          <w:szCs w:val="24"/>
        </w:rPr>
        <w:t>Ayrıca ince istemci kullanılarak yapıla</w:t>
      </w:r>
      <w:ins w:id="4031" w:author="EMRAH COLAK" w:date="2015-07-30T09:14:00Z">
        <w:r w:rsidR="00106230">
          <w:rPr>
            <w:rFonts w:ascii="Times New Roman" w:hAnsi="Times New Roman"/>
            <w:sz w:val="24"/>
            <w:szCs w:val="24"/>
          </w:rPr>
          <w:t>n</w:t>
        </w:r>
      </w:ins>
      <w:del w:id="4032" w:author="EMRAH COLAK" w:date="2015-07-30T09:14:00Z">
        <w:r w:rsidRPr="009F5DD6" w:rsidDel="00106230">
          <w:rPr>
            <w:rFonts w:ascii="Times New Roman" w:hAnsi="Times New Roman"/>
            <w:sz w:val="24"/>
            <w:szCs w:val="24"/>
          </w:rPr>
          <w:delText>cak</w:delText>
        </w:r>
      </w:del>
      <w:r w:rsidRPr="009F5DD6">
        <w:rPr>
          <w:rFonts w:ascii="Times New Roman" w:hAnsi="Times New Roman"/>
          <w:sz w:val="24"/>
          <w:szCs w:val="24"/>
        </w:rPr>
        <w:t xml:space="preserve"> bir haberleşme mimarisinde</w:t>
      </w:r>
      <w:r w:rsidR="00B2103A" w:rsidRPr="009F5DD6">
        <w:rPr>
          <w:rFonts w:ascii="Times New Roman" w:hAnsi="Times New Roman"/>
          <w:sz w:val="24"/>
          <w:szCs w:val="24"/>
        </w:rPr>
        <w:t>;</w:t>
      </w:r>
      <w:r w:rsidR="006443FE" w:rsidRPr="009F5DD6">
        <w:rPr>
          <w:rFonts w:ascii="Times New Roman" w:hAnsi="Times New Roman"/>
          <w:sz w:val="24"/>
          <w:szCs w:val="24"/>
        </w:rPr>
        <w:t xml:space="preserve"> şu an kurum</w:t>
      </w:r>
      <w:r w:rsidRPr="009F5DD6">
        <w:rPr>
          <w:rFonts w:ascii="Times New Roman" w:hAnsi="Times New Roman"/>
          <w:sz w:val="24"/>
          <w:szCs w:val="24"/>
        </w:rPr>
        <w:t>un altyapısında bulunan sunucular, bu</w:t>
      </w:r>
      <w:r w:rsidR="000D3CD7" w:rsidRPr="009F5DD6">
        <w:rPr>
          <w:rFonts w:ascii="Times New Roman" w:hAnsi="Times New Roman"/>
          <w:sz w:val="24"/>
          <w:szCs w:val="24"/>
        </w:rPr>
        <w:t xml:space="preserve"> sunucuların kapladığı alan</w:t>
      </w:r>
      <w:r w:rsidRPr="009F5DD6">
        <w:rPr>
          <w:rFonts w:ascii="Times New Roman" w:hAnsi="Times New Roman"/>
          <w:sz w:val="24"/>
          <w:szCs w:val="24"/>
        </w:rPr>
        <w:t>,</w:t>
      </w:r>
      <w:r w:rsidR="000D3CD7" w:rsidRPr="009F5DD6">
        <w:rPr>
          <w:rFonts w:ascii="Times New Roman" w:hAnsi="Times New Roman"/>
          <w:sz w:val="24"/>
          <w:szCs w:val="24"/>
        </w:rPr>
        <w:t xml:space="preserve"> bu sunucular için gerekli </w:t>
      </w:r>
      <w:r w:rsidR="00B2103A" w:rsidRPr="009F5DD6">
        <w:rPr>
          <w:rFonts w:ascii="Times New Roman" w:hAnsi="Times New Roman"/>
          <w:sz w:val="24"/>
          <w:szCs w:val="24"/>
        </w:rPr>
        <w:t xml:space="preserve">kablolama ve </w:t>
      </w:r>
      <w:r w:rsidR="000D3CD7" w:rsidRPr="009F5DD6">
        <w:rPr>
          <w:rFonts w:ascii="Times New Roman" w:hAnsi="Times New Roman"/>
          <w:sz w:val="24"/>
          <w:szCs w:val="24"/>
        </w:rPr>
        <w:t>iklimlendirme hizmetleri (klima, klima bakımı, iklimlendirme için gerekli iş gücü vs.)</w:t>
      </w:r>
      <w:r w:rsidR="00B2103A" w:rsidRPr="009F5DD6">
        <w:rPr>
          <w:rFonts w:ascii="Times New Roman" w:hAnsi="Times New Roman"/>
          <w:sz w:val="24"/>
          <w:szCs w:val="24"/>
        </w:rPr>
        <w:t xml:space="preserve"> gibi kaynaklara gerek kalma</w:t>
      </w:r>
      <w:ins w:id="4033" w:author="EMRAH COLAK" w:date="2015-07-30T09:14:00Z">
        <w:r w:rsidR="00106230">
          <w:rPr>
            <w:rFonts w:ascii="Times New Roman" w:hAnsi="Times New Roman"/>
            <w:sz w:val="24"/>
            <w:szCs w:val="24"/>
          </w:rPr>
          <w:t>mış</w:t>
        </w:r>
      </w:ins>
      <w:del w:id="4034" w:author="EMRAH COLAK" w:date="2015-07-30T09:14:00Z">
        <w:r w:rsidR="00B2103A" w:rsidRPr="009F5DD6" w:rsidDel="00106230">
          <w:rPr>
            <w:rFonts w:ascii="Times New Roman" w:hAnsi="Times New Roman"/>
            <w:sz w:val="24"/>
            <w:szCs w:val="24"/>
          </w:rPr>
          <w:delText>yacak</w:delText>
        </w:r>
      </w:del>
      <w:r w:rsidR="00B2103A" w:rsidRPr="009F5DD6">
        <w:rPr>
          <w:rFonts w:ascii="Times New Roman" w:hAnsi="Times New Roman"/>
          <w:sz w:val="24"/>
          <w:szCs w:val="24"/>
        </w:rPr>
        <w:t>tır.</w:t>
      </w:r>
    </w:p>
    <w:p w14:paraId="78615A6C" w14:textId="77777777" w:rsidR="00B26D84" w:rsidRPr="009F5DD6" w:rsidRDefault="00B26D84">
      <w:pPr>
        <w:spacing w:after="0" w:line="360" w:lineRule="auto"/>
        <w:ind w:firstLine="708"/>
        <w:jc w:val="both"/>
        <w:rPr>
          <w:rFonts w:ascii="Times New Roman" w:hAnsi="Times New Roman"/>
          <w:sz w:val="24"/>
          <w:szCs w:val="24"/>
        </w:rPr>
        <w:pPrChange w:id="4035" w:author="EMRAH COLAK" w:date="2015-07-30T14:42:00Z">
          <w:pPr>
            <w:spacing w:line="360" w:lineRule="auto"/>
            <w:ind w:firstLine="708"/>
            <w:jc w:val="both"/>
          </w:pPr>
        </w:pPrChange>
      </w:pPr>
    </w:p>
    <w:p w14:paraId="41323A66" w14:textId="3C862A65" w:rsidR="00C420A5" w:rsidRPr="009F5DD6" w:rsidDel="00B26D84" w:rsidRDefault="00B2103A">
      <w:pPr>
        <w:spacing w:after="0" w:line="360" w:lineRule="auto"/>
        <w:ind w:firstLine="708"/>
        <w:jc w:val="both"/>
        <w:rPr>
          <w:del w:id="4036" w:author="EMRAH COLAK" w:date="2015-07-30T14:47:00Z"/>
          <w:rFonts w:ascii="Times New Roman" w:hAnsi="Times New Roman"/>
          <w:sz w:val="24"/>
          <w:szCs w:val="24"/>
        </w:rPr>
        <w:pPrChange w:id="4037" w:author="EMRAH COLAK" w:date="2015-07-30T14:42:00Z">
          <w:pPr>
            <w:spacing w:line="360" w:lineRule="auto"/>
            <w:ind w:firstLine="708"/>
            <w:jc w:val="both"/>
          </w:pPr>
        </w:pPrChange>
      </w:pPr>
      <w:r w:rsidRPr="009F5DD6">
        <w:rPr>
          <w:rFonts w:ascii="Times New Roman" w:hAnsi="Times New Roman"/>
          <w:sz w:val="24"/>
          <w:szCs w:val="24"/>
        </w:rPr>
        <w:t xml:space="preserve">Ayrıca bu sunucular için bakım, yangına karşı alınan tedbirler, deprem için kaygan ayak altyapısı ve her türlü sunucu temelli kaynak kullanımına artık gerek </w:t>
      </w:r>
      <w:ins w:id="4038" w:author="EMRAH COLAK" w:date="2015-07-30T09:14:00Z">
        <w:r w:rsidR="00106230">
          <w:rPr>
            <w:rFonts w:ascii="Times New Roman" w:hAnsi="Times New Roman"/>
            <w:sz w:val="24"/>
            <w:szCs w:val="24"/>
          </w:rPr>
          <w:t>y</w:t>
        </w:r>
      </w:ins>
      <w:r w:rsidRPr="009F5DD6">
        <w:rPr>
          <w:rFonts w:ascii="Times New Roman" w:hAnsi="Times New Roman"/>
          <w:sz w:val="24"/>
          <w:szCs w:val="24"/>
        </w:rPr>
        <w:t>o</w:t>
      </w:r>
      <w:ins w:id="4039" w:author="EMRAH COLAK" w:date="2015-07-30T09:14:00Z">
        <w:r w:rsidR="00106230">
          <w:rPr>
            <w:rFonts w:ascii="Times New Roman" w:hAnsi="Times New Roman"/>
            <w:sz w:val="24"/>
            <w:szCs w:val="24"/>
          </w:rPr>
          <w:t>ktu</w:t>
        </w:r>
      </w:ins>
      <w:del w:id="4040" w:author="EMRAH COLAK" w:date="2015-07-30T09:14:00Z">
        <w:r w:rsidRPr="009F5DD6" w:rsidDel="00106230">
          <w:rPr>
            <w:rFonts w:ascii="Times New Roman" w:hAnsi="Times New Roman"/>
            <w:sz w:val="24"/>
            <w:szCs w:val="24"/>
          </w:rPr>
          <w:delText>lmayacaktı</w:delText>
        </w:r>
      </w:del>
      <w:r w:rsidRPr="009F5DD6">
        <w:rPr>
          <w:rFonts w:ascii="Times New Roman" w:hAnsi="Times New Roman"/>
          <w:sz w:val="24"/>
          <w:szCs w:val="24"/>
        </w:rPr>
        <w:t>r.</w:t>
      </w:r>
    </w:p>
    <w:p w14:paraId="3EF7424E" w14:textId="77777777" w:rsidR="00B2103A" w:rsidRPr="009F5DD6" w:rsidRDefault="00B2103A">
      <w:pPr>
        <w:spacing w:after="0" w:line="360" w:lineRule="auto"/>
        <w:ind w:firstLine="708"/>
        <w:jc w:val="both"/>
        <w:rPr>
          <w:rFonts w:ascii="Times New Roman" w:hAnsi="Times New Roman"/>
          <w:sz w:val="24"/>
          <w:szCs w:val="24"/>
        </w:rPr>
        <w:pPrChange w:id="4041" w:author="EMRAH COLAK" w:date="2015-07-30T14:42:00Z">
          <w:pPr>
            <w:spacing w:line="360" w:lineRule="auto"/>
            <w:ind w:firstLine="578"/>
            <w:jc w:val="both"/>
          </w:pPr>
        </w:pPrChange>
      </w:pPr>
      <w:r w:rsidRPr="009F5DD6">
        <w:rPr>
          <w:rFonts w:ascii="Times New Roman" w:hAnsi="Times New Roman"/>
          <w:sz w:val="24"/>
          <w:szCs w:val="24"/>
        </w:rPr>
        <w:t>Tüm bunların yerine Örnek mimaride de göster</w:t>
      </w:r>
      <w:r w:rsidR="006443FE" w:rsidRPr="009F5DD6">
        <w:rPr>
          <w:rFonts w:ascii="Times New Roman" w:hAnsi="Times New Roman"/>
          <w:sz w:val="24"/>
          <w:szCs w:val="24"/>
        </w:rPr>
        <w:t>ilmiş olan</w:t>
      </w:r>
      <w:r w:rsidRPr="009F5DD6">
        <w:rPr>
          <w:rFonts w:ascii="Times New Roman" w:hAnsi="Times New Roman"/>
          <w:sz w:val="24"/>
          <w:szCs w:val="24"/>
        </w:rPr>
        <w:t>; temel işlemleri yerine getiren merkezi bir yerde konumlandırılmış merkezi bir sunucu mimarisi gerek ve yeter şarttır.</w:t>
      </w:r>
    </w:p>
    <w:p w14:paraId="2EB78FB7" w14:textId="77777777" w:rsidR="00EE4046" w:rsidRDefault="00EE4046">
      <w:pPr>
        <w:spacing w:after="0" w:line="360" w:lineRule="auto"/>
        <w:jc w:val="both"/>
        <w:rPr>
          <w:sz w:val="24"/>
          <w:szCs w:val="24"/>
        </w:rPr>
        <w:pPrChange w:id="4042" w:author="EMRAH COLAK" w:date="2015-07-30T14:42:00Z">
          <w:pPr>
            <w:jc w:val="both"/>
          </w:pPr>
        </w:pPrChange>
      </w:pPr>
    </w:p>
    <w:p w14:paraId="5311301A" w14:textId="1C9E1F13" w:rsidR="00964865" w:rsidRDefault="00964865">
      <w:pPr>
        <w:pStyle w:val="Balk2"/>
      </w:pPr>
      <w:bookmarkStart w:id="4043" w:name="_Toc425946796"/>
      <w:r>
        <w:t>İnce İstemci Kullanılarak Yedekleme</w:t>
      </w:r>
      <w:bookmarkEnd w:id="4043"/>
    </w:p>
    <w:p w14:paraId="556F405E" w14:textId="77777777" w:rsidR="006A35EF" w:rsidRPr="009F5DD6" w:rsidRDefault="006A35EF">
      <w:pPr>
        <w:spacing w:after="0" w:line="360" w:lineRule="auto"/>
        <w:ind w:firstLine="709"/>
        <w:jc w:val="both"/>
        <w:rPr>
          <w:rFonts w:ascii="Times New Roman" w:hAnsi="Times New Roman"/>
          <w:sz w:val="24"/>
          <w:szCs w:val="24"/>
        </w:rPr>
        <w:pPrChange w:id="4044" w:author="EMRAH COLAK" w:date="2015-07-30T14:42:00Z">
          <w:pPr>
            <w:spacing w:line="360" w:lineRule="auto"/>
            <w:ind w:firstLine="578"/>
            <w:jc w:val="both"/>
          </w:pPr>
        </w:pPrChange>
      </w:pPr>
      <w:r w:rsidRPr="009F5DD6">
        <w:rPr>
          <w:rFonts w:ascii="Times New Roman" w:hAnsi="Times New Roman"/>
          <w:sz w:val="24"/>
          <w:szCs w:val="24"/>
        </w:rPr>
        <w:t>Kurum mevcut yedekleme politikasına göre taşra sunucularında yedekleme her bir taşra sunucuna harici bir disk takılarak gerçekleştirilmektedir. Ancak bu durum birçok sorunu da beraberinde getirmektedir. Şöyle ki harici disk bozulabilmekte ve eski yedekler tümüyle gidebilmekte, harici disk sunucu yuvasından çıkabilmekte ve yeni yedek alımları olamamakta, veri ve yedek yanyana durmaka ve olası bir felakette bu durum ciddi bir risk taşımaktadır.</w:t>
      </w:r>
    </w:p>
    <w:p w14:paraId="280537B5" w14:textId="77777777" w:rsidR="006A35EF" w:rsidRDefault="006A35EF">
      <w:pPr>
        <w:spacing w:after="0" w:line="360" w:lineRule="auto"/>
        <w:ind w:firstLine="709"/>
        <w:jc w:val="both"/>
        <w:rPr>
          <w:ins w:id="4045" w:author="EMRAH COLAK" w:date="2015-07-30T14:47:00Z"/>
          <w:rFonts w:ascii="Times New Roman" w:hAnsi="Times New Roman"/>
          <w:sz w:val="24"/>
          <w:szCs w:val="24"/>
        </w:rPr>
        <w:pPrChange w:id="4046" w:author="EMRAH COLAK" w:date="2015-07-30T14:42:00Z">
          <w:pPr>
            <w:spacing w:line="360" w:lineRule="auto"/>
            <w:ind w:firstLine="708"/>
            <w:jc w:val="both"/>
          </w:pPr>
        </w:pPrChange>
      </w:pPr>
      <w:r w:rsidRPr="009F5DD6">
        <w:rPr>
          <w:rFonts w:ascii="Times New Roman" w:hAnsi="Times New Roman"/>
          <w:sz w:val="24"/>
          <w:szCs w:val="24"/>
        </w:rPr>
        <w:lastRenderedPageBreak/>
        <w:t>Ayrıca personeller sürekli tayin olmakta ve bir sunucudan diğer sunucuya tayin olan personelin belge geçişleri çok uzun süreler almakta ve kuruma ciddi iş gücü maliyetleri getirmektedir.</w:t>
      </w:r>
    </w:p>
    <w:p w14:paraId="02152BE1" w14:textId="77777777" w:rsidR="00B26D84" w:rsidRPr="009F5DD6" w:rsidRDefault="00B26D84">
      <w:pPr>
        <w:spacing w:after="0" w:line="360" w:lineRule="auto"/>
        <w:ind w:firstLine="709"/>
        <w:jc w:val="both"/>
        <w:rPr>
          <w:rFonts w:ascii="Times New Roman" w:hAnsi="Times New Roman"/>
          <w:sz w:val="24"/>
          <w:szCs w:val="24"/>
        </w:rPr>
        <w:pPrChange w:id="4047" w:author="EMRAH COLAK" w:date="2015-07-30T14:42:00Z">
          <w:pPr>
            <w:spacing w:line="360" w:lineRule="auto"/>
            <w:ind w:firstLine="708"/>
            <w:jc w:val="both"/>
          </w:pPr>
        </w:pPrChange>
      </w:pPr>
    </w:p>
    <w:p w14:paraId="6B36E142" w14:textId="525BFDFE" w:rsidR="006A35EF" w:rsidRDefault="006A35EF">
      <w:pPr>
        <w:spacing w:after="0" w:line="360" w:lineRule="auto"/>
        <w:ind w:firstLine="709"/>
        <w:jc w:val="both"/>
        <w:rPr>
          <w:ins w:id="4048" w:author="EMRAH COLAK" w:date="2015-07-30T14:47:00Z"/>
          <w:rFonts w:ascii="Times New Roman" w:hAnsi="Times New Roman"/>
          <w:sz w:val="24"/>
          <w:szCs w:val="24"/>
        </w:rPr>
        <w:pPrChange w:id="4049" w:author="EMRAH COLAK" w:date="2015-07-30T14:42:00Z">
          <w:pPr>
            <w:spacing w:line="360" w:lineRule="auto"/>
            <w:ind w:firstLine="708"/>
            <w:jc w:val="both"/>
          </w:pPr>
        </w:pPrChange>
      </w:pPr>
      <w:r w:rsidRPr="009F5DD6">
        <w:rPr>
          <w:rFonts w:ascii="Times New Roman" w:hAnsi="Times New Roman"/>
          <w:sz w:val="24"/>
          <w:szCs w:val="24"/>
        </w:rPr>
        <w:t xml:space="preserve">Eğer ince istemciye geçilirse Şekil </w:t>
      </w:r>
      <w:ins w:id="4050" w:author="EMRAH COLAK" w:date="2015-07-30T09:00:00Z">
        <w:r w:rsidR="00FF1D6E">
          <w:rPr>
            <w:rFonts w:ascii="Times New Roman" w:hAnsi="Times New Roman"/>
            <w:sz w:val="24"/>
            <w:szCs w:val="24"/>
          </w:rPr>
          <w:t>22</w:t>
        </w:r>
      </w:ins>
      <w:del w:id="4051" w:author="EMRAH COLAK" w:date="2015-07-30T09:00:00Z">
        <w:r w:rsidRPr="009F5DD6" w:rsidDel="00FF1D6E">
          <w:rPr>
            <w:rFonts w:ascii="Times New Roman" w:hAnsi="Times New Roman"/>
            <w:sz w:val="24"/>
            <w:szCs w:val="24"/>
          </w:rPr>
          <w:delText>3-8</w:delText>
        </w:r>
      </w:del>
      <w:r w:rsidRPr="009F5DD6">
        <w:rPr>
          <w:rFonts w:ascii="Times New Roman" w:hAnsi="Times New Roman"/>
          <w:sz w:val="24"/>
          <w:szCs w:val="24"/>
        </w:rPr>
        <w:t xml:space="preserve">’de görüleceği üzere </w:t>
      </w:r>
      <w:r w:rsidR="00480ED4" w:rsidRPr="009F5DD6">
        <w:rPr>
          <w:rFonts w:ascii="Times New Roman" w:hAnsi="Times New Roman"/>
          <w:sz w:val="24"/>
          <w:szCs w:val="24"/>
        </w:rPr>
        <w:t>tüm yedekler</w:t>
      </w:r>
      <w:r w:rsidRPr="009F5DD6">
        <w:rPr>
          <w:rFonts w:ascii="Times New Roman" w:hAnsi="Times New Roman"/>
          <w:sz w:val="24"/>
          <w:szCs w:val="24"/>
        </w:rPr>
        <w:t xml:space="preserve"> merkezi bir yerde olacağı için ve RAID disk mimarisine göre yedekleme yapılacağından çok daha güvenli ve az maliyetli bir yedekleme yapısı elde edilir. </w:t>
      </w:r>
    </w:p>
    <w:p w14:paraId="0140F949" w14:textId="77777777" w:rsidR="00B26D84" w:rsidRPr="009F5DD6" w:rsidRDefault="00B26D84">
      <w:pPr>
        <w:spacing w:after="0" w:line="360" w:lineRule="auto"/>
        <w:ind w:firstLine="709"/>
        <w:jc w:val="both"/>
        <w:rPr>
          <w:rFonts w:ascii="Times New Roman" w:hAnsi="Times New Roman"/>
          <w:sz w:val="24"/>
          <w:szCs w:val="24"/>
        </w:rPr>
        <w:pPrChange w:id="4052" w:author="EMRAH COLAK" w:date="2015-07-30T14:42:00Z">
          <w:pPr>
            <w:spacing w:line="360" w:lineRule="auto"/>
            <w:ind w:firstLine="708"/>
            <w:jc w:val="both"/>
          </w:pPr>
        </w:pPrChange>
      </w:pPr>
    </w:p>
    <w:p w14:paraId="336C9E42" w14:textId="77777777" w:rsidR="006A35EF" w:rsidRDefault="006A35EF">
      <w:pPr>
        <w:spacing w:after="0" w:line="360" w:lineRule="auto"/>
        <w:ind w:firstLine="709"/>
        <w:jc w:val="both"/>
        <w:rPr>
          <w:ins w:id="4053" w:author="EMRAH COLAK" w:date="2015-07-30T14:47:00Z"/>
          <w:rFonts w:ascii="Times New Roman" w:hAnsi="Times New Roman"/>
          <w:sz w:val="24"/>
          <w:szCs w:val="24"/>
        </w:rPr>
        <w:pPrChange w:id="4054" w:author="EMRAH COLAK" w:date="2015-07-30T14:42:00Z">
          <w:pPr>
            <w:spacing w:line="360" w:lineRule="auto"/>
            <w:ind w:firstLine="708"/>
            <w:jc w:val="both"/>
          </w:pPr>
        </w:pPrChange>
      </w:pPr>
      <w:r w:rsidRPr="009F5DD6">
        <w:rPr>
          <w:rFonts w:ascii="Times New Roman" w:hAnsi="Times New Roman"/>
          <w:sz w:val="24"/>
          <w:szCs w:val="24"/>
        </w:rPr>
        <w:t>Bunun yanında bir kullanıcı başka bir yere tayinle geçiş yaptığında, zaten tüm veriler merzkezde olduğundan, Kurum’a fazladan hiçbir yük getirmeden</w:t>
      </w:r>
      <w:r w:rsidR="00480ED4" w:rsidRPr="009F5DD6">
        <w:rPr>
          <w:rFonts w:ascii="Times New Roman" w:hAnsi="Times New Roman"/>
          <w:sz w:val="24"/>
          <w:szCs w:val="24"/>
        </w:rPr>
        <w:t xml:space="preserve"> kolaylıkla yeni yerinde belgelerine ulaşıp çalışmasını sürdürebilecektir.</w:t>
      </w:r>
    </w:p>
    <w:p w14:paraId="34A80EE2" w14:textId="77777777" w:rsidR="00B26D84" w:rsidRPr="009F5DD6" w:rsidRDefault="00B26D84">
      <w:pPr>
        <w:spacing w:after="0" w:line="360" w:lineRule="auto"/>
        <w:ind w:firstLine="709"/>
        <w:jc w:val="both"/>
        <w:rPr>
          <w:rFonts w:ascii="Times New Roman" w:hAnsi="Times New Roman"/>
          <w:sz w:val="24"/>
          <w:szCs w:val="24"/>
        </w:rPr>
        <w:pPrChange w:id="4055" w:author="EMRAH COLAK" w:date="2015-07-30T14:42:00Z">
          <w:pPr>
            <w:spacing w:line="360" w:lineRule="auto"/>
            <w:ind w:firstLine="708"/>
            <w:jc w:val="both"/>
          </w:pPr>
        </w:pPrChange>
      </w:pPr>
    </w:p>
    <w:p w14:paraId="6900186D" w14:textId="77777777" w:rsidR="00480ED4" w:rsidRDefault="00480ED4">
      <w:pPr>
        <w:spacing w:after="0" w:line="360" w:lineRule="auto"/>
        <w:ind w:firstLine="709"/>
        <w:jc w:val="both"/>
        <w:rPr>
          <w:ins w:id="4056" w:author="EMRAH COLAK" w:date="2015-07-30T14:47:00Z"/>
          <w:rFonts w:ascii="Times New Roman" w:hAnsi="Times New Roman"/>
          <w:sz w:val="24"/>
          <w:szCs w:val="24"/>
        </w:rPr>
        <w:pPrChange w:id="4057" w:author="EMRAH COLAK" w:date="2015-07-30T14:42:00Z">
          <w:pPr>
            <w:spacing w:line="360" w:lineRule="auto"/>
            <w:ind w:firstLine="708"/>
            <w:jc w:val="both"/>
          </w:pPr>
        </w:pPrChange>
      </w:pPr>
      <w:r w:rsidRPr="009F5DD6">
        <w:rPr>
          <w:rFonts w:ascii="Times New Roman" w:hAnsi="Times New Roman"/>
          <w:sz w:val="24"/>
          <w:szCs w:val="24"/>
        </w:rPr>
        <w:t xml:space="preserve">Ayrıca merkezdeki yedeklerin ve verilerin güvenliği de her zaman daha </w:t>
      </w:r>
      <w:r w:rsidR="00204661" w:rsidRPr="009F5DD6">
        <w:rPr>
          <w:rFonts w:ascii="Times New Roman" w:hAnsi="Times New Roman"/>
          <w:sz w:val="24"/>
          <w:szCs w:val="24"/>
        </w:rPr>
        <w:t xml:space="preserve">etkin </w:t>
      </w:r>
      <w:r w:rsidRPr="009F5DD6">
        <w:rPr>
          <w:rFonts w:ascii="Times New Roman" w:hAnsi="Times New Roman"/>
          <w:sz w:val="24"/>
          <w:szCs w:val="24"/>
        </w:rPr>
        <w:t>ve az maliyetle kolaylıkla sağlanabilmektedir.</w:t>
      </w:r>
    </w:p>
    <w:p w14:paraId="2E4FC8C4" w14:textId="77777777" w:rsidR="00B26D84" w:rsidRPr="009F5DD6" w:rsidRDefault="00B26D84">
      <w:pPr>
        <w:spacing w:after="0" w:line="360" w:lineRule="auto"/>
        <w:ind w:firstLine="709"/>
        <w:jc w:val="both"/>
        <w:rPr>
          <w:rFonts w:ascii="Times New Roman" w:hAnsi="Times New Roman"/>
          <w:sz w:val="24"/>
          <w:szCs w:val="24"/>
        </w:rPr>
        <w:pPrChange w:id="4058" w:author="EMRAH COLAK" w:date="2015-07-30T14:42:00Z">
          <w:pPr>
            <w:spacing w:line="360" w:lineRule="auto"/>
            <w:ind w:firstLine="708"/>
            <w:jc w:val="both"/>
          </w:pPr>
        </w:pPrChange>
      </w:pPr>
    </w:p>
    <w:p w14:paraId="43B5EE41" w14:textId="7744D3DE" w:rsidR="006A35EF" w:rsidRPr="009F5DD6" w:rsidRDefault="006A35EF">
      <w:pPr>
        <w:spacing w:after="0"/>
        <w:rPr>
          <w:rFonts w:ascii="Times New Roman" w:hAnsi="Times New Roman"/>
        </w:rPr>
        <w:pPrChange w:id="4059" w:author="EMRAH COLAK" w:date="2015-07-30T14:42:00Z">
          <w:pPr>
            <w:ind w:left="1416" w:firstLine="708"/>
          </w:pPr>
        </w:pPrChange>
      </w:pPr>
      <w:bookmarkStart w:id="4060" w:name="şekil307"/>
      <w:r w:rsidRPr="009F5DD6">
        <w:rPr>
          <w:rFonts w:ascii="Times New Roman" w:hAnsi="Times New Roman"/>
        </w:rPr>
        <w:t xml:space="preserve">Şekil </w:t>
      </w:r>
      <w:del w:id="4061" w:author="EMRAH COLAK" w:date="2015-07-30T08:47:00Z">
        <w:r w:rsidRPr="009F5DD6" w:rsidDel="00615C90">
          <w:rPr>
            <w:rFonts w:ascii="Times New Roman" w:hAnsi="Times New Roman"/>
          </w:rPr>
          <w:delText>3-</w:delText>
        </w:r>
        <w:r w:rsidR="00CC6EF8" w:rsidDel="00615C90">
          <w:rPr>
            <w:rFonts w:ascii="Times New Roman" w:hAnsi="Times New Roman"/>
          </w:rPr>
          <w:delText>7</w:delText>
        </w:r>
      </w:del>
      <w:ins w:id="4062" w:author="EMRAH COLAK" w:date="2015-07-30T08:47:00Z">
        <w:r w:rsidR="00615C90">
          <w:rPr>
            <w:rFonts w:ascii="Times New Roman" w:hAnsi="Times New Roman"/>
          </w:rPr>
          <w:t>2</w:t>
        </w:r>
      </w:ins>
      <w:ins w:id="4063" w:author="EMRAH COLAK" w:date="2015-07-30T08:48:00Z">
        <w:r w:rsidR="00ED0087">
          <w:rPr>
            <w:rFonts w:ascii="Times New Roman" w:hAnsi="Times New Roman"/>
          </w:rPr>
          <w:t>2</w:t>
        </w:r>
      </w:ins>
      <w:ins w:id="4064" w:author="EMRAH COLAK" w:date="2015-07-30T08:47:00Z">
        <w:r w:rsidR="00615C90">
          <w:rPr>
            <w:rFonts w:ascii="Times New Roman" w:hAnsi="Times New Roman"/>
          </w:rPr>
          <w:t>:</w:t>
        </w:r>
      </w:ins>
      <w:r w:rsidRPr="009F5DD6">
        <w:rPr>
          <w:rFonts w:ascii="Times New Roman" w:hAnsi="Times New Roman"/>
        </w:rPr>
        <w:t xml:space="preserve"> İnce İstemcilerin Yedeklenmesi</w:t>
      </w:r>
    </w:p>
    <w:bookmarkEnd w:id="4060"/>
    <w:p w14:paraId="35821997" w14:textId="77777777" w:rsidR="00964865" w:rsidRDefault="000F7C00">
      <w:pPr>
        <w:spacing w:after="0"/>
        <w:rPr>
          <w:ins w:id="4065" w:author="EMRAH COLAK" w:date="2015-07-30T14:47:00Z"/>
          <w:rFonts w:ascii="Times New Roman" w:hAnsi="Times New Roman"/>
          <w:sz w:val="24"/>
          <w:szCs w:val="24"/>
        </w:rPr>
        <w:pPrChange w:id="4066" w:author="EMRAH COLAK" w:date="2015-07-30T14:42:00Z">
          <w:pPr/>
        </w:pPrChange>
      </w:pPr>
      <w:r w:rsidRPr="009F5DD6">
        <w:rPr>
          <w:rFonts w:ascii="Times New Roman" w:hAnsi="Times New Roman"/>
          <w:noProof/>
          <w:sz w:val="24"/>
          <w:szCs w:val="24"/>
          <w:lang w:eastAsia="tr-TR"/>
        </w:rPr>
        <w:drawing>
          <wp:inline distT="0" distB="0" distL="0" distR="0" wp14:anchorId="3EF4D0D8" wp14:editId="50FCB221">
            <wp:extent cx="5215890" cy="2934335"/>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5890" cy="2934335"/>
                    </a:xfrm>
                    <a:prstGeom prst="rect">
                      <a:avLst/>
                    </a:prstGeom>
                    <a:noFill/>
                    <a:ln>
                      <a:noFill/>
                    </a:ln>
                  </pic:spPr>
                </pic:pic>
              </a:graphicData>
            </a:graphic>
          </wp:inline>
        </w:drawing>
      </w:r>
    </w:p>
    <w:p w14:paraId="45D5D7A3" w14:textId="77777777" w:rsidR="00B26D84" w:rsidRPr="009F5DD6" w:rsidRDefault="00B26D84">
      <w:pPr>
        <w:spacing w:after="0"/>
        <w:rPr>
          <w:rFonts w:ascii="Times New Roman" w:hAnsi="Times New Roman"/>
          <w:sz w:val="24"/>
          <w:szCs w:val="24"/>
        </w:rPr>
        <w:pPrChange w:id="4067" w:author="EMRAH COLAK" w:date="2015-07-30T14:42:00Z">
          <w:pPr/>
        </w:pPrChange>
      </w:pPr>
    </w:p>
    <w:p w14:paraId="5B1C97DC" w14:textId="77777777" w:rsidR="000F7C00" w:rsidRDefault="000F7C00">
      <w:pPr>
        <w:pStyle w:val="Balk2"/>
      </w:pPr>
      <w:bookmarkStart w:id="4068" w:name="_Toc425946797"/>
      <w:r>
        <w:t>İnce İstemci Kullanılarak Yönetim</w:t>
      </w:r>
      <w:bookmarkEnd w:id="4068"/>
    </w:p>
    <w:p w14:paraId="72FAC33D" w14:textId="6465C2AB" w:rsidR="000F7C00" w:rsidRPr="009F5DD6" w:rsidRDefault="000F7C00">
      <w:pPr>
        <w:spacing w:after="0" w:line="360" w:lineRule="auto"/>
        <w:ind w:firstLine="709"/>
        <w:jc w:val="both"/>
        <w:rPr>
          <w:rFonts w:ascii="Times New Roman" w:hAnsi="Times New Roman"/>
          <w:sz w:val="24"/>
          <w:szCs w:val="24"/>
        </w:rPr>
        <w:pPrChange w:id="4069" w:author="EMRAH COLAK" w:date="2015-07-30T14:42:00Z">
          <w:pPr>
            <w:spacing w:line="360" w:lineRule="auto"/>
            <w:ind w:firstLine="578"/>
            <w:jc w:val="both"/>
          </w:pPr>
        </w:pPrChange>
      </w:pPr>
      <w:r w:rsidRPr="009F5DD6">
        <w:rPr>
          <w:rFonts w:ascii="Times New Roman" w:hAnsi="Times New Roman"/>
          <w:sz w:val="24"/>
          <w:szCs w:val="24"/>
        </w:rPr>
        <w:t>Kurum’da mevcut olan yaklaşık otuz bin masaüstü kişisel bilgisayar ve bunlarla birlikte 254 taşra sunucusunun yönetimi bakımı ve idamesi önemli miktarda iş gücü, maliyet ve projelendirme gerektirmektedir. Ama ince istemcilerle bu yönetim sağlan</w:t>
      </w:r>
      <w:ins w:id="4070" w:author="EMRAH COLAK" w:date="2015-07-30T09:15:00Z">
        <w:r w:rsidR="00106230">
          <w:rPr>
            <w:rFonts w:ascii="Times New Roman" w:hAnsi="Times New Roman"/>
            <w:sz w:val="24"/>
            <w:szCs w:val="24"/>
          </w:rPr>
          <w:t>ırsa</w:t>
        </w:r>
      </w:ins>
      <w:del w:id="4071" w:author="EMRAH COLAK" w:date="2015-07-30T09:15:00Z">
        <w:r w:rsidRPr="009F5DD6" w:rsidDel="00106230">
          <w:rPr>
            <w:rFonts w:ascii="Times New Roman" w:hAnsi="Times New Roman"/>
            <w:sz w:val="24"/>
            <w:szCs w:val="24"/>
          </w:rPr>
          <w:delText>acak</w:delText>
        </w:r>
      </w:del>
      <w:ins w:id="4072" w:author="EMRAH COLAK" w:date="2015-07-30T09:15:00Z">
        <w:r w:rsidR="00106230">
          <w:rPr>
            <w:rFonts w:ascii="Times New Roman" w:hAnsi="Times New Roman"/>
            <w:sz w:val="24"/>
            <w:szCs w:val="24"/>
          </w:rPr>
          <w:t xml:space="preserve"> </w:t>
        </w:r>
      </w:ins>
      <w:del w:id="4073" w:author="EMRAH COLAK" w:date="2015-07-30T09:15:00Z">
        <w:r w:rsidRPr="009F5DD6" w:rsidDel="00106230">
          <w:rPr>
            <w:rFonts w:ascii="Times New Roman" w:hAnsi="Times New Roman"/>
            <w:sz w:val="24"/>
            <w:szCs w:val="24"/>
          </w:rPr>
          <w:delText xml:space="preserve"> olursa </w:delText>
        </w:r>
      </w:del>
      <w:r w:rsidRPr="009F5DD6">
        <w:rPr>
          <w:rFonts w:ascii="Times New Roman" w:hAnsi="Times New Roman"/>
          <w:sz w:val="24"/>
          <w:szCs w:val="24"/>
        </w:rPr>
        <w:t xml:space="preserve">merkezi bir yapı </w:t>
      </w:r>
      <w:del w:id="4074" w:author="EMRAH COLAK" w:date="2015-07-30T09:16:00Z">
        <w:r w:rsidRPr="009F5DD6" w:rsidDel="00106230">
          <w:rPr>
            <w:rFonts w:ascii="Times New Roman" w:hAnsi="Times New Roman"/>
            <w:sz w:val="24"/>
            <w:szCs w:val="24"/>
          </w:rPr>
          <w:delText xml:space="preserve">kurulacağından </w:delText>
        </w:r>
      </w:del>
      <w:ins w:id="4075" w:author="EMRAH COLAK" w:date="2015-07-30T09:16:00Z">
        <w:r w:rsidR="00106230" w:rsidRPr="009F5DD6">
          <w:rPr>
            <w:rFonts w:ascii="Times New Roman" w:hAnsi="Times New Roman"/>
            <w:sz w:val="24"/>
            <w:szCs w:val="24"/>
          </w:rPr>
          <w:t>kurul</w:t>
        </w:r>
        <w:r w:rsidR="00106230">
          <w:rPr>
            <w:rFonts w:ascii="Times New Roman" w:hAnsi="Times New Roman"/>
            <w:sz w:val="24"/>
            <w:szCs w:val="24"/>
          </w:rPr>
          <w:t>ması gerektiğinde</w:t>
        </w:r>
        <w:r w:rsidR="00106230" w:rsidRPr="009F5DD6">
          <w:rPr>
            <w:rFonts w:ascii="Times New Roman" w:hAnsi="Times New Roman"/>
            <w:sz w:val="24"/>
            <w:szCs w:val="24"/>
          </w:rPr>
          <w:t xml:space="preserve">n </w:t>
        </w:r>
      </w:ins>
      <w:r w:rsidRPr="009F5DD6">
        <w:rPr>
          <w:rFonts w:ascii="Times New Roman" w:hAnsi="Times New Roman"/>
          <w:sz w:val="24"/>
          <w:szCs w:val="24"/>
        </w:rPr>
        <w:t>sadece merkezde bir sunucu mimarisi ile buranın bakımı idamesi ve iş gücü Kurum için yeterli olmaktadır.</w:t>
      </w:r>
    </w:p>
    <w:p w14:paraId="1920DFB7" w14:textId="77777777" w:rsidR="000F7C00" w:rsidRDefault="000F7C00">
      <w:pPr>
        <w:spacing w:after="0" w:line="360" w:lineRule="auto"/>
        <w:ind w:firstLine="709"/>
        <w:jc w:val="both"/>
        <w:rPr>
          <w:ins w:id="4076" w:author="EMRAH COLAK" w:date="2015-07-30T14:47:00Z"/>
          <w:rFonts w:ascii="Times New Roman" w:hAnsi="Times New Roman"/>
          <w:sz w:val="24"/>
          <w:szCs w:val="24"/>
        </w:rPr>
        <w:pPrChange w:id="4077" w:author="EMRAH COLAK" w:date="2015-07-30T14:42:00Z">
          <w:pPr>
            <w:spacing w:line="360" w:lineRule="auto"/>
            <w:ind w:firstLine="578"/>
            <w:jc w:val="both"/>
          </w:pPr>
        </w:pPrChange>
      </w:pPr>
      <w:r w:rsidRPr="009F5DD6">
        <w:rPr>
          <w:rFonts w:ascii="Times New Roman" w:hAnsi="Times New Roman"/>
          <w:sz w:val="24"/>
          <w:szCs w:val="24"/>
        </w:rPr>
        <w:lastRenderedPageBreak/>
        <w:t>Ayrıca yeni bir işletim sistemine geçilirken mevcut durumda otuz bin makineye de ayrı ayrı zamanlar imaj yüklemesi yapılması gerekmektedir. Bu durum antivirüs taraması ve çeşitli uygulamaların güncellenmesinde de böyledir. Ama ince istemciye geçilince; ince istemci merkezden bağlantı talep edeceğinden sadece merkezdeki şablonun güncellenmesi gerek ve yeter şarttır ve beş dakika gibi kısa bir sürede bu işlem yapılabilir. Aynı bu şekilde uygulama güncellemesi ve virüs taraması da merkezdeki şablonda kısa sürede yapılabilir ve kullanıcılar bu değişikliği hissetmezler.</w:t>
      </w:r>
    </w:p>
    <w:p w14:paraId="6D54574D" w14:textId="77777777" w:rsidR="00B26D84" w:rsidRPr="009F5DD6" w:rsidRDefault="00B26D84">
      <w:pPr>
        <w:spacing w:after="0" w:line="360" w:lineRule="auto"/>
        <w:ind w:firstLine="709"/>
        <w:jc w:val="both"/>
        <w:rPr>
          <w:rFonts w:ascii="Times New Roman" w:hAnsi="Times New Roman"/>
          <w:sz w:val="24"/>
          <w:szCs w:val="24"/>
        </w:rPr>
        <w:pPrChange w:id="4078" w:author="EMRAH COLAK" w:date="2015-07-30T14:42:00Z">
          <w:pPr>
            <w:spacing w:line="360" w:lineRule="auto"/>
            <w:ind w:firstLine="578"/>
            <w:jc w:val="both"/>
          </w:pPr>
        </w:pPrChange>
      </w:pPr>
    </w:p>
    <w:p w14:paraId="1D334055" w14:textId="5CD9BE83" w:rsidR="000F7C00" w:rsidRPr="009F5DD6" w:rsidRDefault="000F7C00">
      <w:pPr>
        <w:spacing w:after="0"/>
        <w:rPr>
          <w:rFonts w:ascii="Times New Roman" w:hAnsi="Times New Roman"/>
        </w:rPr>
        <w:pPrChange w:id="4079" w:author="EMRAH COLAK" w:date="2015-07-30T14:42:00Z">
          <w:pPr>
            <w:ind w:left="708" w:firstLine="708"/>
          </w:pPr>
        </w:pPrChange>
      </w:pPr>
      <w:bookmarkStart w:id="4080" w:name="şekil308"/>
      <w:r w:rsidRPr="009F5DD6">
        <w:rPr>
          <w:rFonts w:ascii="Times New Roman" w:hAnsi="Times New Roman"/>
        </w:rPr>
        <w:t xml:space="preserve">Şekil </w:t>
      </w:r>
      <w:ins w:id="4081" w:author="EMRAH COLAK" w:date="2015-07-30T08:47:00Z">
        <w:r w:rsidR="00615C90">
          <w:rPr>
            <w:rFonts w:ascii="Times New Roman" w:hAnsi="Times New Roman"/>
          </w:rPr>
          <w:t>2</w:t>
        </w:r>
      </w:ins>
      <w:ins w:id="4082" w:author="EMRAH COLAK" w:date="2015-07-30T08:50:00Z">
        <w:r w:rsidR="00ED0087">
          <w:rPr>
            <w:rFonts w:ascii="Times New Roman" w:hAnsi="Times New Roman"/>
          </w:rPr>
          <w:t>3</w:t>
        </w:r>
      </w:ins>
      <w:ins w:id="4083" w:author="EMRAH COLAK" w:date="2015-07-30T08:47:00Z">
        <w:r w:rsidR="00615C90">
          <w:rPr>
            <w:rFonts w:ascii="Times New Roman" w:hAnsi="Times New Roman"/>
          </w:rPr>
          <w:t>:</w:t>
        </w:r>
      </w:ins>
      <w:del w:id="4084" w:author="EMRAH COLAK" w:date="2015-07-30T08:47:00Z">
        <w:r w:rsidRPr="009F5DD6" w:rsidDel="00615C90">
          <w:rPr>
            <w:rFonts w:ascii="Times New Roman" w:hAnsi="Times New Roman"/>
          </w:rPr>
          <w:delText>3-</w:delText>
        </w:r>
        <w:r w:rsidR="00CC6EF8" w:rsidDel="00615C90">
          <w:rPr>
            <w:rFonts w:ascii="Times New Roman" w:hAnsi="Times New Roman"/>
          </w:rPr>
          <w:delText>8</w:delText>
        </w:r>
      </w:del>
      <w:r w:rsidRPr="009F5DD6">
        <w:rPr>
          <w:rFonts w:ascii="Times New Roman" w:hAnsi="Times New Roman"/>
        </w:rPr>
        <w:t xml:space="preserve"> İnce İstemcilerin Yönetim Ekranı</w:t>
      </w:r>
    </w:p>
    <w:bookmarkEnd w:id="4080"/>
    <w:p w14:paraId="5237AFFB" w14:textId="77777777" w:rsidR="000F7C00" w:rsidRDefault="000F7C00">
      <w:pPr>
        <w:spacing w:after="0"/>
        <w:pPrChange w:id="4085" w:author="EMRAH COLAK" w:date="2015-07-30T14:42:00Z">
          <w:pPr/>
        </w:pPrChange>
      </w:pPr>
      <w:r>
        <w:rPr>
          <w:noProof/>
          <w:lang w:eastAsia="tr-TR"/>
        </w:rPr>
        <w:drawing>
          <wp:inline distT="0" distB="0" distL="0" distR="0" wp14:anchorId="094A76A8" wp14:editId="08B6B645">
            <wp:extent cx="5215890" cy="3912235"/>
            <wp:effectExtent l="0" t="0" r="3810" b="0"/>
            <wp:docPr id="54" name="Resim 54" descr="Am98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m98z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5890" cy="3912235"/>
                    </a:xfrm>
                    <a:prstGeom prst="rect">
                      <a:avLst/>
                    </a:prstGeom>
                    <a:noFill/>
                    <a:ln>
                      <a:noFill/>
                    </a:ln>
                  </pic:spPr>
                </pic:pic>
              </a:graphicData>
            </a:graphic>
          </wp:inline>
        </w:drawing>
      </w:r>
    </w:p>
    <w:p w14:paraId="3D670561" w14:textId="1FEFEA5D" w:rsidR="000F7C00" w:rsidDel="00B26D84" w:rsidRDefault="000F7C00">
      <w:pPr>
        <w:pStyle w:val="Balk2"/>
        <w:rPr>
          <w:del w:id="4086" w:author="EMRAH COLAK" w:date="2015-07-30T14:47:00Z"/>
        </w:rPr>
        <w:pPrChange w:id="4087" w:author="EMRAH COLAK" w:date="2015-07-30T15:31:00Z">
          <w:pPr>
            <w:ind w:left="1416" w:firstLine="708"/>
            <w:jc w:val="both"/>
          </w:pPr>
        </w:pPrChange>
      </w:pPr>
    </w:p>
    <w:p w14:paraId="4A6D8695" w14:textId="77777777" w:rsidR="00B26D84" w:rsidRDefault="00B26D84" w:rsidP="00335410">
      <w:pPr>
        <w:pStyle w:val="Balk2"/>
        <w:rPr>
          <w:ins w:id="4088" w:author="EMRAH COLAK" w:date="2015-07-30T14:48:00Z"/>
          <w:rFonts w:eastAsia="Calibri"/>
        </w:rPr>
      </w:pPr>
    </w:p>
    <w:p w14:paraId="344621DF" w14:textId="33D9ED33" w:rsidR="00CC6EF8" w:rsidDel="00B26D84" w:rsidRDefault="00CC6EF8">
      <w:pPr>
        <w:spacing w:after="0"/>
        <w:ind w:left="1416" w:firstLine="708"/>
        <w:jc w:val="both"/>
        <w:rPr>
          <w:del w:id="4089" w:author="EMRAH COLAK" w:date="2015-07-30T14:48:00Z"/>
          <w:rFonts w:ascii="Times New Roman" w:hAnsi="Times New Roman"/>
        </w:rPr>
        <w:pPrChange w:id="4090" w:author="EMRAH COLAK" w:date="2015-07-30T14:42:00Z">
          <w:pPr>
            <w:ind w:left="1416" w:firstLine="708"/>
            <w:jc w:val="both"/>
          </w:pPr>
        </w:pPrChange>
      </w:pPr>
    </w:p>
    <w:p w14:paraId="018E345E" w14:textId="51FEB7B1" w:rsidR="00CC6EF8" w:rsidDel="00B26D84" w:rsidRDefault="00CC6EF8">
      <w:pPr>
        <w:spacing w:after="0"/>
        <w:ind w:left="1416" w:firstLine="708"/>
        <w:jc w:val="both"/>
        <w:rPr>
          <w:del w:id="4091" w:author="EMRAH COLAK" w:date="2015-07-30T14:47:00Z"/>
          <w:rFonts w:ascii="Times New Roman" w:hAnsi="Times New Roman"/>
        </w:rPr>
        <w:pPrChange w:id="4092" w:author="EMRAH COLAK" w:date="2015-07-30T14:42:00Z">
          <w:pPr>
            <w:ind w:left="1416" w:firstLine="708"/>
            <w:jc w:val="both"/>
          </w:pPr>
        </w:pPrChange>
      </w:pPr>
    </w:p>
    <w:p w14:paraId="477BB125" w14:textId="6BCB91D7" w:rsidR="000F7C00" w:rsidRPr="00102EDD" w:rsidRDefault="000F7C00">
      <w:pPr>
        <w:spacing w:after="0"/>
        <w:jc w:val="both"/>
        <w:rPr>
          <w:rFonts w:ascii="Times New Roman" w:hAnsi="Times New Roman"/>
        </w:rPr>
        <w:pPrChange w:id="4093" w:author="EMRAH COLAK" w:date="2015-07-30T14:42:00Z">
          <w:pPr>
            <w:ind w:left="1416" w:firstLine="708"/>
            <w:jc w:val="both"/>
          </w:pPr>
        </w:pPrChange>
      </w:pPr>
      <w:bookmarkStart w:id="4094" w:name="tablo305"/>
      <w:r w:rsidRPr="00EE4046">
        <w:rPr>
          <w:rFonts w:ascii="Times New Roman" w:hAnsi="Times New Roman"/>
        </w:rPr>
        <w:t xml:space="preserve">Tablo </w:t>
      </w:r>
      <w:del w:id="4095" w:author="EMRAH COLAK" w:date="2015-07-30T08:55:00Z">
        <w:r w:rsidDel="004663D3">
          <w:rPr>
            <w:rFonts w:ascii="Times New Roman" w:hAnsi="Times New Roman"/>
          </w:rPr>
          <w:delText>3</w:delText>
        </w:r>
        <w:r w:rsidRPr="00EE4046" w:rsidDel="004663D3">
          <w:rPr>
            <w:rFonts w:ascii="Times New Roman" w:hAnsi="Times New Roman"/>
          </w:rPr>
          <w:delText>-</w:delText>
        </w:r>
        <w:r w:rsidDel="004663D3">
          <w:rPr>
            <w:rFonts w:ascii="Times New Roman" w:hAnsi="Times New Roman"/>
          </w:rPr>
          <w:delText>5</w:delText>
        </w:r>
      </w:del>
      <w:ins w:id="4096" w:author="EMRAH COLAK" w:date="2015-07-30T08:55:00Z">
        <w:r w:rsidR="004663D3">
          <w:rPr>
            <w:rFonts w:ascii="Times New Roman" w:hAnsi="Times New Roman"/>
          </w:rPr>
          <w:t>6:</w:t>
        </w:r>
      </w:ins>
      <w:r w:rsidRPr="00EE4046">
        <w:rPr>
          <w:rFonts w:ascii="Times New Roman" w:hAnsi="Times New Roman"/>
        </w:rPr>
        <w:t xml:space="preserve"> </w:t>
      </w:r>
      <w:r>
        <w:rPr>
          <w:rFonts w:ascii="Times New Roman" w:hAnsi="Times New Roman"/>
        </w:rPr>
        <w:t>Mevcut Enerji Tüketimi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0"/>
        <w:gridCol w:w="3583"/>
      </w:tblGrid>
      <w:tr w:rsidR="000F7C00" w:rsidRPr="009F5DD6" w14:paraId="12D7258C" w14:textId="77777777" w:rsidTr="00054D86">
        <w:tc>
          <w:tcPr>
            <w:tcW w:w="4180" w:type="dxa"/>
            <w:shd w:val="clear" w:color="auto" w:fill="auto"/>
          </w:tcPr>
          <w:bookmarkEnd w:id="4094"/>
          <w:p w14:paraId="6F47BEB8" w14:textId="77777777" w:rsidR="000F7C00" w:rsidRPr="009F5DD6" w:rsidRDefault="000F7C00">
            <w:pPr>
              <w:spacing w:after="0"/>
              <w:jc w:val="both"/>
              <w:rPr>
                <w:rFonts w:ascii="Times New Roman" w:hAnsi="Times New Roman"/>
                <w:sz w:val="24"/>
              </w:rPr>
              <w:pPrChange w:id="4097" w:author="EMRAH COLAK" w:date="2015-07-30T14:42:00Z">
                <w:pPr>
                  <w:jc w:val="both"/>
                </w:pPr>
              </w:pPrChange>
            </w:pPr>
            <w:r w:rsidRPr="009F5DD6">
              <w:rPr>
                <w:rFonts w:ascii="Times New Roman" w:hAnsi="Times New Roman"/>
                <w:sz w:val="24"/>
              </w:rPr>
              <w:t xml:space="preserve">254 taşra sunucusu </w:t>
            </w:r>
            <w:r w:rsidRPr="009F5DD6">
              <w:rPr>
                <w:rFonts w:ascii="Times New Roman" w:hAnsi="Times New Roman"/>
                <w:sz w:val="24"/>
              </w:rPr>
              <w:tab/>
            </w:r>
          </w:p>
        </w:tc>
        <w:tc>
          <w:tcPr>
            <w:tcW w:w="3583" w:type="dxa"/>
            <w:shd w:val="clear" w:color="auto" w:fill="auto"/>
          </w:tcPr>
          <w:p w14:paraId="2E6C7BD3" w14:textId="77777777" w:rsidR="000F7C00" w:rsidRPr="009F5DD6" w:rsidRDefault="000F7C00">
            <w:pPr>
              <w:spacing w:after="0"/>
              <w:jc w:val="both"/>
              <w:rPr>
                <w:rFonts w:ascii="Times New Roman" w:hAnsi="Times New Roman"/>
                <w:sz w:val="24"/>
              </w:rPr>
              <w:pPrChange w:id="4098" w:author="EMRAH COLAK" w:date="2015-07-30T14:42:00Z">
                <w:pPr>
                  <w:jc w:val="both"/>
                </w:pPr>
              </w:pPrChange>
            </w:pPr>
            <w:r w:rsidRPr="009F5DD6">
              <w:rPr>
                <w:rFonts w:ascii="Times New Roman" w:hAnsi="Times New Roman"/>
                <w:sz w:val="24"/>
              </w:rPr>
              <w:t>254*800w/h</w:t>
            </w:r>
          </w:p>
        </w:tc>
      </w:tr>
      <w:tr w:rsidR="000F7C00" w:rsidRPr="009F5DD6" w14:paraId="6A554BC9" w14:textId="77777777" w:rsidTr="00054D86">
        <w:tc>
          <w:tcPr>
            <w:tcW w:w="4180" w:type="dxa"/>
            <w:shd w:val="clear" w:color="auto" w:fill="auto"/>
          </w:tcPr>
          <w:p w14:paraId="62C821CE" w14:textId="77777777" w:rsidR="000F7C00" w:rsidRPr="009F5DD6" w:rsidRDefault="000F7C00">
            <w:pPr>
              <w:spacing w:after="0"/>
              <w:jc w:val="both"/>
              <w:rPr>
                <w:rFonts w:ascii="Times New Roman" w:hAnsi="Times New Roman"/>
                <w:sz w:val="24"/>
              </w:rPr>
              <w:pPrChange w:id="4099" w:author="EMRAH COLAK" w:date="2015-07-30T14:42:00Z">
                <w:pPr>
                  <w:jc w:val="both"/>
                </w:pPr>
              </w:pPrChange>
            </w:pPr>
            <w:r w:rsidRPr="009F5DD6">
              <w:rPr>
                <w:rFonts w:ascii="Times New Roman" w:hAnsi="Times New Roman"/>
                <w:sz w:val="24"/>
              </w:rPr>
              <w:t xml:space="preserve">Her birimde ortalam 1 klima     </w:t>
            </w:r>
          </w:p>
        </w:tc>
        <w:tc>
          <w:tcPr>
            <w:tcW w:w="3583" w:type="dxa"/>
            <w:shd w:val="clear" w:color="auto" w:fill="auto"/>
          </w:tcPr>
          <w:p w14:paraId="32C5D3A6" w14:textId="77777777" w:rsidR="000F7C00" w:rsidRPr="009F5DD6" w:rsidRDefault="000F7C00">
            <w:pPr>
              <w:spacing w:after="0"/>
              <w:jc w:val="both"/>
              <w:rPr>
                <w:rFonts w:ascii="Times New Roman" w:hAnsi="Times New Roman"/>
                <w:color w:val="943634"/>
                <w:sz w:val="24"/>
              </w:rPr>
              <w:pPrChange w:id="4100" w:author="EMRAH COLAK" w:date="2015-07-30T14:42:00Z">
                <w:pPr>
                  <w:jc w:val="both"/>
                </w:pPr>
              </w:pPrChange>
            </w:pPr>
            <w:r w:rsidRPr="009F5DD6">
              <w:rPr>
                <w:rFonts w:ascii="Times New Roman" w:hAnsi="Times New Roman"/>
                <w:sz w:val="24"/>
              </w:rPr>
              <w:t>254*13400w/h</w:t>
            </w:r>
          </w:p>
        </w:tc>
      </w:tr>
      <w:tr w:rsidR="000F7C00" w:rsidRPr="009F5DD6" w14:paraId="3F46BF89" w14:textId="77777777" w:rsidTr="00054D86">
        <w:tc>
          <w:tcPr>
            <w:tcW w:w="4180" w:type="dxa"/>
            <w:shd w:val="clear" w:color="auto" w:fill="auto"/>
          </w:tcPr>
          <w:p w14:paraId="65495EF8" w14:textId="27F0EEB8" w:rsidR="000F7C00" w:rsidRPr="009F5DD6" w:rsidRDefault="000F7C00">
            <w:pPr>
              <w:spacing w:after="0"/>
              <w:jc w:val="both"/>
              <w:rPr>
                <w:rFonts w:ascii="Times New Roman" w:hAnsi="Times New Roman"/>
                <w:color w:val="943634"/>
                <w:sz w:val="24"/>
              </w:rPr>
              <w:pPrChange w:id="4101" w:author="EMRAH COLAK" w:date="2015-07-30T14:42:00Z">
                <w:pPr>
                  <w:jc w:val="both"/>
                </w:pPr>
              </w:pPrChange>
            </w:pPr>
            <w:r w:rsidRPr="009F5DD6">
              <w:rPr>
                <w:rFonts w:ascii="Times New Roman" w:hAnsi="Times New Roman"/>
                <w:sz w:val="24"/>
              </w:rPr>
              <w:t>30</w:t>
            </w:r>
            <w:ins w:id="4102" w:author="EMRAH COLAK" w:date="2015-07-30T09:07:00Z">
              <w:r w:rsidR="00543D4E">
                <w:rPr>
                  <w:rFonts w:ascii="Times New Roman" w:hAnsi="Times New Roman"/>
                  <w:sz w:val="24"/>
                </w:rPr>
                <w:t>.</w:t>
              </w:r>
            </w:ins>
            <w:r w:rsidRPr="009F5DD6">
              <w:rPr>
                <w:rFonts w:ascii="Times New Roman" w:hAnsi="Times New Roman"/>
                <w:sz w:val="24"/>
              </w:rPr>
              <w:t>000 kullanıcı pc</w:t>
            </w:r>
          </w:p>
        </w:tc>
        <w:tc>
          <w:tcPr>
            <w:tcW w:w="3583" w:type="dxa"/>
            <w:shd w:val="clear" w:color="auto" w:fill="auto"/>
          </w:tcPr>
          <w:p w14:paraId="4ACD4116" w14:textId="6102CB14" w:rsidR="000F7C00" w:rsidRPr="009F5DD6" w:rsidRDefault="000F7C00">
            <w:pPr>
              <w:spacing w:after="0"/>
              <w:jc w:val="both"/>
              <w:rPr>
                <w:rFonts w:ascii="Times New Roman" w:hAnsi="Times New Roman"/>
                <w:color w:val="943634"/>
                <w:sz w:val="24"/>
              </w:rPr>
              <w:pPrChange w:id="4103" w:author="EMRAH COLAK" w:date="2015-07-30T14:42:00Z">
                <w:pPr>
                  <w:jc w:val="both"/>
                </w:pPr>
              </w:pPrChange>
            </w:pPr>
            <w:r w:rsidRPr="009F5DD6">
              <w:rPr>
                <w:rFonts w:ascii="Times New Roman" w:hAnsi="Times New Roman"/>
                <w:sz w:val="24"/>
              </w:rPr>
              <w:t>30</w:t>
            </w:r>
            <w:ins w:id="4104" w:author="EMRAH COLAK" w:date="2015-07-30T09:07:00Z">
              <w:r w:rsidR="00543D4E">
                <w:rPr>
                  <w:rFonts w:ascii="Times New Roman" w:hAnsi="Times New Roman"/>
                  <w:sz w:val="24"/>
                </w:rPr>
                <w:t>.</w:t>
              </w:r>
            </w:ins>
            <w:r w:rsidRPr="009F5DD6">
              <w:rPr>
                <w:rFonts w:ascii="Times New Roman" w:hAnsi="Times New Roman"/>
                <w:sz w:val="24"/>
              </w:rPr>
              <w:t>000*350w/h</w:t>
            </w:r>
          </w:p>
        </w:tc>
      </w:tr>
      <w:tr w:rsidR="000F7C00" w:rsidRPr="009F5DD6" w14:paraId="5B36A8D6" w14:textId="77777777" w:rsidTr="00054D86">
        <w:tc>
          <w:tcPr>
            <w:tcW w:w="4180" w:type="dxa"/>
            <w:shd w:val="clear" w:color="auto" w:fill="auto"/>
          </w:tcPr>
          <w:p w14:paraId="182EBCBE" w14:textId="77777777" w:rsidR="000F7C00" w:rsidRPr="009F5DD6" w:rsidRDefault="000F7C00">
            <w:pPr>
              <w:spacing w:after="0"/>
              <w:jc w:val="both"/>
              <w:rPr>
                <w:rFonts w:ascii="Times New Roman" w:hAnsi="Times New Roman"/>
                <w:color w:val="943634"/>
                <w:sz w:val="24"/>
              </w:rPr>
              <w:pPrChange w:id="4105" w:author="EMRAH COLAK" w:date="2015-07-30T14:42:00Z">
                <w:pPr>
                  <w:jc w:val="both"/>
                </w:pPr>
              </w:pPrChange>
            </w:pPr>
            <w:r w:rsidRPr="009F5DD6">
              <w:rPr>
                <w:rFonts w:ascii="Times New Roman" w:hAnsi="Times New Roman"/>
                <w:sz w:val="24"/>
              </w:rPr>
              <w:t>Toplam Enerji Tüketimi</w:t>
            </w:r>
          </w:p>
        </w:tc>
        <w:tc>
          <w:tcPr>
            <w:tcW w:w="3583" w:type="dxa"/>
            <w:shd w:val="clear" w:color="auto" w:fill="auto"/>
          </w:tcPr>
          <w:p w14:paraId="540B93EC" w14:textId="77777777" w:rsidR="000F7C00" w:rsidRPr="009F5DD6" w:rsidRDefault="000F7C00">
            <w:pPr>
              <w:spacing w:after="0"/>
              <w:jc w:val="both"/>
              <w:rPr>
                <w:rFonts w:ascii="Times New Roman" w:hAnsi="Times New Roman"/>
                <w:color w:val="943634"/>
                <w:sz w:val="24"/>
              </w:rPr>
              <w:pPrChange w:id="4106" w:author="EMRAH COLAK" w:date="2015-07-30T14:42:00Z">
                <w:pPr>
                  <w:jc w:val="both"/>
                </w:pPr>
              </w:pPrChange>
            </w:pPr>
            <w:r w:rsidRPr="009F5DD6">
              <w:rPr>
                <w:rFonts w:ascii="Times New Roman" w:hAnsi="Times New Roman"/>
                <w:sz w:val="24"/>
              </w:rPr>
              <w:t>14,11 MW/h</w:t>
            </w:r>
          </w:p>
        </w:tc>
      </w:tr>
    </w:tbl>
    <w:p w14:paraId="5AF80D5B" w14:textId="77777777" w:rsidR="000F7C00" w:rsidRPr="009F5DD6" w:rsidRDefault="000F7C00">
      <w:pPr>
        <w:spacing w:after="0"/>
        <w:jc w:val="both"/>
        <w:rPr>
          <w:rFonts w:ascii="Times New Roman" w:hAnsi="Times New Roman"/>
          <w:sz w:val="24"/>
        </w:rPr>
        <w:pPrChange w:id="4107" w:author="EMRAH COLAK" w:date="2015-07-30T14:42:00Z">
          <w:pPr>
            <w:jc w:val="both"/>
          </w:pPr>
        </w:pPrChange>
      </w:pPr>
    </w:p>
    <w:p w14:paraId="7925404F" w14:textId="77777777" w:rsidR="000F7C00" w:rsidRDefault="000F7C00">
      <w:pPr>
        <w:spacing w:after="0" w:line="360" w:lineRule="auto"/>
        <w:ind w:firstLine="708"/>
        <w:jc w:val="both"/>
        <w:rPr>
          <w:ins w:id="4108" w:author="EMRAH COLAK" w:date="2015-07-30T14:48:00Z"/>
        </w:rPr>
        <w:pPrChange w:id="4109" w:author="EMRAH COLAK" w:date="2015-07-30T14:42:00Z">
          <w:pPr>
            <w:spacing w:line="360" w:lineRule="auto"/>
            <w:ind w:firstLine="708"/>
            <w:jc w:val="both"/>
          </w:pPr>
        </w:pPrChange>
      </w:pPr>
      <w:r w:rsidRPr="009F5DD6">
        <w:rPr>
          <w:rFonts w:ascii="Times New Roman" w:hAnsi="Times New Roman"/>
          <w:sz w:val="24"/>
        </w:rPr>
        <w:t xml:space="preserve">Yukarıdaki Ölçümler pensampermetre ile faz kablosu üzerinden ölçülmüş ve ürün bilgi kitapçığı ile karşılaştırılmıştır. Yapılan ölçümler aida64 programı kullanılarak işlemciyi (%80-%90 seviyesi) ve masaüstü bilgisayar çalışma gücünü </w:t>
      </w:r>
      <w:r w:rsidRPr="009F5DD6">
        <w:rPr>
          <w:rFonts w:ascii="Times New Roman" w:hAnsi="Times New Roman"/>
          <w:sz w:val="24"/>
        </w:rPr>
        <w:lastRenderedPageBreak/>
        <w:t>(%90-%95seviyesi) üst seviyeye çıkarıp alınan ölçümlerin ortalaması sonucu elde edilmiştir.</w:t>
      </w:r>
      <w:r w:rsidR="00F24FF3" w:rsidRPr="00F24FF3">
        <w:t xml:space="preserve"> </w:t>
      </w:r>
    </w:p>
    <w:p w14:paraId="7626242B" w14:textId="77777777" w:rsidR="00B26D84" w:rsidRPr="009F5DD6" w:rsidRDefault="00B26D84">
      <w:pPr>
        <w:spacing w:after="0" w:line="360" w:lineRule="auto"/>
        <w:ind w:firstLine="708"/>
        <w:jc w:val="both"/>
        <w:rPr>
          <w:rFonts w:ascii="Times New Roman" w:hAnsi="Times New Roman"/>
          <w:sz w:val="24"/>
        </w:rPr>
        <w:pPrChange w:id="4110" w:author="EMRAH COLAK" w:date="2015-07-30T14:42:00Z">
          <w:pPr>
            <w:spacing w:line="360" w:lineRule="auto"/>
            <w:ind w:firstLine="708"/>
            <w:jc w:val="both"/>
          </w:pPr>
        </w:pPrChange>
      </w:pPr>
    </w:p>
    <w:p w14:paraId="25211841" w14:textId="77777777" w:rsidR="000F7C00" w:rsidRDefault="000F7C00">
      <w:pPr>
        <w:spacing w:after="0" w:line="360" w:lineRule="auto"/>
        <w:ind w:firstLine="708"/>
        <w:jc w:val="both"/>
        <w:rPr>
          <w:ins w:id="4111" w:author="EMRAH COLAK" w:date="2015-07-30T14:48:00Z"/>
          <w:rFonts w:ascii="Times New Roman" w:hAnsi="Times New Roman"/>
          <w:sz w:val="24"/>
        </w:rPr>
        <w:pPrChange w:id="4112" w:author="EMRAH COLAK" w:date="2015-07-30T14:42:00Z">
          <w:pPr>
            <w:spacing w:line="360" w:lineRule="auto"/>
            <w:ind w:firstLine="708"/>
            <w:jc w:val="both"/>
          </w:pPr>
        </w:pPrChange>
      </w:pPr>
      <w:r w:rsidRPr="009F5DD6">
        <w:rPr>
          <w:rFonts w:ascii="Times New Roman" w:hAnsi="Times New Roman"/>
          <w:sz w:val="24"/>
        </w:rPr>
        <w:t>Masaüstü bilgisayarlar 300-400 w/h arasında enerji tüketimlerine sahiptir. İnce istemcide ise bu miktar 40 w/h olarak ölçülmüştür. Sunucular ise 800 w/h tüketmektedirler.</w:t>
      </w:r>
    </w:p>
    <w:p w14:paraId="30467305" w14:textId="77777777" w:rsidR="00B26D84" w:rsidRPr="009F5DD6" w:rsidRDefault="00B26D84">
      <w:pPr>
        <w:spacing w:after="0" w:line="360" w:lineRule="auto"/>
        <w:ind w:firstLine="708"/>
        <w:jc w:val="both"/>
        <w:rPr>
          <w:rFonts w:ascii="Times New Roman" w:hAnsi="Times New Roman"/>
          <w:sz w:val="24"/>
        </w:rPr>
        <w:pPrChange w:id="4113" w:author="EMRAH COLAK" w:date="2015-07-30T14:42:00Z">
          <w:pPr>
            <w:spacing w:line="360" w:lineRule="auto"/>
            <w:ind w:firstLine="708"/>
            <w:jc w:val="both"/>
          </w:pPr>
        </w:pPrChange>
      </w:pPr>
    </w:p>
    <w:p w14:paraId="01AC2B57" w14:textId="77777777" w:rsidR="000F7C00" w:rsidRPr="009F5DD6" w:rsidRDefault="000F7C00">
      <w:pPr>
        <w:spacing w:after="0" w:line="360" w:lineRule="auto"/>
        <w:ind w:firstLine="708"/>
        <w:jc w:val="both"/>
        <w:rPr>
          <w:rFonts w:ascii="Times New Roman" w:hAnsi="Times New Roman"/>
          <w:sz w:val="24"/>
        </w:rPr>
        <w:pPrChange w:id="4114" w:author="EMRAH COLAK" w:date="2015-07-30T14:42:00Z">
          <w:pPr>
            <w:spacing w:line="360" w:lineRule="auto"/>
            <w:ind w:firstLine="708"/>
            <w:jc w:val="both"/>
          </w:pPr>
        </w:pPrChange>
      </w:pPr>
      <w:r w:rsidRPr="009F5DD6">
        <w:rPr>
          <w:rFonts w:ascii="Times New Roman" w:hAnsi="Times New Roman"/>
          <w:sz w:val="24"/>
        </w:rPr>
        <w:t>Ayrıca her birimdeki kablolama, yer işgali, harcanan iş gücü, masaüstü bilgisayar, sunucu ve klima bakım maliyetleri durumları da ortadan kaldırılmış olur.</w:t>
      </w:r>
      <w:r w:rsidRPr="009F5DD6">
        <w:rPr>
          <w:rFonts w:ascii="Times New Roman" w:hAnsi="Times New Roman"/>
          <w:sz w:val="24"/>
          <w:szCs w:val="24"/>
        </w:rPr>
        <w:t xml:space="preserve"> </w:t>
      </w:r>
    </w:p>
    <w:p w14:paraId="45076526" w14:textId="77777777" w:rsidR="000F7C00" w:rsidRPr="00976A58" w:rsidRDefault="000F7C00">
      <w:pPr>
        <w:pStyle w:val="Balk2"/>
        <w:numPr>
          <w:ilvl w:val="0"/>
          <w:numId w:val="0"/>
        </w:numPr>
        <w:ind w:left="709"/>
      </w:pPr>
    </w:p>
    <w:p w14:paraId="47C033A8" w14:textId="4C02C185" w:rsidR="000F7C00" w:rsidRDefault="000F7C00">
      <w:pPr>
        <w:spacing w:after="0"/>
        <w:jc w:val="both"/>
        <w:rPr>
          <w:rFonts w:ascii="Times New Roman" w:hAnsi="Times New Roman"/>
        </w:rPr>
        <w:pPrChange w:id="4115" w:author="EMRAH COLAK" w:date="2015-07-30T14:42:00Z">
          <w:pPr>
            <w:ind w:left="708" w:firstLine="708"/>
            <w:jc w:val="both"/>
          </w:pPr>
        </w:pPrChange>
      </w:pPr>
      <w:bookmarkStart w:id="4116" w:name="tablo306"/>
      <w:r w:rsidRPr="00126525">
        <w:rPr>
          <w:rFonts w:ascii="Times New Roman" w:hAnsi="Times New Roman"/>
        </w:rPr>
        <w:t xml:space="preserve">Tablo </w:t>
      </w:r>
      <w:del w:id="4117" w:author="EMRAH COLAK" w:date="2015-07-30T08:55:00Z">
        <w:r w:rsidRPr="00126525" w:rsidDel="004663D3">
          <w:rPr>
            <w:rFonts w:ascii="Times New Roman" w:hAnsi="Times New Roman"/>
          </w:rPr>
          <w:delText>3-6</w:delText>
        </w:r>
      </w:del>
      <w:ins w:id="4118" w:author="EMRAH COLAK" w:date="2015-07-30T08:55:00Z">
        <w:r w:rsidR="004663D3">
          <w:rPr>
            <w:rFonts w:ascii="Times New Roman" w:hAnsi="Times New Roman"/>
          </w:rPr>
          <w:t>7:</w:t>
        </w:r>
      </w:ins>
      <w:r w:rsidRPr="00126525">
        <w:rPr>
          <w:rFonts w:ascii="Times New Roman" w:hAnsi="Times New Roman"/>
        </w:rPr>
        <w:t xml:space="preserve"> İnce İstemci Mimarisinde Enerji Tüketimi</w:t>
      </w:r>
    </w:p>
    <w:tbl>
      <w:tblPr>
        <w:tblW w:w="779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9"/>
        <w:gridCol w:w="3188"/>
      </w:tblGrid>
      <w:tr w:rsidR="000F7C00" w:rsidRPr="006B10EA" w14:paraId="56F9B6EC" w14:textId="77777777" w:rsidTr="00054D86">
        <w:trPr>
          <w:trHeight w:val="374"/>
        </w:trPr>
        <w:tc>
          <w:tcPr>
            <w:tcW w:w="4609" w:type="dxa"/>
            <w:shd w:val="clear" w:color="auto" w:fill="auto"/>
          </w:tcPr>
          <w:bookmarkEnd w:id="4116"/>
          <w:p w14:paraId="338A7E23" w14:textId="77777777" w:rsidR="000F7C00" w:rsidRPr="006B10EA" w:rsidRDefault="000F7C00">
            <w:pPr>
              <w:spacing w:after="0" w:line="240" w:lineRule="auto"/>
              <w:jc w:val="both"/>
              <w:rPr>
                <w:rFonts w:ascii="Times New Roman" w:hAnsi="Times New Roman"/>
                <w:sz w:val="24"/>
                <w:szCs w:val="24"/>
              </w:rPr>
              <w:pPrChange w:id="4119" w:author="EMRAH COLAK" w:date="2015-07-30T14:42:00Z">
                <w:pPr>
                  <w:spacing w:line="240" w:lineRule="auto"/>
                  <w:jc w:val="both"/>
                </w:pPr>
              </w:pPrChange>
            </w:pPr>
            <w:r w:rsidRPr="006B10EA">
              <w:rPr>
                <w:rFonts w:ascii="Times New Roman" w:hAnsi="Times New Roman"/>
                <w:sz w:val="24"/>
                <w:szCs w:val="24"/>
              </w:rPr>
              <w:t>32 Şasi</w:t>
            </w:r>
          </w:p>
        </w:tc>
        <w:tc>
          <w:tcPr>
            <w:tcW w:w="3188" w:type="dxa"/>
            <w:shd w:val="clear" w:color="auto" w:fill="auto"/>
          </w:tcPr>
          <w:p w14:paraId="6315D0D7" w14:textId="77777777" w:rsidR="000F7C00" w:rsidRPr="006B10EA" w:rsidRDefault="000F7C00">
            <w:pPr>
              <w:spacing w:after="0"/>
              <w:jc w:val="both"/>
              <w:rPr>
                <w:rFonts w:ascii="Times New Roman" w:hAnsi="Times New Roman"/>
                <w:sz w:val="24"/>
                <w:szCs w:val="24"/>
              </w:rPr>
              <w:pPrChange w:id="4120" w:author="EMRAH COLAK" w:date="2015-07-30T14:42:00Z">
                <w:pPr>
                  <w:jc w:val="both"/>
                </w:pPr>
              </w:pPrChange>
            </w:pPr>
            <w:r w:rsidRPr="006B10EA">
              <w:rPr>
                <w:rFonts w:ascii="Times New Roman" w:hAnsi="Times New Roman"/>
                <w:sz w:val="24"/>
                <w:szCs w:val="24"/>
              </w:rPr>
              <w:t>32*3924 w/h</w:t>
            </w:r>
          </w:p>
        </w:tc>
      </w:tr>
      <w:tr w:rsidR="000F7C00" w:rsidRPr="006B10EA" w14:paraId="7D802E19" w14:textId="77777777" w:rsidTr="00054D86">
        <w:trPr>
          <w:trHeight w:val="374"/>
        </w:trPr>
        <w:tc>
          <w:tcPr>
            <w:tcW w:w="4609" w:type="dxa"/>
            <w:shd w:val="clear" w:color="auto" w:fill="auto"/>
          </w:tcPr>
          <w:p w14:paraId="44EB6E60" w14:textId="77777777" w:rsidR="000F7C00" w:rsidRPr="006B10EA" w:rsidRDefault="000F7C00">
            <w:pPr>
              <w:spacing w:after="0" w:line="240" w:lineRule="auto"/>
              <w:jc w:val="both"/>
              <w:rPr>
                <w:rFonts w:ascii="Times New Roman" w:hAnsi="Times New Roman"/>
                <w:sz w:val="24"/>
                <w:szCs w:val="24"/>
              </w:rPr>
              <w:pPrChange w:id="4121" w:author="EMRAH COLAK" w:date="2015-07-30T14:42:00Z">
                <w:pPr>
                  <w:spacing w:line="240" w:lineRule="auto"/>
                  <w:jc w:val="both"/>
                </w:pPr>
              </w:pPrChange>
            </w:pPr>
            <w:r w:rsidRPr="006B10EA">
              <w:rPr>
                <w:rFonts w:ascii="Times New Roman" w:hAnsi="Times New Roman"/>
                <w:sz w:val="24"/>
                <w:szCs w:val="24"/>
              </w:rPr>
              <w:t>8 Klima</w:t>
            </w:r>
          </w:p>
        </w:tc>
        <w:tc>
          <w:tcPr>
            <w:tcW w:w="3188" w:type="dxa"/>
            <w:shd w:val="clear" w:color="auto" w:fill="auto"/>
          </w:tcPr>
          <w:p w14:paraId="16F62F45" w14:textId="77777777" w:rsidR="000F7C00" w:rsidRPr="006B10EA" w:rsidRDefault="000F7C00">
            <w:pPr>
              <w:spacing w:after="0"/>
              <w:jc w:val="both"/>
              <w:rPr>
                <w:rFonts w:ascii="Times New Roman" w:hAnsi="Times New Roman"/>
                <w:color w:val="943634"/>
                <w:sz w:val="24"/>
                <w:szCs w:val="24"/>
              </w:rPr>
              <w:pPrChange w:id="4122" w:author="EMRAH COLAK" w:date="2015-07-30T14:42:00Z">
                <w:pPr>
                  <w:jc w:val="both"/>
                </w:pPr>
              </w:pPrChange>
            </w:pPr>
            <w:r w:rsidRPr="006B10EA">
              <w:rPr>
                <w:rFonts w:ascii="Times New Roman" w:hAnsi="Times New Roman"/>
                <w:sz w:val="24"/>
                <w:szCs w:val="24"/>
              </w:rPr>
              <w:t>8*710 w/h</w:t>
            </w:r>
          </w:p>
        </w:tc>
      </w:tr>
      <w:tr w:rsidR="000F7C00" w:rsidRPr="006B10EA" w14:paraId="17378400" w14:textId="77777777" w:rsidTr="00054D86">
        <w:trPr>
          <w:trHeight w:val="374"/>
        </w:trPr>
        <w:tc>
          <w:tcPr>
            <w:tcW w:w="4609" w:type="dxa"/>
            <w:shd w:val="clear" w:color="auto" w:fill="auto"/>
          </w:tcPr>
          <w:p w14:paraId="39757296" w14:textId="4335ADFC" w:rsidR="000F7C00" w:rsidRPr="006B10EA" w:rsidRDefault="000F7C00">
            <w:pPr>
              <w:spacing w:after="0" w:line="240" w:lineRule="auto"/>
              <w:jc w:val="both"/>
              <w:rPr>
                <w:rFonts w:ascii="Times New Roman" w:hAnsi="Times New Roman"/>
                <w:color w:val="943634"/>
                <w:sz w:val="24"/>
                <w:szCs w:val="24"/>
              </w:rPr>
              <w:pPrChange w:id="4123" w:author="EMRAH COLAK" w:date="2015-07-30T14:42:00Z">
                <w:pPr>
                  <w:spacing w:line="240" w:lineRule="auto"/>
                  <w:jc w:val="both"/>
                </w:pPr>
              </w:pPrChange>
            </w:pPr>
            <w:r w:rsidRPr="006B10EA">
              <w:rPr>
                <w:rFonts w:ascii="Times New Roman" w:hAnsi="Times New Roman"/>
                <w:sz w:val="24"/>
                <w:szCs w:val="24"/>
              </w:rPr>
              <w:t>30</w:t>
            </w:r>
            <w:ins w:id="4124" w:author="EMRAH COLAK" w:date="2015-07-30T09:07:00Z">
              <w:r w:rsidR="00543D4E">
                <w:rPr>
                  <w:rFonts w:ascii="Times New Roman" w:hAnsi="Times New Roman"/>
                  <w:sz w:val="24"/>
                  <w:szCs w:val="24"/>
                </w:rPr>
                <w:t>.</w:t>
              </w:r>
            </w:ins>
            <w:r w:rsidRPr="006B10EA">
              <w:rPr>
                <w:rFonts w:ascii="Times New Roman" w:hAnsi="Times New Roman"/>
                <w:sz w:val="24"/>
                <w:szCs w:val="24"/>
              </w:rPr>
              <w:t>000 İnce İstemci</w:t>
            </w:r>
          </w:p>
        </w:tc>
        <w:tc>
          <w:tcPr>
            <w:tcW w:w="3188" w:type="dxa"/>
            <w:shd w:val="clear" w:color="auto" w:fill="auto"/>
          </w:tcPr>
          <w:p w14:paraId="69B9C7EB" w14:textId="7D606FB7" w:rsidR="000F7C00" w:rsidRPr="006B10EA" w:rsidRDefault="000F7C00">
            <w:pPr>
              <w:spacing w:after="0"/>
              <w:jc w:val="both"/>
              <w:rPr>
                <w:rFonts w:ascii="Times New Roman" w:hAnsi="Times New Roman"/>
                <w:color w:val="943634"/>
                <w:sz w:val="24"/>
                <w:szCs w:val="24"/>
              </w:rPr>
              <w:pPrChange w:id="4125" w:author="EMRAH COLAK" w:date="2015-07-30T14:42:00Z">
                <w:pPr>
                  <w:jc w:val="both"/>
                </w:pPr>
              </w:pPrChange>
            </w:pPr>
            <w:r w:rsidRPr="006B10EA">
              <w:rPr>
                <w:rFonts w:ascii="Times New Roman" w:hAnsi="Times New Roman"/>
                <w:sz w:val="24"/>
                <w:szCs w:val="24"/>
              </w:rPr>
              <w:t>30</w:t>
            </w:r>
            <w:ins w:id="4126" w:author="EMRAH COLAK" w:date="2015-07-30T09:07:00Z">
              <w:r w:rsidR="00543D4E">
                <w:rPr>
                  <w:rFonts w:ascii="Times New Roman" w:hAnsi="Times New Roman"/>
                  <w:sz w:val="24"/>
                  <w:szCs w:val="24"/>
                </w:rPr>
                <w:t>.</w:t>
              </w:r>
            </w:ins>
            <w:r w:rsidRPr="006B10EA">
              <w:rPr>
                <w:rFonts w:ascii="Times New Roman" w:hAnsi="Times New Roman"/>
                <w:sz w:val="24"/>
                <w:szCs w:val="24"/>
              </w:rPr>
              <w:t>000*40 w/h</w:t>
            </w:r>
          </w:p>
        </w:tc>
      </w:tr>
      <w:tr w:rsidR="000F7C00" w:rsidRPr="006B10EA" w14:paraId="6A189452" w14:textId="77777777" w:rsidTr="00054D86">
        <w:trPr>
          <w:trHeight w:val="385"/>
        </w:trPr>
        <w:tc>
          <w:tcPr>
            <w:tcW w:w="4609" w:type="dxa"/>
            <w:shd w:val="clear" w:color="auto" w:fill="auto"/>
          </w:tcPr>
          <w:p w14:paraId="47CFB09E" w14:textId="77777777" w:rsidR="000F7C00" w:rsidRPr="006B10EA" w:rsidRDefault="000F7C00">
            <w:pPr>
              <w:spacing w:after="0" w:line="240" w:lineRule="auto"/>
              <w:jc w:val="both"/>
              <w:rPr>
                <w:rFonts w:ascii="Times New Roman" w:hAnsi="Times New Roman"/>
                <w:color w:val="943634"/>
                <w:sz w:val="24"/>
                <w:szCs w:val="24"/>
              </w:rPr>
              <w:pPrChange w:id="4127" w:author="EMRAH COLAK" w:date="2015-07-30T14:42:00Z">
                <w:pPr>
                  <w:spacing w:line="240" w:lineRule="auto"/>
                  <w:jc w:val="both"/>
                </w:pPr>
              </w:pPrChange>
            </w:pPr>
            <w:r w:rsidRPr="006B10EA">
              <w:rPr>
                <w:rFonts w:ascii="Times New Roman" w:hAnsi="Times New Roman"/>
                <w:sz w:val="24"/>
                <w:szCs w:val="24"/>
              </w:rPr>
              <w:t>Toplam Enerji Tüketimi</w:t>
            </w:r>
          </w:p>
        </w:tc>
        <w:tc>
          <w:tcPr>
            <w:tcW w:w="3188" w:type="dxa"/>
            <w:shd w:val="clear" w:color="auto" w:fill="auto"/>
          </w:tcPr>
          <w:p w14:paraId="05B77538" w14:textId="77777777" w:rsidR="000F7C00" w:rsidRPr="006B10EA" w:rsidRDefault="000F7C00">
            <w:pPr>
              <w:spacing w:after="0"/>
              <w:jc w:val="both"/>
              <w:rPr>
                <w:rFonts w:ascii="Times New Roman" w:hAnsi="Times New Roman"/>
                <w:color w:val="943634"/>
                <w:sz w:val="24"/>
                <w:szCs w:val="24"/>
              </w:rPr>
              <w:pPrChange w:id="4128" w:author="EMRAH COLAK" w:date="2015-07-30T14:42:00Z">
                <w:pPr>
                  <w:jc w:val="both"/>
                </w:pPr>
              </w:pPrChange>
            </w:pPr>
            <w:r w:rsidRPr="006B10EA">
              <w:rPr>
                <w:rFonts w:ascii="Times New Roman" w:hAnsi="Times New Roman"/>
                <w:sz w:val="24"/>
                <w:szCs w:val="24"/>
              </w:rPr>
              <w:t>1,33 MW/h</w:t>
            </w:r>
          </w:p>
        </w:tc>
      </w:tr>
    </w:tbl>
    <w:p w14:paraId="4BFF09B8" w14:textId="77777777" w:rsidR="000F7C00" w:rsidRPr="009F5DD6" w:rsidRDefault="000F7C00">
      <w:pPr>
        <w:spacing w:after="0"/>
        <w:rPr>
          <w:rFonts w:ascii="Times New Roman" w:hAnsi="Times New Roman"/>
          <w:sz w:val="24"/>
          <w:szCs w:val="24"/>
        </w:rPr>
        <w:pPrChange w:id="4129" w:author="EMRAH COLAK" w:date="2015-07-30T14:42:00Z">
          <w:pPr/>
        </w:pPrChange>
      </w:pPr>
    </w:p>
    <w:p w14:paraId="1224C252" w14:textId="76EB6FE3" w:rsidR="000F7C00" w:rsidRPr="009F5DD6" w:rsidRDefault="000F7C00">
      <w:pPr>
        <w:spacing w:after="0" w:line="360" w:lineRule="auto"/>
        <w:ind w:firstLine="708"/>
        <w:jc w:val="both"/>
        <w:rPr>
          <w:rFonts w:ascii="Times New Roman" w:hAnsi="Times New Roman"/>
          <w:sz w:val="24"/>
          <w:szCs w:val="24"/>
        </w:rPr>
        <w:pPrChange w:id="4130" w:author="EMRAH COLAK" w:date="2015-07-30T14:42:00Z">
          <w:pPr>
            <w:spacing w:line="360" w:lineRule="auto"/>
            <w:ind w:firstLine="708"/>
            <w:jc w:val="both"/>
          </w:pPr>
        </w:pPrChange>
      </w:pPr>
      <w:r w:rsidRPr="009F5DD6">
        <w:rPr>
          <w:rFonts w:ascii="Times New Roman" w:hAnsi="Times New Roman"/>
          <w:sz w:val="24"/>
          <w:szCs w:val="24"/>
        </w:rPr>
        <w:t xml:space="preserve">Yukarıdaki ölçümler örnek uygulama altyapısının çalıştığı ortam ölçümleridir. Şekil </w:t>
      </w:r>
      <w:del w:id="4131" w:author="EMRAH COLAK" w:date="2015-07-30T08:56:00Z">
        <w:r w:rsidRPr="009F5DD6" w:rsidDel="00FF1D6E">
          <w:rPr>
            <w:rFonts w:ascii="Times New Roman" w:hAnsi="Times New Roman"/>
            <w:sz w:val="24"/>
            <w:szCs w:val="24"/>
          </w:rPr>
          <w:delText>3-</w:delText>
        </w:r>
      </w:del>
      <w:del w:id="4132" w:author="EMRAH COLAK" w:date="2015-07-29T15:43:00Z">
        <w:r w:rsidRPr="009F5DD6" w:rsidDel="007E4C2A">
          <w:rPr>
            <w:rFonts w:ascii="Times New Roman" w:hAnsi="Times New Roman"/>
            <w:sz w:val="24"/>
            <w:szCs w:val="24"/>
          </w:rPr>
          <w:delText xml:space="preserve">10 </w:delText>
        </w:r>
      </w:del>
      <w:ins w:id="4133" w:author="EMRAH COLAK" w:date="2015-07-30T08:56:00Z">
        <w:r w:rsidR="00FF1D6E">
          <w:rPr>
            <w:rFonts w:ascii="Times New Roman" w:hAnsi="Times New Roman"/>
            <w:sz w:val="24"/>
            <w:szCs w:val="24"/>
          </w:rPr>
          <w:t>24’te</w:t>
        </w:r>
      </w:ins>
      <w:del w:id="4134" w:author="EMRAH COLAK" w:date="2015-07-30T08:56:00Z">
        <w:r w:rsidRPr="009F5DD6" w:rsidDel="00FF1D6E">
          <w:rPr>
            <w:rFonts w:ascii="Times New Roman" w:hAnsi="Times New Roman"/>
            <w:sz w:val="24"/>
            <w:szCs w:val="24"/>
          </w:rPr>
          <w:delText>da</w:delText>
        </w:r>
      </w:del>
      <w:r w:rsidRPr="009F5DD6">
        <w:rPr>
          <w:rFonts w:ascii="Times New Roman" w:hAnsi="Times New Roman"/>
          <w:sz w:val="24"/>
          <w:szCs w:val="24"/>
        </w:rPr>
        <w:t xml:space="preserve"> bununla ilgili bir örnek mevcuttur.</w:t>
      </w:r>
    </w:p>
    <w:p w14:paraId="273F7B8A" w14:textId="7A2E9EE7" w:rsidR="000F7C00" w:rsidRPr="009F5DD6" w:rsidDel="00480F45" w:rsidRDefault="000F7C00">
      <w:pPr>
        <w:spacing w:after="0" w:line="360" w:lineRule="auto"/>
        <w:rPr>
          <w:del w:id="4135" w:author="EMRAH COLAK" w:date="2015-07-29T15:30:00Z"/>
          <w:rFonts w:ascii="Times New Roman" w:hAnsi="Times New Roman"/>
          <w:sz w:val="24"/>
          <w:szCs w:val="24"/>
        </w:rPr>
        <w:pPrChange w:id="4136" w:author="EMRAH COLAK" w:date="2015-07-30T14:42:00Z">
          <w:pPr/>
        </w:pPrChange>
      </w:pPr>
    </w:p>
    <w:p w14:paraId="49731601" w14:textId="0AC7BEE8" w:rsidR="00CC6EF8" w:rsidDel="00480F45" w:rsidRDefault="00CC6EF8">
      <w:pPr>
        <w:spacing w:after="0" w:line="360" w:lineRule="auto"/>
        <w:ind w:left="1416" w:firstLine="708"/>
        <w:rPr>
          <w:del w:id="4137" w:author="EMRAH COLAK" w:date="2015-07-29T15:30:00Z"/>
          <w:rFonts w:ascii="Times New Roman" w:hAnsi="Times New Roman"/>
          <w:szCs w:val="24"/>
        </w:rPr>
        <w:pPrChange w:id="4138" w:author="EMRAH COLAK" w:date="2015-07-30T14:42:00Z">
          <w:pPr>
            <w:ind w:left="1416" w:firstLine="708"/>
          </w:pPr>
        </w:pPrChange>
      </w:pPr>
    </w:p>
    <w:p w14:paraId="5F1FF908" w14:textId="3990919A" w:rsidR="00CC6EF8" w:rsidDel="00480F45" w:rsidRDefault="00CC6EF8">
      <w:pPr>
        <w:spacing w:after="0" w:line="360" w:lineRule="auto"/>
        <w:ind w:left="1416" w:firstLine="708"/>
        <w:rPr>
          <w:del w:id="4139" w:author="EMRAH COLAK" w:date="2015-07-29T15:30:00Z"/>
          <w:rFonts w:ascii="Times New Roman" w:hAnsi="Times New Roman"/>
          <w:szCs w:val="24"/>
        </w:rPr>
        <w:pPrChange w:id="4140" w:author="EMRAH COLAK" w:date="2015-07-30T14:42:00Z">
          <w:pPr>
            <w:ind w:left="1416" w:firstLine="708"/>
          </w:pPr>
        </w:pPrChange>
      </w:pPr>
    </w:p>
    <w:p w14:paraId="68A18B7C" w14:textId="6992FB94" w:rsidR="00CC6EF8" w:rsidDel="00480F45" w:rsidRDefault="00CC6EF8">
      <w:pPr>
        <w:spacing w:after="0" w:line="360" w:lineRule="auto"/>
        <w:ind w:left="1416" w:firstLine="708"/>
        <w:rPr>
          <w:del w:id="4141" w:author="EMRAH COLAK" w:date="2015-07-29T15:30:00Z"/>
          <w:rFonts w:ascii="Times New Roman" w:hAnsi="Times New Roman"/>
          <w:szCs w:val="24"/>
        </w:rPr>
        <w:pPrChange w:id="4142" w:author="EMRAH COLAK" w:date="2015-07-30T14:42:00Z">
          <w:pPr>
            <w:ind w:left="1416" w:firstLine="708"/>
          </w:pPr>
        </w:pPrChange>
      </w:pPr>
    </w:p>
    <w:p w14:paraId="5716648C" w14:textId="77777777" w:rsidR="00480F45" w:rsidRDefault="00480F45">
      <w:pPr>
        <w:spacing w:after="0"/>
        <w:ind w:left="1416" w:firstLine="708"/>
        <w:rPr>
          <w:rFonts w:ascii="Times New Roman" w:hAnsi="Times New Roman"/>
          <w:szCs w:val="24"/>
        </w:rPr>
        <w:pPrChange w:id="4143" w:author="EMRAH COLAK" w:date="2015-07-30T14:42:00Z">
          <w:pPr>
            <w:ind w:left="1416" w:firstLine="708"/>
          </w:pPr>
        </w:pPrChange>
      </w:pPr>
    </w:p>
    <w:p w14:paraId="41B034A0" w14:textId="3422D6B8" w:rsidR="000F7C00" w:rsidRDefault="000F7C00">
      <w:pPr>
        <w:spacing w:after="0"/>
        <w:rPr>
          <w:ins w:id="4144" w:author="EMRAH COLAK" w:date="2015-07-29T15:04:00Z"/>
          <w:rFonts w:ascii="Times New Roman" w:hAnsi="Times New Roman"/>
          <w:szCs w:val="24"/>
        </w:rPr>
        <w:pPrChange w:id="4145" w:author="EMRAH COLAK" w:date="2015-07-30T15:14:00Z">
          <w:pPr>
            <w:ind w:left="1416" w:firstLine="708"/>
          </w:pPr>
        </w:pPrChange>
      </w:pPr>
      <w:bookmarkStart w:id="4146" w:name="şekil309"/>
      <w:r w:rsidRPr="009F5DD6">
        <w:rPr>
          <w:rFonts w:ascii="Times New Roman" w:hAnsi="Times New Roman"/>
          <w:szCs w:val="24"/>
        </w:rPr>
        <w:t xml:space="preserve">Şekil </w:t>
      </w:r>
      <w:del w:id="4147" w:author="EMRAH COLAK" w:date="2015-07-30T08:48:00Z">
        <w:r w:rsidRPr="009F5DD6" w:rsidDel="00615C90">
          <w:rPr>
            <w:rFonts w:ascii="Times New Roman" w:hAnsi="Times New Roman"/>
            <w:szCs w:val="24"/>
          </w:rPr>
          <w:delText>3-</w:delText>
        </w:r>
        <w:r w:rsidR="00CC6EF8" w:rsidDel="00615C90">
          <w:rPr>
            <w:rFonts w:ascii="Times New Roman" w:hAnsi="Times New Roman"/>
            <w:szCs w:val="24"/>
          </w:rPr>
          <w:delText>9</w:delText>
        </w:r>
      </w:del>
      <w:ins w:id="4148" w:author="EMRAH COLAK" w:date="2015-07-30T08:48:00Z">
        <w:r w:rsidR="00615C90">
          <w:rPr>
            <w:rFonts w:ascii="Times New Roman" w:hAnsi="Times New Roman"/>
            <w:szCs w:val="24"/>
          </w:rPr>
          <w:t>2</w:t>
        </w:r>
      </w:ins>
      <w:ins w:id="4149" w:author="EMRAH COLAK" w:date="2015-07-30T08:50:00Z">
        <w:r w:rsidR="00ED0087">
          <w:rPr>
            <w:rFonts w:ascii="Times New Roman" w:hAnsi="Times New Roman"/>
            <w:szCs w:val="24"/>
          </w:rPr>
          <w:t>4</w:t>
        </w:r>
      </w:ins>
      <w:ins w:id="4150" w:author="EMRAH COLAK" w:date="2015-07-30T08:48:00Z">
        <w:r w:rsidR="00615C90">
          <w:rPr>
            <w:rFonts w:ascii="Times New Roman" w:hAnsi="Times New Roman"/>
            <w:szCs w:val="24"/>
          </w:rPr>
          <w:t>:</w:t>
        </w:r>
      </w:ins>
      <w:r w:rsidRPr="009F5DD6">
        <w:rPr>
          <w:rFonts w:ascii="Times New Roman" w:hAnsi="Times New Roman"/>
          <w:szCs w:val="24"/>
        </w:rPr>
        <w:t xml:space="preserve"> Şasi Enerji Tüketimi</w:t>
      </w:r>
    </w:p>
    <w:p w14:paraId="704B8F20" w14:textId="52C3F7EC" w:rsidR="005216A6" w:rsidRPr="009F5DD6" w:rsidDel="00037ECA" w:rsidRDefault="005216A6">
      <w:pPr>
        <w:spacing w:after="0"/>
        <w:rPr>
          <w:del w:id="4151" w:author="EMRAH COLAK" w:date="2015-07-30T15:14:00Z"/>
          <w:rFonts w:ascii="Times New Roman" w:hAnsi="Times New Roman"/>
          <w:szCs w:val="24"/>
        </w:rPr>
        <w:pPrChange w:id="4152" w:author="EMRAH COLAK" w:date="2015-07-30T15:14:00Z">
          <w:pPr>
            <w:ind w:left="1416" w:firstLine="708"/>
          </w:pPr>
        </w:pPrChange>
      </w:pPr>
    </w:p>
    <w:bookmarkEnd w:id="4146"/>
    <w:p w14:paraId="1FDFB6B1" w14:textId="4C18D90C" w:rsidR="000F7C00" w:rsidRPr="009F5DD6" w:rsidDel="005216A6" w:rsidRDefault="000F7C00">
      <w:pPr>
        <w:spacing w:after="0"/>
        <w:rPr>
          <w:del w:id="4153" w:author="EMRAH COLAK" w:date="2015-07-29T15:04:00Z"/>
          <w:rFonts w:ascii="Times New Roman" w:hAnsi="Times New Roman"/>
          <w:sz w:val="24"/>
          <w:szCs w:val="24"/>
        </w:rPr>
        <w:pPrChange w:id="4154" w:author="EMRAH COLAK" w:date="2015-07-30T15:14:00Z">
          <w:pPr/>
        </w:pPrChange>
      </w:pPr>
    </w:p>
    <w:p w14:paraId="64707299" w14:textId="77777777" w:rsidR="000F7C00" w:rsidRPr="009F5DD6" w:rsidRDefault="000F7C00">
      <w:pPr>
        <w:spacing w:after="0"/>
        <w:rPr>
          <w:rFonts w:ascii="Times New Roman" w:hAnsi="Times New Roman"/>
          <w:sz w:val="24"/>
          <w:szCs w:val="24"/>
        </w:rPr>
        <w:pPrChange w:id="4155" w:author="EMRAH COLAK" w:date="2015-07-30T15:14:00Z">
          <w:pPr/>
        </w:pPrChange>
      </w:pPr>
      <w:r w:rsidRPr="009F5DD6">
        <w:rPr>
          <w:rFonts w:ascii="Times New Roman" w:hAnsi="Times New Roman"/>
          <w:noProof/>
          <w:sz w:val="24"/>
          <w:szCs w:val="24"/>
          <w:lang w:eastAsia="tr-TR"/>
        </w:rPr>
        <w:drawing>
          <wp:inline distT="0" distB="0" distL="0" distR="0" wp14:anchorId="647B211F" wp14:editId="62B29AF8">
            <wp:extent cx="5215890" cy="2138680"/>
            <wp:effectExtent l="0" t="0" r="3810" b="0"/>
            <wp:docPr id="55" name="Resim 55" descr="şekil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şekil3-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890" cy="2138680"/>
                    </a:xfrm>
                    <a:prstGeom prst="rect">
                      <a:avLst/>
                    </a:prstGeom>
                    <a:noFill/>
                    <a:ln>
                      <a:noFill/>
                    </a:ln>
                  </pic:spPr>
                </pic:pic>
              </a:graphicData>
            </a:graphic>
          </wp:inline>
        </w:drawing>
      </w:r>
    </w:p>
    <w:p w14:paraId="48E950AA" w14:textId="77777777" w:rsidR="000F7C00" w:rsidRPr="009F5DD6" w:rsidRDefault="000F7C00">
      <w:pPr>
        <w:spacing w:after="0"/>
        <w:rPr>
          <w:rFonts w:ascii="Times New Roman" w:hAnsi="Times New Roman"/>
          <w:sz w:val="24"/>
          <w:szCs w:val="24"/>
        </w:rPr>
        <w:pPrChange w:id="4156" w:author="EMRAH COLAK" w:date="2015-07-30T15:14:00Z">
          <w:pPr/>
        </w:pPrChange>
      </w:pPr>
    </w:p>
    <w:p w14:paraId="4017ACC8" w14:textId="77777777" w:rsidR="00037ECA" w:rsidRDefault="00037ECA">
      <w:pPr>
        <w:spacing w:after="0" w:line="360" w:lineRule="auto"/>
        <w:ind w:firstLine="709"/>
        <w:jc w:val="both"/>
        <w:rPr>
          <w:ins w:id="4157" w:author="EMRAH COLAK" w:date="2015-07-30T15:14:00Z"/>
          <w:rFonts w:ascii="Times New Roman" w:hAnsi="Times New Roman"/>
          <w:sz w:val="24"/>
          <w:szCs w:val="24"/>
        </w:rPr>
        <w:pPrChange w:id="4158" w:author="EMRAH COLAK" w:date="2015-07-30T15:14:00Z">
          <w:pPr>
            <w:spacing w:line="360" w:lineRule="auto"/>
            <w:jc w:val="both"/>
          </w:pPr>
        </w:pPrChange>
      </w:pPr>
    </w:p>
    <w:p w14:paraId="674C39E3" w14:textId="77777777" w:rsidR="00037ECA" w:rsidRDefault="00037ECA">
      <w:pPr>
        <w:spacing w:after="0" w:line="360" w:lineRule="auto"/>
        <w:ind w:firstLine="709"/>
        <w:jc w:val="both"/>
        <w:rPr>
          <w:ins w:id="4159" w:author="EMRAH COLAK" w:date="2015-07-30T15:14:00Z"/>
          <w:rFonts w:ascii="Times New Roman" w:hAnsi="Times New Roman"/>
          <w:sz w:val="24"/>
          <w:szCs w:val="24"/>
        </w:rPr>
        <w:pPrChange w:id="4160" w:author="EMRAH COLAK" w:date="2015-07-30T15:14:00Z">
          <w:pPr>
            <w:spacing w:line="360" w:lineRule="auto"/>
            <w:jc w:val="both"/>
          </w:pPr>
        </w:pPrChange>
      </w:pPr>
    </w:p>
    <w:p w14:paraId="7255B35F" w14:textId="77777777" w:rsidR="00037ECA" w:rsidRDefault="00037ECA">
      <w:pPr>
        <w:spacing w:after="0" w:line="360" w:lineRule="auto"/>
        <w:ind w:firstLine="709"/>
        <w:jc w:val="both"/>
        <w:rPr>
          <w:ins w:id="4161" w:author="EMRAH COLAK" w:date="2015-07-30T15:14:00Z"/>
          <w:rFonts w:ascii="Times New Roman" w:hAnsi="Times New Roman"/>
          <w:sz w:val="24"/>
          <w:szCs w:val="24"/>
        </w:rPr>
        <w:pPrChange w:id="4162" w:author="EMRAH COLAK" w:date="2015-07-30T15:14:00Z">
          <w:pPr>
            <w:spacing w:line="360" w:lineRule="auto"/>
            <w:jc w:val="both"/>
          </w:pPr>
        </w:pPrChange>
      </w:pPr>
    </w:p>
    <w:p w14:paraId="5CCF31A8" w14:textId="77777777" w:rsidR="00037ECA" w:rsidRDefault="00037ECA">
      <w:pPr>
        <w:spacing w:after="0" w:line="360" w:lineRule="auto"/>
        <w:ind w:firstLine="709"/>
        <w:jc w:val="both"/>
        <w:rPr>
          <w:ins w:id="4163" w:author="EMRAH COLAK" w:date="2015-07-30T15:14:00Z"/>
          <w:rFonts w:ascii="Times New Roman" w:hAnsi="Times New Roman"/>
          <w:sz w:val="24"/>
          <w:szCs w:val="24"/>
        </w:rPr>
        <w:pPrChange w:id="4164" w:author="EMRAH COLAK" w:date="2015-07-30T15:14:00Z">
          <w:pPr>
            <w:spacing w:line="360" w:lineRule="auto"/>
            <w:jc w:val="both"/>
          </w:pPr>
        </w:pPrChange>
      </w:pPr>
    </w:p>
    <w:p w14:paraId="13B0D479" w14:textId="77777777" w:rsidR="00037ECA" w:rsidRDefault="00037ECA">
      <w:pPr>
        <w:spacing w:after="0" w:line="360" w:lineRule="auto"/>
        <w:ind w:firstLine="709"/>
        <w:jc w:val="both"/>
        <w:rPr>
          <w:ins w:id="4165" w:author="EMRAH COLAK" w:date="2015-07-30T15:14:00Z"/>
          <w:rFonts w:ascii="Times New Roman" w:hAnsi="Times New Roman"/>
          <w:sz w:val="24"/>
          <w:szCs w:val="24"/>
        </w:rPr>
        <w:pPrChange w:id="4166" w:author="EMRAH COLAK" w:date="2015-07-30T15:14:00Z">
          <w:pPr>
            <w:spacing w:line="360" w:lineRule="auto"/>
            <w:jc w:val="both"/>
          </w:pPr>
        </w:pPrChange>
      </w:pPr>
    </w:p>
    <w:p w14:paraId="01D3E2A7" w14:textId="77777777" w:rsidR="00037ECA" w:rsidRDefault="00037ECA">
      <w:pPr>
        <w:spacing w:after="0" w:line="360" w:lineRule="auto"/>
        <w:ind w:firstLine="709"/>
        <w:jc w:val="both"/>
        <w:rPr>
          <w:ins w:id="4167" w:author="EMRAH COLAK" w:date="2015-07-30T15:14:00Z"/>
          <w:rFonts w:ascii="Times New Roman" w:hAnsi="Times New Roman"/>
          <w:sz w:val="24"/>
          <w:szCs w:val="24"/>
        </w:rPr>
        <w:pPrChange w:id="4168" w:author="EMRAH COLAK" w:date="2015-07-30T15:14:00Z">
          <w:pPr>
            <w:spacing w:line="360" w:lineRule="auto"/>
            <w:jc w:val="both"/>
          </w:pPr>
        </w:pPrChange>
      </w:pPr>
    </w:p>
    <w:p w14:paraId="39C877FA" w14:textId="4D4491AC" w:rsidR="000F7C00" w:rsidRDefault="000F7C00">
      <w:pPr>
        <w:spacing w:after="0" w:line="360" w:lineRule="auto"/>
        <w:ind w:firstLine="709"/>
        <w:jc w:val="both"/>
        <w:rPr>
          <w:ins w:id="4169" w:author="EMRAH COLAK" w:date="2015-07-30T15:14:00Z"/>
          <w:rFonts w:ascii="Times New Roman" w:hAnsi="Times New Roman"/>
          <w:sz w:val="24"/>
          <w:szCs w:val="24"/>
        </w:rPr>
        <w:pPrChange w:id="4170" w:author="EMRAH COLAK" w:date="2015-07-30T15:14:00Z">
          <w:pPr>
            <w:spacing w:line="360" w:lineRule="auto"/>
            <w:jc w:val="both"/>
          </w:pPr>
        </w:pPrChange>
      </w:pPr>
      <w:r w:rsidRPr="009F5DD6">
        <w:rPr>
          <w:rFonts w:ascii="Times New Roman" w:hAnsi="Times New Roman"/>
          <w:sz w:val="24"/>
          <w:szCs w:val="24"/>
        </w:rPr>
        <w:lastRenderedPageBreak/>
        <w:t>Tüm bu ölçümler eşliğinde toplam enerji tasarrufunu hesapla</w:t>
      </w:r>
      <w:ins w:id="4171" w:author="EMRAH COLAK" w:date="2015-07-30T09:16:00Z">
        <w:r w:rsidR="00106230">
          <w:rPr>
            <w:rFonts w:ascii="Times New Roman" w:hAnsi="Times New Roman"/>
            <w:sz w:val="24"/>
            <w:szCs w:val="24"/>
          </w:rPr>
          <w:t>n</w:t>
        </w:r>
      </w:ins>
      <w:del w:id="4172" w:author="EMRAH COLAK" w:date="2015-07-30T09:16:00Z">
        <w:r w:rsidRPr="009F5DD6" w:rsidDel="00106230">
          <w:rPr>
            <w:rFonts w:ascii="Times New Roman" w:hAnsi="Times New Roman"/>
            <w:sz w:val="24"/>
            <w:szCs w:val="24"/>
          </w:rPr>
          <w:delText>y</w:delText>
        </w:r>
      </w:del>
      <w:ins w:id="4173" w:author="EMRAH COLAK" w:date="2015-07-30T09:20:00Z">
        <w:r w:rsidR="00AC4D57">
          <w:rPr>
            <w:rFonts w:ascii="Times New Roman" w:hAnsi="Times New Roman"/>
            <w:sz w:val="24"/>
            <w:szCs w:val="24"/>
          </w:rPr>
          <w:t>ı</w:t>
        </w:r>
      </w:ins>
      <w:del w:id="4174" w:author="EMRAH COLAK" w:date="2015-07-30T09:20:00Z">
        <w:r w:rsidRPr="009F5DD6" w:rsidDel="00AC4D57">
          <w:rPr>
            <w:rFonts w:ascii="Times New Roman" w:hAnsi="Times New Roman"/>
            <w:sz w:val="24"/>
            <w:szCs w:val="24"/>
          </w:rPr>
          <w:delText>a</w:delText>
        </w:r>
      </w:del>
      <w:del w:id="4175" w:author="EMRAH COLAK" w:date="2015-07-30T09:16:00Z">
        <w:r w:rsidRPr="009F5DD6" w:rsidDel="00106230">
          <w:rPr>
            <w:rFonts w:ascii="Times New Roman" w:hAnsi="Times New Roman"/>
            <w:sz w:val="24"/>
            <w:szCs w:val="24"/>
          </w:rPr>
          <w:delText>c</w:delText>
        </w:r>
      </w:del>
      <w:del w:id="4176" w:author="EMRAH COLAK" w:date="2015-07-30T09:20:00Z">
        <w:r w:rsidRPr="009F5DD6" w:rsidDel="00AC4D57">
          <w:rPr>
            <w:rFonts w:ascii="Times New Roman" w:hAnsi="Times New Roman"/>
            <w:sz w:val="24"/>
            <w:szCs w:val="24"/>
          </w:rPr>
          <w:delText>ak olu</w:delText>
        </w:r>
      </w:del>
      <w:r w:rsidRPr="009F5DD6">
        <w:rPr>
          <w:rFonts w:ascii="Times New Roman" w:hAnsi="Times New Roman"/>
          <w:sz w:val="24"/>
          <w:szCs w:val="24"/>
        </w:rPr>
        <w:t>r</w:t>
      </w:r>
      <w:del w:id="4177" w:author="EMRAH COLAK" w:date="2015-07-30T09:20:00Z">
        <w:r w:rsidRPr="009F5DD6" w:rsidDel="00AC4D57">
          <w:rPr>
            <w:rFonts w:ascii="Times New Roman" w:hAnsi="Times New Roman"/>
            <w:sz w:val="24"/>
            <w:szCs w:val="24"/>
          </w:rPr>
          <w:delText>sa</w:delText>
        </w:r>
      </w:del>
      <w:del w:id="4178" w:author="EMRAH COLAK" w:date="2015-07-30T09:16:00Z">
        <w:r w:rsidRPr="009F5DD6" w:rsidDel="00106230">
          <w:rPr>
            <w:rFonts w:ascii="Times New Roman" w:hAnsi="Times New Roman"/>
            <w:sz w:val="24"/>
            <w:szCs w:val="24"/>
          </w:rPr>
          <w:delText>k</w:delText>
        </w:r>
      </w:del>
      <w:r w:rsidRPr="009F5DD6">
        <w:rPr>
          <w:rFonts w:ascii="Times New Roman" w:hAnsi="Times New Roman"/>
          <w:sz w:val="24"/>
          <w:szCs w:val="24"/>
        </w:rPr>
        <w:t xml:space="preserve">. </w:t>
      </w:r>
    </w:p>
    <w:p w14:paraId="38AAD917" w14:textId="77777777" w:rsidR="00037ECA" w:rsidRPr="009F5DD6" w:rsidRDefault="00037ECA">
      <w:pPr>
        <w:spacing w:after="0" w:line="360" w:lineRule="auto"/>
        <w:ind w:firstLine="709"/>
        <w:jc w:val="both"/>
        <w:rPr>
          <w:rFonts w:ascii="Times New Roman" w:hAnsi="Times New Roman"/>
          <w:sz w:val="24"/>
          <w:szCs w:val="24"/>
        </w:rPr>
        <w:pPrChange w:id="4179" w:author="EMRAH COLAK" w:date="2015-07-30T15:14:00Z">
          <w:pPr>
            <w:spacing w:line="360" w:lineRule="auto"/>
            <w:jc w:val="both"/>
          </w:pPr>
        </w:pPrChange>
      </w:pPr>
    </w:p>
    <w:p w14:paraId="5AAF9313" w14:textId="5785307C" w:rsidR="000F7C00" w:rsidDel="00B26D84" w:rsidRDefault="000F7C00">
      <w:pPr>
        <w:spacing w:after="0"/>
        <w:ind w:left="708" w:firstLine="708"/>
        <w:jc w:val="both"/>
        <w:rPr>
          <w:del w:id="4180" w:author="EMRAH COLAK" w:date="2015-07-29T15:04:00Z"/>
        </w:rPr>
        <w:pPrChange w:id="4181" w:author="EMRAH COLAK" w:date="2015-07-30T14:42:00Z">
          <w:pPr>
            <w:ind w:left="708" w:firstLine="708"/>
            <w:jc w:val="both"/>
          </w:pPr>
        </w:pPrChange>
      </w:pPr>
    </w:p>
    <w:p w14:paraId="651333D3" w14:textId="10D27961" w:rsidR="00B26D84" w:rsidRPr="00DC4768" w:rsidRDefault="000F7C00">
      <w:pPr>
        <w:spacing w:after="0"/>
        <w:jc w:val="both"/>
        <w:rPr>
          <w:rFonts w:ascii="Times New Roman" w:hAnsi="Times New Roman"/>
        </w:rPr>
        <w:pPrChange w:id="4182" w:author="EMRAH COLAK" w:date="2015-07-30T14:42:00Z">
          <w:pPr>
            <w:ind w:left="708" w:firstLine="708"/>
            <w:jc w:val="both"/>
          </w:pPr>
        </w:pPrChange>
      </w:pPr>
      <w:bookmarkStart w:id="4183" w:name="tablo307"/>
      <w:r w:rsidRPr="00126525">
        <w:rPr>
          <w:rFonts w:ascii="Times New Roman" w:hAnsi="Times New Roman"/>
        </w:rPr>
        <w:t xml:space="preserve">Tablo </w:t>
      </w:r>
      <w:del w:id="4184" w:author="EMRAH COLAK" w:date="2015-07-30T08:55:00Z">
        <w:r w:rsidRPr="00126525" w:rsidDel="004663D3">
          <w:rPr>
            <w:rFonts w:ascii="Times New Roman" w:hAnsi="Times New Roman"/>
          </w:rPr>
          <w:delText>3-</w:delText>
        </w:r>
        <w:r w:rsidDel="004663D3">
          <w:rPr>
            <w:rFonts w:ascii="Times New Roman" w:hAnsi="Times New Roman"/>
          </w:rPr>
          <w:delText>7</w:delText>
        </w:r>
      </w:del>
      <w:ins w:id="4185" w:author="EMRAH COLAK" w:date="2015-07-30T08:55:00Z">
        <w:r w:rsidR="004663D3">
          <w:rPr>
            <w:rFonts w:ascii="Times New Roman" w:hAnsi="Times New Roman"/>
          </w:rPr>
          <w:t>8:</w:t>
        </w:r>
      </w:ins>
      <w:r>
        <w:rPr>
          <w:rFonts w:ascii="Times New Roman" w:hAnsi="Times New Roman"/>
        </w:rPr>
        <w:t xml:space="preserve"> Toplam Enerji Verimliliği</w:t>
      </w:r>
    </w:p>
    <w:tbl>
      <w:tblPr>
        <w:tblW w:w="7055" w:type="dxa"/>
        <w:tblInd w:w="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7"/>
        <w:gridCol w:w="3068"/>
      </w:tblGrid>
      <w:tr w:rsidR="000F7C00" w:rsidRPr="006B10EA" w14:paraId="7CA99C33" w14:textId="77777777" w:rsidTr="00054D86">
        <w:trPr>
          <w:trHeight w:val="374"/>
        </w:trPr>
        <w:tc>
          <w:tcPr>
            <w:tcW w:w="3987" w:type="dxa"/>
            <w:shd w:val="clear" w:color="auto" w:fill="auto"/>
          </w:tcPr>
          <w:bookmarkEnd w:id="4183"/>
          <w:p w14:paraId="4916ECBE" w14:textId="77777777" w:rsidR="000F7C00" w:rsidRPr="00612895" w:rsidRDefault="000F7C00">
            <w:pPr>
              <w:spacing w:after="0"/>
              <w:jc w:val="both"/>
              <w:rPr>
                <w:rFonts w:ascii="Times New Roman" w:hAnsi="Times New Roman"/>
                <w:sz w:val="24"/>
                <w:szCs w:val="24"/>
              </w:rPr>
              <w:pPrChange w:id="4186" w:author="EMRAH COLAK" w:date="2015-07-30T14:42:00Z">
                <w:pPr>
                  <w:jc w:val="both"/>
                </w:pPr>
              </w:pPrChange>
            </w:pPr>
            <w:r w:rsidRPr="00612895">
              <w:rPr>
                <w:rFonts w:ascii="Times New Roman" w:hAnsi="Times New Roman"/>
                <w:sz w:val="24"/>
                <w:szCs w:val="24"/>
              </w:rPr>
              <w:t xml:space="preserve"> Eski ve Yeni Durum Farkı  </w:t>
            </w:r>
          </w:p>
        </w:tc>
        <w:tc>
          <w:tcPr>
            <w:tcW w:w="3068" w:type="dxa"/>
          </w:tcPr>
          <w:p w14:paraId="0F8501FA" w14:textId="77777777" w:rsidR="000F7C00" w:rsidRPr="00612895" w:rsidRDefault="000F7C00">
            <w:pPr>
              <w:spacing w:after="0"/>
              <w:jc w:val="both"/>
              <w:rPr>
                <w:rFonts w:ascii="Times New Roman" w:hAnsi="Times New Roman"/>
                <w:sz w:val="24"/>
                <w:szCs w:val="24"/>
              </w:rPr>
              <w:pPrChange w:id="4187" w:author="EMRAH COLAK" w:date="2015-07-30T14:42:00Z">
                <w:pPr>
                  <w:jc w:val="both"/>
                </w:pPr>
              </w:pPrChange>
            </w:pPr>
            <w:r w:rsidRPr="00612895">
              <w:rPr>
                <w:rFonts w:ascii="Times New Roman" w:hAnsi="Times New Roman"/>
                <w:sz w:val="24"/>
                <w:szCs w:val="24"/>
              </w:rPr>
              <w:t>14,11-1,33=12,78 MW/h</w:t>
            </w:r>
          </w:p>
        </w:tc>
      </w:tr>
      <w:tr w:rsidR="000F7C00" w:rsidRPr="006B10EA" w14:paraId="63028886" w14:textId="77777777" w:rsidTr="00054D86">
        <w:trPr>
          <w:trHeight w:val="374"/>
        </w:trPr>
        <w:tc>
          <w:tcPr>
            <w:tcW w:w="3987" w:type="dxa"/>
            <w:shd w:val="clear" w:color="auto" w:fill="auto"/>
          </w:tcPr>
          <w:p w14:paraId="11DA3C34" w14:textId="77777777" w:rsidR="000F7C00" w:rsidRPr="00612895" w:rsidRDefault="000F7C00">
            <w:pPr>
              <w:spacing w:after="0"/>
              <w:jc w:val="both"/>
              <w:rPr>
                <w:rFonts w:ascii="Times New Roman" w:hAnsi="Times New Roman"/>
                <w:sz w:val="24"/>
                <w:szCs w:val="24"/>
              </w:rPr>
              <w:pPrChange w:id="4188" w:author="EMRAH COLAK" w:date="2015-07-30T14:42:00Z">
                <w:pPr>
                  <w:jc w:val="both"/>
                </w:pPr>
              </w:pPrChange>
            </w:pPr>
            <w:r w:rsidRPr="00612895">
              <w:rPr>
                <w:rFonts w:ascii="Times New Roman" w:hAnsi="Times New Roman"/>
                <w:sz w:val="24"/>
                <w:szCs w:val="24"/>
              </w:rPr>
              <w:t xml:space="preserve">Yıllık </w:t>
            </w:r>
          </w:p>
        </w:tc>
        <w:tc>
          <w:tcPr>
            <w:tcW w:w="3068" w:type="dxa"/>
          </w:tcPr>
          <w:p w14:paraId="7C444B1D" w14:textId="77777777" w:rsidR="000F7C00" w:rsidRPr="00612895" w:rsidRDefault="000F7C00">
            <w:pPr>
              <w:spacing w:after="0"/>
              <w:jc w:val="both"/>
              <w:rPr>
                <w:rFonts w:ascii="Times New Roman" w:hAnsi="Times New Roman"/>
                <w:color w:val="943634"/>
                <w:sz w:val="24"/>
                <w:szCs w:val="24"/>
              </w:rPr>
              <w:pPrChange w:id="4189" w:author="EMRAH COLAK" w:date="2015-07-30T14:42:00Z">
                <w:pPr>
                  <w:jc w:val="both"/>
                </w:pPr>
              </w:pPrChange>
            </w:pPr>
            <w:r w:rsidRPr="00612895">
              <w:rPr>
                <w:rFonts w:ascii="Times New Roman" w:hAnsi="Times New Roman"/>
                <w:sz w:val="24"/>
                <w:szCs w:val="24"/>
              </w:rPr>
              <w:t>365*12,78=   4664700 kW/h</w:t>
            </w:r>
          </w:p>
        </w:tc>
      </w:tr>
      <w:tr w:rsidR="000F7C00" w:rsidRPr="006B10EA" w14:paraId="1B094148" w14:textId="77777777" w:rsidTr="00054D86">
        <w:trPr>
          <w:trHeight w:val="374"/>
        </w:trPr>
        <w:tc>
          <w:tcPr>
            <w:tcW w:w="3987" w:type="dxa"/>
            <w:shd w:val="clear" w:color="auto" w:fill="auto"/>
          </w:tcPr>
          <w:p w14:paraId="733C7995" w14:textId="77777777" w:rsidR="000F7C00" w:rsidRPr="00612895" w:rsidRDefault="000F7C00">
            <w:pPr>
              <w:spacing w:after="0" w:line="240" w:lineRule="auto"/>
              <w:jc w:val="both"/>
              <w:rPr>
                <w:rFonts w:ascii="Times New Roman" w:hAnsi="Times New Roman"/>
                <w:color w:val="943634"/>
                <w:sz w:val="24"/>
                <w:szCs w:val="24"/>
              </w:rPr>
              <w:pPrChange w:id="4190" w:author="EMRAH COLAK" w:date="2015-07-30T14:42:00Z">
                <w:pPr>
                  <w:spacing w:line="240" w:lineRule="auto"/>
                  <w:jc w:val="both"/>
                </w:pPr>
              </w:pPrChange>
            </w:pPr>
            <w:r w:rsidRPr="00612895">
              <w:rPr>
                <w:rFonts w:ascii="Times New Roman" w:hAnsi="Times New Roman"/>
                <w:sz w:val="24"/>
                <w:szCs w:val="24"/>
              </w:rPr>
              <w:t xml:space="preserve">Enerji maliyeti </w:t>
            </w:r>
          </w:p>
        </w:tc>
        <w:tc>
          <w:tcPr>
            <w:tcW w:w="3068" w:type="dxa"/>
          </w:tcPr>
          <w:p w14:paraId="72114176" w14:textId="77777777" w:rsidR="000F7C00" w:rsidRPr="00612895" w:rsidRDefault="000F7C00">
            <w:pPr>
              <w:spacing w:after="0" w:line="240" w:lineRule="auto"/>
              <w:jc w:val="both"/>
              <w:rPr>
                <w:rFonts w:ascii="Times New Roman" w:hAnsi="Times New Roman"/>
                <w:color w:val="943634"/>
                <w:sz w:val="24"/>
                <w:szCs w:val="24"/>
              </w:rPr>
              <w:pPrChange w:id="4191" w:author="EMRAH COLAK" w:date="2015-07-30T14:42:00Z">
                <w:pPr>
                  <w:spacing w:line="240" w:lineRule="auto"/>
                  <w:jc w:val="both"/>
                </w:pPr>
              </w:pPrChange>
            </w:pPr>
            <w:r w:rsidRPr="00612895">
              <w:rPr>
                <w:rFonts w:ascii="Times New Roman" w:hAnsi="Times New Roman"/>
                <w:sz w:val="24"/>
                <w:szCs w:val="24"/>
              </w:rPr>
              <w:t>0,50 kr(vergiler dahil)</w:t>
            </w:r>
          </w:p>
        </w:tc>
      </w:tr>
      <w:tr w:rsidR="000F7C00" w:rsidRPr="006B10EA" w14:paraId="3EF914A5" w14:textId="77777777" w:rsidTr="00054D86">
        <w:trPr>
          <w:trHeight w:val="374"/>
        </w:trPr>
        <w:tc>
          <w:tcPr>
            <w:tcW w:w="3987" w:type="dxa"/>
            <w:shd w:val="clear" w:color="auto" w:fill="auto"/>
          </w:tcPr>
          <w:p w14:paraId="4D1A32E9" w14:textId="77777777" w:rsidR="000F7C00" w:rsidRPr="00612895" w:rsidRDefault="000F7C00">
            <w:pPr>
              <w:spacing w:after="0" w:line="240" w:lineRule="auto"/>
              <w:jc w:val="both"/>
              <w:rPr>
                <w:rFonts w:ascii="Times New Roman" w:hAnsi="Times New Roman"/>
                <w:color w:val="943634"/>
                <w:sz w:val="24"/>
                <w:szCs w:val="24"/>
              </w:rPr>
              <w:pPrChange w:id="4192" w:author="EMRAH COLAK" w:date="2015-07-30T14:42:00Z">
                <w:pPr>
                  <w:spacing w:line="240" w:lineRule="auto"/>
                  <w:jc w:val="both"/>
                </w:pPr>
              </w:pPrChange>
            </w:pPr>
            <w:r w:rsidRPr="00612895">
              <w:rPr>
                <w:rFonts w:ascii="Times New Roman" w:hAnsi="Times New Roman"/>
                <w:sz w:val="24"/>
                <w:szCs w:val="24"/>
              </w:rPr>
              <w:t xml:space="preserve">Maliyeti(kr/kWh=27,7120) </w:t>
            </w:r>
          </w:p>
        </w:tc>
        <w:tc>
          <w:tcPr>
            <w:tcW w:w="3068" w:type="dxa"/>
          </w:tcPr>
          <w:p w14:paraId="011FE0A0" w14:textId="77777777" w:rsidR="000F7C00" w:rsidRPr="00612895" w:rsidRDefault="000F7C00">
            <w:pPr>
              <w:spacing w:after="0" w:line="240" w:lineRule="auto"/>
              <w:jc w:val="both"/>
              <w:rPr>
                <w:rFonts w:ascii="Times New Roman" w:hAnsi="Times New Roman"/>
                <w:color w:val="943634"/>
                <w:sz w:val="24"/>
                <w:szCs w:val="24"/>
              </w:rPr>
              <w:pPrChange w:id="4193" w:author="EMRAH COLAK" w:date="2015-07-30T14:42:00Z">
                <w:pPr>
                  <w:spacing w:line="240" w:lineRule="auto"/>
                  <w:jc w:val="both"/>
                </w:pPr>
              </w:pPrChange>
            </w:pPr>
            <w:r w:rsidRPr="00612895">
              <w:rPr>
                <w:rFonts w:ascii="Times New Roman" w:hAnsi="Times New Roman"/>
                <w:sz w:val="24"/>
                <w:szCs w:val="24"/>
              </w:rPr>
              <w:t>4664700*0,50</w:t>
            </w:r>
          </w:p>
        </w:tc>
      </w:tr>
      <w:tr w:rsidR="000F7C00" w:rsidRPr="006B10EA" w14:paraId="49560EE2" w14:textId="77777777" w:rsidTr="00054D86">
        <w:trPr>
          <w:trHeight w:val="385"/>
        </w:trPr>
        <w:tc>
          <w:tcPr>
            <w:tcW w:w="3987" w:type="dxa"/>
            <w:shd w:val="clear" w:color="auto" w:fill="auto"/>
          </w:tcPr>
          <w:p w14:paraId="7499D275" w14:textId="77777777" w:rsidR="000F7C00" w:rsidRPr="00612895" w:rsidRDefault="000F7C00">
            <w:pPr>
              <w:spacing w:after="0" w:line="240" w:lineRule="auto"/>
              <w:jc w:val="both"/>
              <w:rPr>
                <w:rFonts w:ascii="Times New Roman" w:hAnsi="Times New Roman"/>
                <w:color w:val="943634"/>
                <w:sz w:val="24"/>
                <w:szCs w:val="24"/>
              </w:rPr>
              <w:pPrChange w:id="4194" w:author="EMRAH COLAK" w:date="2015-07-30T14:42:00Z">
                <w:pPr>
                  <w:spacing w:line="240" w:lineRule="auto"/>
                  <w:jc w:val="both"/>
                </w:pPr>
              </w:pPrChange>
            </w:pPr>
            <w:r w:rsidRPr="00612895">
              <w:rPr>
                <w:rFonts w:ascii="Times New Roman" w:hAnsi="Times New Roman"/>
                <w:sz w:val="24"/>
                <w:szCs w:val="24"/>
              </w:rPr>
              <w:t xml:space="preserve">YILLIK   </w:t>
            </w:r>
          </w:p>
        </w:tc>
        <w:tc>
          <w:tcPr>
            <w:tcW w:w="3068" w:type="dxa"/>
          </w:tcPr>
          <w:p w14:paraId="4C2BD9F9" w14:textId="77777777" w:rsidR="000F7C00" w:rsidRPr="00612895" w:rsidRDefault="000F7C00">
            <w:pPr>
              <w:spacing w:after="0" w:line="240" w:lineRule="auto"/>
              <w:jc w:val="both"/>
              <w:rPr>
                <w:rFonts w:ascii="Times New Roman" w:hAnsi="Times New Roman"/>
                <w:color w:val="943634"/>
                <w:sz w:val="24"/>
                <w:szCs w:val="24"/>
              </w:rPr>
              <w:pPrChange w:id="4195" w:author="EMRAH COLAK" w:date="2015-07-30T14:42:00Z">
                <w:pPr>
                  <w:spacing w:line="240" w:lineRule="auto"/>
                  <w:jc w:val="both"/>
                </w:pPr>
              </w:pPrChange>
            </w:pPr>
            <w:r w:rsidRPr="00612895">
              <w:rPr>
                <w:rFonts w:ascii="Times New Roman" w:hAnsi="Times New Roman"/>
                <w:sz w:val="24"/>
                <w:szCs w:val="24"/>
              </w:rPr>
              <w:t>2.332.350 TL</w:t>
            </w:r>
          </w:p>
        </w:tc>
      </w:tr>
    </w:tbl>
    <w:p w14:paraId="0585BD63" w14:textId="77777777" w:rsidR="000F7C00" w:rsidRPr="009F5DD6" w:rsidRDefault="000F7C00">
      <w:pPr>
        <w:spacing w:after="0" w:line="360" w:lineRule="auto"/>
        <w:rPr>
          <w:rFonts w:ascii="Times New Roman" w:hAnsi="Times New Roman"/>
          <w:sz w:val="24"/>
        </w:rPr>
        <w:pPrChange w:id="4196" w:author="EMRAH COLAK" w:date="2015-07-30T14:42:00Z">
          <w:pPr/>
        </w:pPrChange>
      </w:pPr>
      <w:r w:rsidRPr="00C7242D">
        <w:tab/>
      </w:r>
      <w:r w:rsidRPr="009F5DD6">
        <w:rPr>
          <w:rFonts w:ascii="Times New Roman" w:hAnsi="Times New Roman"/>
          <w:sz w:val="24"/>
        </w:rPr>
        <w:tab/>
      </w:r>
      <w:r w:rsidRPr="009F5DD6">
        <w:rPr>
          <w:rFonts w:ascii="Times New Roman" w:hAnsi="Times New Roman"/>
          <w:sz w:val="24"/>
        </w:rPr>
        <w:tab/>
      </w:r>
    </w:p>
    <w:p w14:paraId="76BF24CD" w14:textId="511CE426" w:rsidR="009F7CFB" w:rsidRPr="009F7CFB" w:rsidRDefault="000F7C00">
      <w:pPr>
        <w:spacing w:after="0" w:line="360" w:lineRule="auto"/>
        <w:ind w:right="-288" w:firstLine="708"/>
        <w:jc w:val="both"/>
        <w:rPr>
          <w:rFonts w:ascii="Times New Roman" w:hAnsi="Times New Roman"/>
          <w:sz w:val="24"/>
          <w:szCs w:val="24"/>
          <w:shd w:val="clear" w:color="auto" w:fill="FFFFFF"/>
        </w:rPr>
        <w:pPrChange w:id="4197" w:author="EMRAH COLAK" w:date="2015-07-30T14:42:00Z">
          <w:pPr>
            <w:ind w:right="-288" w:firstLine="708"/>
            <w:jc w:val="both"/>
          </w:pPr>
        </w:pPrChange>
      </w:pPr>
      <w:r w:rsidRPr="009F5DD6">
        <w:rPr>
          <w:rFonts w:ascii="Times New Roman" w:hAnsi="Times New Roman"/>
          <w:sz w:val="24"/>
        </w:rPr>
        <w:t xml:space="preserve">Tablo </w:t>
      </w:r>
      <w:ins w:id="4198" w:author="EMRAH COLAK" w:date="2015-07-30T08:55:00Z">
        <w:r w:rsidR="004663D3">
          <w:rPr>
            <w:rFonts w:ascii="Times New Roman" w:hAnsi="Times New Roman"/>
            <w:sz w:val="24"/>
          </w:rPr>
          <w:t>8</w:t>
        </w:r>
      </w:ins>
      <w:del w:id="4199" w:author="EMRAH COLAK" w:date="2015-07-30T08:55:00Z">
        <w:r w:rsidRPr="009F5DD6" w:rsidDel="004663D3">
          <w:rPr>
            <w:rFonts w:ascii="Times New Roman" w:hAnsi="Times New Roman"/>
            <w:sz w:val="24"/>
          </w:rPr>
          <w:delText>3-7</w:delText>
        </w:r>
      </w:del>
      <w:r w:rsidRPr="009F5DD6">
        <w:rPr>
          <w:rFonts w:ascii="Times New Roman" w:hAnsi="Times New Roman"/>
          <w:sz w:val="24"/>
        </w:rPr>
        <w:t>’de de görüleceği üzere; ince istemci mimarisi, ge</w:t>
      </w:r>
      <w:ins w:id="4200" w:author="EMRAH COLAK" w:date="2015-07-31T14:28:00Z">
        <w:r w:rsidR="00D6132C">
          <w:rPr>
            <w:rFonts w:ascii="Times New Roman" w:hAnsi="Times New Roman"/>
            <w:sz w:val="24"/>
          </w:rPr>
          <w:t>t</w:t>
        </w:r>
      </w:ins>
      <w:r w:rsidRPr="009F5DD6">
        <w:rPr>
          <w:rFonts w:ascii="Times New Roman" w:hAnsi="Times New Roman"/>
          <w:sz w:val="24"/>
        </w:rPr>
        <w:t>irdiği bir çok avantajın yanında yıllık enerji maliyetinde bile oldukça tasarruf sağlamaktadır</w:t>
      </w:r>
      <w:r w:rsidRPr="009F7CFB">
        <w:rPr>
          <w:rFonts w:ascii="Times New Roman" w:hAnsi="Times New Roman"/>
          <w:sz w:val="24"/>
          <w:szCs w:val="24"/>
        </w:rPr>
        <w:t>.</w:t>
      </w:r>
      <w:r w:rsidR="009F7CFB" w:rsidRPr="009F7CFB">
        <w:rPr>
          <w:rFonts w:ascii="Times New Roman" w:hAnsi="Times New Roman"/>
          <w:sz w:val="24"/>
          <w:szCs w:val="24"/>
        </w:rPr>
        <w:t xml:space="preserve"> </w:t>
      </w:r>
    </w:p>
    <w:p w14:paraId="1DF3C243" w14:textId="77777777" w:rsidR="000F7C00" w:rsidRPr="009F5DD6" w:rsidRDefault="000F7C00">
      <w:pPr>
        <w:spacing w:after="0" w:line="360" w:lineRule="auto"/>
        <w:ind w:firstLine="708"/>
        <w:rPr>
          <w:rFonts w:ascii="Times New Roman" w:hAnsi="Times New Roman"/>
          <w:sz w:val="24"/>
        </w:rPr>
        <w:pPrChange w:id="4201" w:author="EMRAH COLAK" w:date="2015-07-30T14:42:00Z">
          <w:pPr>
            <w:spacing w:line="360" w:lineRule="auto"/>
            <w:ind w:firstLine="708"/>
          </w:pPr>
        </w:pPrChange>
      </w:pPr>
    </w:p>
    <w:p w14:paraId="2B704C7F" w14:textId="77777777" w:rsidR="000F7C00" w:rsidRPr="009F5DD6" w:rsidRDefault="000F7C00">
      <w:pPr>
        <w:spacing w:after="0"/>
        <w:rPr>
          <w:rFonts w:ascii="Times New Roman" w:hAnsi="Times New Roman"/>
          <w:sz w:val="24"/>
        </w:rPr>
        <w:pPrChange w:id="4202" w:author="EMRAH COLAK" w:date="2015-07-30T14:42:00Z">
          <w:pPr/>
        </w:pPrChange>
      </w:pPr>
      <w:r w:rsidRPr="009F5DD6">
        <w:rPr>
          <w:rFonts w:ascii="Times New Roman" w:hAnsi="Times New Roman"/>
          <w:sz w:val="24"/>
        </w:rPr>
        <w:tab/>
      </w:r>
    </w:p>
    <w:p w14:paraId="0E337AE8" w14:textId="77777777" w:rsidR="000F7C00" w:rsidRPr="009F5DD6" w:rsidRDefault="000F7C00">
      <w:pPr>
        <w:spacing w:after="0"/>
        <w:rPr>
          <w:rFonts w:ascii="Times New Roman" w:hAnsi="Times New Roman"/>
          <w:sz w:val="24"/>
        </w:rPr>
        <w:pPrChange w:id="4203" w:author="EMRAH COLAK" w:date="2015-07-30T14:42:00Z">
          <w:pPr/>
        </w:pPrChange>
      </w:pPr>
    </w:p>
    <w:p w14:paraId="67FED6CB" w14:textId="77777777" w:rsidR="00CC6EF8" w:rsidRDefault="00CC6EF8">
      <w:pPr>
        <w:spacing w:after="0"/>
        <w:rPr>
          <w:ins w:id="4204" w:author="EMRAH COLAK" w:date="2015-07-30T14:48:00Z"/>
          <w:rFonts w:ascii="Times New Roman" w:hAnsi="Times New Roman"/>
          <w:sz w:val="24"/>
        </w:rPr>
        <w:pPrChange w:id="4205" w:author="EMRAH COLAK" w:date="2015-07-30T14:42:00Z">
          <w:pPr/>
        </w:pPrChange>
      </w:pPr>
    </w:p>
    <w:p w14:paraId="758732E9" w14:textId="77777777" w:rsidR="00B26D84" w:rsidRDefault="00B26D84">
      <w:pPr>
        <w:spacing w:after="0"/>
        <w:rPr>
          <w:ins w:id="4206" w:author="EMRAH COLAK" w:date="2015-07-30T14:48:00Z"/>
          <w:rFonts w:ascii="Times New Roman" w:hAnsi="Times New Roman"/>
          <w:sz w:val="24"/>
        </w:rPr>
        <w:pPrChange w:id="4207" w:author="EMRAH COLAK" w:date="2015-07-30T14:42:00Z">
          <w:pPr/>
        </w:pPrChange>
      </w:pPr>
    </w:p>
    <w:p w14:paraId="0347EF2A" w14:textId="77777777" w:rsidR="00B26D84" w:rsidRDefault="00B26D84">
      <w:pPr>
        <w:spacing w:after="0"/>
        <w:rPr>
          <w:ins w:id="4208" w:author="EMRAH COLAK" w:date="2015-07-30T14:48:00Z"/>
          <w:rFonts w:ascii="Times New Roman" w:hAnsi="Times New Roman"/>
          <w:sz w:val="24"/>
        </w:rPr>
        <w:pPrChange w:id="4209" w:author="EMRAH COLAK" w:date="2015-07-30T14:42:00Z">
          <w:pPr/>
        </w:pPrChange>
      </w:pPr>
    </w:p>
    <w:p w14:paraId="79AECFEF" w14:textId="77777777" w:rsidR="00B26D84" w:rsidRDefault="00B26D84">
      <w:pPr>
        <w:spacing w:after="0"/>
        <w:rPr>
          <w:ins w:id="4210" w:author="EMRAH COLAK" w:date="2015-07-30T14:48:00Z"/>
          <w:rFonts w:ascii="Times New Roman" w:hAnsi="Times New Roman"/>
          <w:sz w:val="24"/>
        </w:rPr>
        <w:pPrChange w:id="4211" w:author="EMRAH COLAK" w:date="2015-07-30T14:42:00Z">
          <w:pPr/>
        </w:pPrChange>
      </w:pPr>
    </w:p>
    <w:p w14:paraId="426BEE13" w14:textId="77777777" w:rsidR="00B26D84" w:rsidRDefault="00B26D84">
      <w:pPr>
        <w:spacing w:after="0"/>
        <w:rPr>
          <w:ins w:id="4212" w:author="EMRAH COLAK" w:date="2015-07-30T14:48:00Z"/>
          <w:rFonts w:ascii="Times New Roman" w:hAnsi="Times New Roman"/>
          <w:sz w:val="24"/>
        </w:rPr>
        <w:pPrChange w:id="4213" w:author="EMRAH COLAK" w:date="2015-07-30T14:42:00Z">
          <w:pPr/>
        </w:pPrChange>
      </w:pPr>
    </w:p>
    <w:p w14:paraId="41992F2F" w14:textId="77777777" w:rsidR="00B26D84" w:rsidRDefault="00B26D84">
      <w:pPr>
        <w:spacing w:after="0"/>
        <w:rPr>
          <w:ins w:id="4214" w:author="EMRAH COLAK" w:date="2015-07-30T14:48:00Z"/>
          <w:rFonts w:ascii="Times New Roman" w:hAnsi="Times New Roman"/>
          <w:sz w:val="24"/>
        </w:rPr>
        <w:pPrChange w:id="4215" w:author="EMRAH COLAK" w:date="2015-07-30T14:42:00Z">
          <w:pPr/>
        </w:pPrChange>
      </w:pPr>
    </w:p>
    <w:p w14:paraId="2CB40793" w14:textId="77777777" w:rsidR="00B26D84" w:rsidRDefault="00B26D84">
      <w:pPr>
        <w:spacing w:after="0"/>
        <w:rPr>
          <w:ins w:id="4216" w:author="EMRAH COLAK" w:date="2015-07-30T14:48:00Z"/>
          <w:rFonts w:ascii="Times New Roman" w:hAnsi="Times New Roman"/>
          <w:sz w:val="24"/>
        </w:rPr>
        <w:pPrChange w:id="4217" w:author="EMRAH COLAK" w:date="2015-07-30T14:42:00Z">
          <w:pPr/>
        </w:pPrChange>
      </w:pPr>
    </w:p>
    <w:p w14:paraId="119362A7" w14:textId="77777777" w:rsidR="00B26D84" w:rsidRDefault="00B26D84">
      <w:pPr>
        <w:spacing w:after="0"/>
        <w:rPr>
          <w:ins w:id="4218" w:author="EMRAH COLAK" w:date="2015-07-30T14:48:00Z"/>
          <w:rFonts w:ascii="Times New Roman" w:hAnsi="Times New Roman"/>
          <w:sz w:val="24"/>
        </w:rPr>
        <w:pPrChange w:id="4219" w:author="EMRAH COLAK" w:date="2015-07-30T14:42:00Z">
          <w:pPr/>
        </w:pPrChange>
      </w:pPr>
    </w:p>
    <w:p w14:paraId="5E3C68BF" w14:textId="77777777" w:rsidR="00B26D84" w:rsidRDefault="00B26D84">
      <w:pPr>
        <w:spacing w:after="0"/>
        <w:rPr>
          <w:ins w:id="4220" w:author="EMRAH COLAK" w:date="2015-07-30T14:48:00Z"/>
          <w:rFonts w:ascii="Times New Roman" w:hAnsi="Times New Roman"/>
          <w:sz w:val="24"/>
        </w:rPr>
        <w:pPrChange w:id="4221" w:author="EMRAH COLAK" w:date="2015-07-30T14:42:00Z">
          <w:pPr/>
        </w:pPrChange>
      </w:pPr>
    </w:p>
    <w:p w14:paraId="4E8B5D8C" w14:textId="77777777" w:rsidR="00B26D84" w:rsidRDefault="00B26D84">
      <w:pPr>
        <w:spacing w:after="0"/>
        <w:rPr>
          <w:ins w:id="4222" w:author="EMRAH COLAK" w:date="2015-07-30T14:48:00Z"/>
          <w:rFonts w:ascii="Times New Roman" w:hAnsi="Times New Roman"/>
          <w:sz w:val="24"/>
        </w:rPr>
        <w:pPrChange w:id="4223" w:author="EMRAH COLAK" w:date="2015-07-30T14:42:00Z">
          <w:pPr/>
        </w:pPrChange>
      </w:pPr>
    </w:p>
    <w:p w14:paraId="5390AEDB" w14:textId="77777777" w:rsidR="00B26D84" w:rsidRDefault="00B26D84">
      <w:pPr>
        <w:spacing w:after="0"/>
        <w:rPr>
          <w:ins w:id="4224" w:author="EMRAH COLAK" w:date="2015-07-30T14:48:00Z"/>
          <w:rFonts w:ascii="Times New Roman" w:hAnsi="Times New Roman"/>
          <w:sz w:val="24"/>
        </w:rPr>
        <w:pPrChange w:id="4225" w:author="EMRAH COLAK" w:date="2015-07-30T14:42:00Z">
          <w:pPr/>
        </w:pPrChange>
      </w:pPr>
    </w:p>
    <w:p w14:paraId="7090F015" w14:textId="77777777" w:rsidR="00B26D84" w:rsidRDefault="00B26D84">
      <w:pPr>
        <w:spacing w:after="0"/>
        <w:rPr>
          <w:ins w:id="4226" w:author="EMRAH COLAK" w:date="2015-07-30T14:48:00Z"/>
          <w:rFonts w:ascii="Times New Roman" w:hAnsi="Times New Roman"/>
          <w:sz w:val="24"/>
        </w:rPr>
        <w:pPrChange w:id="4227" w:author="EMRAH COLAK" w:date="2015-07-30T14:42:00Z">
          <w:pPr/>
        </w:pPrChange>
      </w:pPr>
    </w:p>
    <w:p w14:paraId="03573E62" w14:textId="77777777" w:rsidR="00B26D84" w:rsidRDefault="00B26D84">
      <w:pPr>
        <w:spacing w:after="0"/>
        <w:rPr>
          <w:ins w:id="4228" w:author="EMRAH COLAK" w:date="2015-07-30T14:48:00Z"/>
          <w:rFonts w:ascii="Times New Roman" w:hAnsi="Times New Roman"/>
          <w:sz w:val="24"/>
        </w:rPr>
        <w:pPrChange w:id="4229" w:author="EMRAH COLAK" w:date="2015-07-30T14:42:00Z">
          <w:pPr/>
        </w:pPrChange>
      </w:pPr>
    </w:p>
    <w:p w14:paraId="4500E6AE" w14:textId="77777777" w:rsidR="00B26D84" w:rsidRDefault="00B26D84">
      <w:pPr>
        <w:spacing w:after="0"/>
        <w:rPr>
          <w:ins w:id="4230" w:author="EMRAH COLAK" w:date="2015-07-30T14:48:00Z"/>
          <w:rFonts w:ascii="Times New Roman" w:hAnsi="Times New Roman"/>
          <w:sz w:val="24"/>
        </w:rPr>
        <w:pPrChange w:id="4231" w:author="EMRAH COLAK" w:date="2015-07-30T14:42:00Z">
          <w:pPr/>
        </w:pPrChange>
      </w:pPr>
    </w:p>
    <w:p w14:paraId="4E9E7A13" w14:textId="77777777" w:rsidR="00B26D84" w:rsidRDefault="00B26D84">
      <w:pPr>
        <w:spacing w:after="0"/>
        <w:rPr>
          <w:ins w:id="4232" w:author="EMRAH COLAK" w:date="2015-07-30T14:48:00Z"/>
          <w:rFonts w:ascii="Times New Roman" w:hAnsi="Times New Roman"/>
          <w:sz w:val="24"/>
        </w:rPr>
        <w:pPrChange w:id="4233" w:author="EMRAH COLAK" w:date="2015-07-30T14:42:00Z">
          <w:pPr/>
        </w:pPrChange>
      </w:pPr>
    </w:p>
    <w:p w14:paraId="30BE1514" w14:textId="77777777" w:rsidR="00B26D84" w:rsidRDefault="00B26D84">
      <w:pPr>
        <w:spacing w:after="0"/>
        <w:rPr>
          <w:ins w:id="4234" w:author="EMRAH COLAK" w:date="2015-07-30T14:48:00Z"/>
          <w:rFonts w:ascii="Times New Roman" w:hAnsi="Times New Roman"/>
          <w:sz w:val="24"/>
        </w:rPr>
        <w:pPrChange w:id="4235" w:author="EMRAH COLAK" w:date="2015-07-30T14:42:00Z">
          <w:pPr/>
        </w:pPrChange>
      </w:pPr>
    </w:p>
    <w:p w14:paraId="073B6282" w14:textId="77777777" w:rsidR="00B26D84" w:rsidRDefault="00B26D84">
      <w:pPr>
        <w:spacing w:after="0"/>
        <w:rPr>
          <w:ins w:id="4236" w:author="EMRAH COLAK" w:date="2015-07-30T14:48:00Z"/>
          <w:rFonts w:ascii="Times New Roman" w:hAnsi="Times New Roman"/>
          <w:sz w:val="24"/>
        </w:rPr>
        <w:pPrChange w:id="4237" w:author="EMRAH COLAK" w:date="2015-07-30T14:42:00Z">
          <w:pPr/>
        </w:pPrChange>
      </w:pPr>
    </w:p>
    <w:p w14:paraId="0C3EB839" w14:textId="77777777" w:rsidR="00B26D84" w:rsidRDefault="00B26D84">
      <w:pPr>
        <w:spacing w:after="0"/>
        <w:rPr>
          <w:ins w:id="4238" w:author="EMRAH COLAK" w:date="2015-07-30T14:48:00Z"/>
          <w:rFonts w:ascii="Times New Roman" w:hAnsi="Times New Roman"/>
          <w:sz w:val="24"/>
        </w:rPr>
        <w:pPrChange w:id="4239" w:author="EMRAH COLAK" w:date="2015-07-30T14:42:00Z">
          <w:pPr/>
        </w:pPrChange>
      </w:pPr>
    </w:p>
    <w:p w14:paraId="5D2E0F83" w14:textId="77777777" w:rsidR="00B26D84" w:rsidRDefault="00B26D84">
      <w:pPr>
        <w:spacing w:after="0"/>
        <w:rPr>
          <w:ins w:id="4240" w:author="EMRAH COLAK" w:date="2015-07-30T14:48:00Z"/>
          <w:rFonts w:ascii="Times New Roman" w:hAnsi="Times New Roman"/>
          <w:sz w:val="24"/>
        </w:rPr>
        <w:pPrChange w:id="4241" w:author="EMRAH COLAK" w:date="2015-07-30T14:42:00Z">
          <w:pPr/>
        </w:pPrChange>
      </w:pPr>
    </w:p>
    <w:p w14:paraId="4B160641" w14:textId="77777777" w:rsidR="00B26D84" w:rsidRDefault="00B26D84">
      <w:pPr>
        <w:spacing w:after="0"/>
        <w:rPr>
          <w:ins w:id="4242" w:author="EMRAH COLAK" w:date="2015-07-30T14:48:00Z"/>
          <w:rFonts w:ascii="Times New Roman" w:hAnsi="Times New Roman"/>
          <w:sz w:val="24"/>
        </w:rPr>
        <w:pPrChange w:id="4243" w:author="EMRAH COLAK" w:date="2015-07-30T14:42:00Z">
          <w:pPr/>
        </w:pPrChange>
      </w:pPr>
    </w:p>
    <w:p w14:paraId="26FADA82" w14:textId="77777777" w:rsidR="00B26D84" w:rsidRDefault="00B26D84">
      <w:pPr>
        <w:spacing w:after="0"/>
        <w:rPr>
          <w:ins w:id="4244" w:author="EMRAH COLAK" w:date="2015-07-30T14:48:00Z"/>
          <w:rFonts w:ascii="Times New Roman" w:hAnsi="Times New Roman"/>
          <w:sz w:val="24"/>
        </w:rPr>
        <w:pPrChange w:id="4245" w:author="EMRAH COLAK" w:date="2015-07-30T14:42:00Z">
          <w:pPr/>
        </w:pPrChange>
      </w:pPr>
    </w:p>
    <w:p w14:paraId="009D807A" w14:textId="77777777" w:rsidR="00B26D84" w:rsidRDefault="00B26D84">
      <w:pPr>
        <w:spacing w:after="0"/>
        <w:rPr>
          <w:ins w:id="4246" w:author="EMRAH COLAK" w:date="2015-07-30T14:48:00Z"/>
          <w:rFonts w:ascii="Times New Roman" w:hAnsi="Times New Roman"/>
          <w:sz w:val="24"/>
        </w:rPr>
        <w:pPrChange w:id="4247" w:author="EMRAH COLAK" w:date="2015-07-30T14:42:00Z">
          <w:pPr/>
        </w:pPrChange>
      </w:pPr>
    </w:p>
    <w:p w14:paraId="3556743B" w14:textId="77777777" w:rsidR="00B26D84" w:rsidRDefault="00B26D84">
      <w:pPr>
        <w:spacing w:after="0"/>
        <w:rPr>
          <w:ins w:id="4248" w:author="EMRAH COLAK" w:date="2015-07-30T14:48:00Z"/>
          <w:rFonts w:ascii="Times New Roman" w:hAnsi="Times New Roman"/>
          <w:sz w:val="24"/>
        </w:rPr>
        <w:pPrChange w:id="4249" w:author="EMRAH COLAK" w:date="2015-07-30T14:42:00Z">
          <w:pPr/>
        </w:pPrChange>
      </w:pPr>
    </w:p>
    <w:p w14:paraId="50B5BFD8" w14:textId="77777777" w:rsidR="00B26D84" w:rsidRDefault="00B26D84">
      <w:pPr>
        <w:spacing w:after="0"/>
        <w:rPr>
          <w:ins w:id="4250" w:author="EMRAH COLAK" w:date="2015-07-30T14:48:00Z"/>
          <w:rFonts w:ascii="Times New Roman" w:hAnsi="Times New Roman"/>
          <w:sz w:val="24"/>
        </w:rPr>
        <w:pPrChange w:id="4251" w:author="EMRAH COLAK" w:date="2015-07-30T14:42:00Z">
          <w:pPr/>
        </w:pPrChange>
      </w:pPr>
    </w:p>
    <w:p w14:paraId="678DA097" w14:textId="77777777" w:rsidR="00B26D84" w:rsidRDefault="00B26D84">
      <w:pPr>
        <w:spacing w:after="0"/>
        <w:rPr>
          <w:ins w:id="4252" w:author="EMRAH COLAK" w:date="2015-07-30T14:48:00Z"/>
          <w:rFonts w:ascii="Times New Roman" w:hAnsi="Times New Roman"/>
          <w:sz w:val="24"/>
        </w:rPr>
        <w:pPrChange w:id="4253" w:author="EMRAH COLAK" w:date="2015-07-30T14:42:00Z">
          <w:pPr/>
        </w:pPrChange>
      </w:pPr>
    </w:p>
    <w:p w14:paraId="3F569E37" w14:textId="77777777" w:rsidR="00B26D84" w:rsidRDefault="00B26D84">
      <w:pPr>
        <w:spacing w:after="0"/>
        <w:rPr>
          <w:ins w:id="4254" w:author="EMRAH COLAK" w:date="2015-07-30T14:48:00Z"/>
          <w:rFonts w:ascii="Times New Roman" w:hAnsi="Times New Roman"/>
          <w:sz w:val="24"/>
        </w:rPr>
        <w:pPrChange w:id="4255" w:author="EMRAH COLAK" w:date="2015-07-30T14:42:00Z">
          <w:pPr/>
        </w:pPrChange>
      </w:pPr>
    </w:p>
    <w:p w14:paraId="79008A41" w14:textId="77777777" w:rsidR="00B26D84" w:rsidRDefault="00B26D84">
      <w:pPr>
        <w:spacing w:after="0"/>
        <w:rPr>
          <w:ins w:id="4256" w:author="EMRAH COLAK" w:date="2015-07-30T14:48:00Z"/>
          <w:rFonts w:ascii="Times New Roman" w:hAnsi="Times New Roman"/>
          <w:sz w:val="24"/>
        </w:rPr>
        <w:pPrChange w:id="4257" w:author="EMRAH COLAK" w:date="2015-07-30T14:42:00Z">
          <w:pPr/>
        </w:pPrChange>
      </w:pPr>
    </w:p>
    <w:p w14:paraId="24C4DD7F" w14:textId="77777777" w:rsidR="00B26D84" w:rsidRDefault="00B26D84">
      <w:pPr>
        <w:spacing w:after="0"/>
        <w:rPr>
          <w:rFonts w:ascii="Times New Roman" w:hAnsi="Times New Roman"/>
          <w:sz w:val="24"/>
        </w:rPr>
        <w:pPrChange w:id="4258" w:author="EMRAH COLAK" w:date="2015-07-30T14:42:00Z">
          <w:pPr/>
        </w:pPrChange>
      </w:pPr>
    </w:p>
    <w:p w14:paraId="368312A6" w14:textId="77777777" w:rsidR="00CC6EF8" w:rsidRDefault="00CC6EF8">
      <w:pPr>
        <w:spacing w:after="0"/>
        <w:rPr>
          <w:rFonts w:ascii="Times New Roman" w:hAnsi="Times New Roman"/>
          <w:sz w:val="24"/>
        </w:rPr>
        <w:pPrChange w:id="4259" w:author="EMRAH COLAK" w:date="2015-07-30T14:42:00Z">
          <w:pPr/>
        </w:pPrChange>
      </w:pPr>
    </w:p>
    <w:p w14:paraId="5D6F292B" w14:textId="6156D2B6" w:rsidR="00CC6EF8" w:rsidDel="00037ECA" w:rsidRDefault="00CC6EF8">
      <w:pPr>
        <w:spacing w:after="0"/>
        <w:rPr>
          <w:del w:id="4260" w:author="EMRAH COLAK" w:date="2015-07-30T15:14:00Z"/>
          <w:rFonts w:ascii="Times New Roman" w:hAnsi="Times New Roman"/>
          <w:sz w:val="24"/>
        </w:rPr>
        <w:pPrChange w:id="4261" w:author="EMRAH COLAK" w:date="2015-07-30T14:42:00Z">
          <w:pPr/>
        </w:pPrChange>
      </w:pPr>
    </w:p>
    <w:p w14:paraId="5BC8C418" w14:textId="0D571895" w:rsidR="00037ECA" w:rsidDel="00037ECA" w:rsidRDefault="00037ECA" w:rsidP="009F5DD6">
      <w:pPr>
        <w:rPr>
          <w:del w:id="4262" w:author="EMRAH COLAK" w:date="2015-07-30T15:14:00Z"/>
          <w:rFonts w:ascii="Times New Roman" w:hAnsi="Times New Roman"/>
          <w:sz w:val="24"/>
        </w:rPr>
      </w:pPr>
    </w:p>
    <w:p w14:paraId="55167649" w14:textId="77777777" w:rsidR="00CC6EF8" w:rsidDel="00E04D27" w:rsidRDefault="00CC6EF8">
      <w:pPr>
        <w:spacing w:after="0"/>
        <w:rPr>
          <w:del w:id="4263" w:author="EMRAH COLAK" w:date="2015-07-29T15:34:00Z"/>
          <w:rFonts w:ascii="Times New Roman" w:hAnsi="Times New Roman"/>
          <w:sz w:val="24"/>
        </w:rPr>
        <w:pPrChange w:id="4264" w:author="EMRAH COLAK" w:date="2015-07-30T14:49:00Z">
          <w:pPr/>
        </w:pPrChange>
      </w:pPr>
    </w:p>
    <w:p w14:paraId="59C4AF53" w14:textId="3B25C704" w:rsidR="00CC6EF8" w:rsidDel="00480F45" w:rsidRDefault="00CC6EF8">
      <w:pPr>
        <w:spacing w:after="0"/>
        <w:rPr>
          <w:del w:id="4265" w:author="EMRAH COLAK" w:date="2015-07-29T15:32:00Z"/>
          <w:rFonts w:ascii="Times New Roman" w:hAnsi="Times New Roman"/>
          <w:sz w:val="24"/>
        </w:rPr>
        <w:pPrChange w:id="4266" w:author="EMRAH COLAK" w:date="2015-07-30T14:49:00Z">
          <w:pPr/>
        </w:pPrChange>
      </w:pPr>
    </w:p>
    <w:p w14:paraId="6986F710" w14:textId="77777777" w:rsidR="000F7C00" w:rsidRDefault="00DF12CA">
      <w:pPr>
        <w:spacing w:after="0"/>
        <w:jc w:val="center"/>
        <w:rPr>
          <w:ins w:id="4267" w:author="EMRAH COLAK" w:date="2015-07-30T14:49:00Z"/>
          <w:rFonts w:ascii="Times New Roman" w:hAnsi="Times New Roman"/>
          <w:b/>
          <w:sz w:val="24"/>
        </w:rPr>
        <w:pPrChange w:id="4268" w:author="EMRAH COLAK" w:date="2015-07-30T14:49:00Z">
          <w:pPr>
            <w:spacing w:before="240" w:after="240"/>
            <w:ind w:left="2126" w:firstLine="709"/>
          </w:pPr>
        </w:pPrChange>
      </w:pPr>
      <w:bookmarkStart w:id="4269" w:name="sonuçöneriler"/>
      <w:r w:rsidRPr="00F24FF3">
        <w:rPr>
          <w:rFonts w:ascii="Times New Roman" w:hAnsi="Times New Roman"/>
          <w:b/>
          <w:sz w:val="24"/>
        </w:rPr>
        <w:t>SONUÇ VE ÖNERİLER</w:t>
      </w:r>
    </w:p>
    <w:p w14:paraId="68A88B64" w14:textId="77777777" w:rsidR="00B26D84" w:rsidRDefault="00B26D84">
      <w:pPr>
        <w:spacing w:after="0"/>
        <w:jc w:val="center"/>
        <w:rPr>
          <w:rFonts w:ascii="Times New Roman" w:hAnsi="Times New Roman"/>
          <w:b/>
          <w:sz w:val="24"/>
        </w:rPr>
        <w:pPrChange w:id="4270" w:author="EMRAH COLAK" w:date="2015-07-30T14:49:00Z">
          <w:pPr>
            <w:spacing w:before="240" w:after="240"/>
            <w:ind w:left="2126" w:firstLine="709"/>
          </w:pPr>
        </w:pPrChange>
      </w:pPr>
    </w:p>
    <w:bookmarkEnd w:id="4269"/>
    <w:p w14:paraId="79C120F0" w14:textId="77777777" w:rsidR="00F24FF3" w:rsidRDefault="00F24FF3">
      <w:pPr>
        <w:spacing w:after="0" w:line="360" w:lineRule="auto"/>
        <w:ind w:firstLine="709"/>
        <w:jc w:val="both"/>
        <w:rPr>
          <w:ins w:id="4271" w:author="EMRAH COLAK" w:date="2015-07-30T14:49:00Z"/>
          <w:rFonts w:ascii="Times New Roman" w:hAnsi="Times New Roman"/>
          <w:sz w:val="24"/>
          <w:szCs w:val="24"/>
        </w:rPr>
        <w:pPrChange w:id="4272" w:author="EMRAH COLAK" w:date="2015-07-30T14:49:00Z">
          <w:pPr>
            <w:spacing w:before="240" w:after="240" w:line="360" w:lineRule="auto"/>
            <w:ind w:firstLine="709"/>
            <w:jc w:val="both"/>
          </w:pPr>
        </w:pPrChange>
      </w:pPr>
      <w:r>
        <w:rPr>
          <w:rFonts w:ascii="Times New Roman" w:hAnsi="Times New Roman"/>
          <w:sz w:val="24"/>
          <w:szCs w:val="24"/>
        </w:rPr>
        <w:t>SGK, Anayasanın 60. maddesinde yazılı olan “Herkes, sosyal güvenlik hakkına sahiptir. Devlet, bu güvenliği sağlayacak gerekli tedbirleri alır ve teşkilatı kurar.” metnine dayanarak kurulmuştur. Kurum, Türkiye nüfusunun tamamına yakınına hizmet sunmaktadır. Vatandaşa hizmet sunulurken bilgi teknolojileri altyapısı kullanılmaktadır. Mevcut durumda Kurum taşra bilişim altyapısı ilgili taşra birimine sunucu veya sunucular kurularak bu sunucu sistemi üzerine bina edilmiştir. Bu durumda her taşrada ayrı bir mimari kurulmakta ve bu mimariler merkezden uzaktan bağlantı yoluyla idame ettirilmeye çalışılmaktadır. Hal böyleyken hem bakım idame zorlaşmakta, herhangi bir sorun oluştuğunda fiziksel bir müdahale gerek</w:t>
      </w:r>
      <w:r w:rsidR="000C4424">
        <w:rPr>
          <w:rFonts w:ascii="Times New Roman" w:hAnsi="Times New Roman"/>
          <w:sz w:val="24"/>
          <w:szCs w:val="24"/>
        </w:rPr>
        <w:t>t</w:t>
      </w:r>
      <w:r>
        <w:rPr>
          <w:rFonts w:ascii="Times New Roman" w:hAnsi="Times New Roman"/>
          <w:sz w:val="24"/>
          <w:szCs w:val="24"/>
        </w:rPr>
        <w:t xml:space="preserve">iğinde çeşitli zorluklar ortaya çıkmakta, hem de </w:t>
      </w:r>
      <w:r w:rsidR="000C4424">
        <w:rPr>
          <w:rFonts w:ascii="Times New Roman" w:hAnsi="Times New Roman"/>
          <w:sz w:val="24"/>
          <w:szCs w:val="24"/>
        </w:rPr>
        <w:t>ilgili taşra sunucu birimleri için fazladan yer işgali, kablolama, iklimlendirme, yangına karşı önlem, iş gücü sarfiyatı ve bunun gibi çeşitli idame maliyetleri zorunlu hale gelmektedir.</w:t>
      </w:r>
    </w:p>
    <w:p w14:paraId="3340F2FD" w14:textId="77777777" w:rsidR="00B26D84" w:rsidRDefault="00B26D84">
      <w:pPr>
        <w:spacing w:after="0" w:line="360" w:lineRule="auto"/>
        <w:ind w:firstLine="709"/>
        <w:jc w:val="both"/>
        <w:rPr>
          <w:rFonts w:ascii="Times New Roman" w:hAnsi="Times New Roman"/>
          <w:sz w:val="24"/>
          <w:szCs w:val="24"/>
        </w:rPr>
        <w:pPrChange w:id="4273" w:author="EMRAH COLAK" w:date="2015-07-30T14:49:00Z">
          <w:pPr>
            <w:spacing w:before="240" w:after="240" w:line="360" w:lineRule="auto"/>
            <w:ind w:firstLine="709"/>
            <w:jc w:val="both"/>
          </w:pPr>
        </w:pPrChange>
      </w:pPr>
    </w:p>
    <w:p w14:paraId="01198842" w14:textId="77777777" w:rsidR="00F24FF3" w:rsidRDefault="00F24FF3">
      <w:pPr>
        <w:spacing w:after="0" w:line="360" w:lineRule="auto"/>
        <w:ind w:firstLine="709"/>
        <w:jc w:val="both"/>
        <w:rPr>
          <w:ins w:id="4274" w:author="EMRAH COLAK" w:date="2015-07-30T14:49:00Z"/>
          <w:rFonts w:ascii="Times New Roman" w:hAnsi="Times New Roman"/>
          <w:sz w:val="24"/>
        </w:rPr>
        <w:pPrChange w:id="4275" w:author="EMRAH COLAK" w:date="2015-07-30T14:49:00Z">
          <w:pPr>
            <w:spacing w:before="240" w:after="240" w:line="360" w:lineRule="auto"/>
            <w:ind w:firstLine="709"/>
            <w:jc w:val="both"/>
          </w:pPr>
        </w:pPrChange>
      </w:pPr>
      <w:r w:rsidRPr="00F24FF3">
        <w:rPr>
          <w:rFonts w:ascii="Times New Roman" w:hAnsi="Times New Roman"/>
          <w:sz w:val="24"/>
        </w:rPr>
        <w:t>Bu</w:t>
      </w:r>
      <w:r w:rsidR="000C4424">
        <w:rPr>
          <w:rFonts w:ascii="Times New Roman" w:hAnsi="Times New Roman"/>
          <w:sz w:val="24"/>
        </w:rPr>
        <w:t xml:space="preserve"> çalışmada </w:t>
      </w:r>
      <w:r w:rsidRPr="00F24FF3">
        <w:rPr>
          <w:rFonts w:ascii="Times New Roman" w:hAnsi="Times New Roman"/>
          <w:sz w:val="24"/>
        </w:rPr>
        <w:t>ince istemci mimarisini kullanarak oldukça geniş coğrafyalarda çok uzaklardaki masaüstü kullanıcıların</w:t>
      </w:r>
      <w:r w:rsidR="000C4424">
        <w:rPr>
          <w:rFonts w:ascii="Times New Roman" w:hAnsi="Times New Roman"/>
          <w:sz w:val="24"/>
        </w:rPr>
        <w:t>ın</w:t>
      </w:r>
      <w:r w:rsidRPr="00F24FF3">
        <w:rPr>
          <w:rFonts w:ascii="Times New Roman" w:hAnsi="Times New Roman"/>
          <w:sz w:val="24"/>
        </w:rPr>
        <w:t xml:space="preserve"> bile merkezden yönetil</w:t>
      </w:r>
      <w:r w:rsidR="000C4424">
        <w:rPr>
          <w:rFonts w:ascii="Times New Roman" w:hAnsi="Times New Roman"/>
          <w:sz w:val="24"/>
        </w:rPr>
        <w:t>ebil</w:t>
      </w:r>
      <w:r w:rsidRPr="00F24FF3">
        <w:rPr>
          <w:rFonts w:ascii="Times New Roman" w:hAnsi="Times New Roman"/>
          <w:sz w:val="24"/>
        </w:rPr>
        <w:t>mesi ve çok daha etkin bir şekilde çalışabilmesin</w:t>
      </w:r>
      <w:r w:rsidR="000C4424">
        <w:rPr>
          <w:rFonts w:ascii="Times New Roman" w:hAnsi="Times New Roman"/>
          <w:sz w:val="24"/>
        </w:rPr>
        <w:t>i sağlamak yolundaki çalışmalar</w:t>
      </w:r>
      <w:r w:rsidRPr="00F24FF3">
        <w:rPr>
          <w:rFonts w:ascii="Times New Roman" w:hAnsi="Times New Roman"/>
          <w:sz w:val="24"/>
        </w:rPr>
        <w:t xml:space="preserve"> ve düşünceler</w:t>
      </w:r>
      <w:r w:rsidR="000C4424">
        <w:rPr>
          <w:rFonts w:ascii="Times New Roman" w:hAnsi="Times New Roman"/>
          <w:sz w:val="24"/>
        </w:rPr>
        <w:t xml:space="preserve">, </w:t>
      </w:r>
      <w:r w:rsidRPr="00F24FF3">
        <w:rPr>
          <w:rFonts w:ascii="Times New Roman" w:hAnsi="Times New Roman"/>
          <w:sz w:val="24"/>
        </w:rPr>
        <w:t>insanları bilgilendirmeye ve düşünmeye sevk edecek bir biçimde akta</w:t>
      </w:r>
      <w:r>
        <w:rPr>
          <w:rFonts w:ascii="Times New Roman" w:hAnsi="Times New Roman"/>
          <w:sz w:val="24"/>
        </w:rPr>
        <w:t>r</w:t>
      </w:r>
      <w:r w:rsidR="000C4424">
        <w:rPr>
          <w:rFonts w:ascii="Times New Roman" w:hAnsi="Times New Roman"/>
          <w:sz w:val="24"/>
        </w:rPr>
        <w:t>ılmaya çalışılmıştır.</w:t>
      </w:r>
    </w:p>
    <w:p w14:paraId="2B7F8133" w14:textId="77777777" w:rsidR="00B26D84" w:rsidRPr="00F24FF3" w:rsidRDefault="00B26D84">
      <w:pPr>
        <w:spacing w:after="0" w:line="360" w:lineRule="auto"/>
        <w:ind w:firstLine="709"/>
        <w:jc w:val="both"/>
        <w:rPr>
          <w:rFonts w:ascii="Times New Roman" w:hAnsi="Times New Roman"/>
          <w:sz w:val="24"/>
        </w:rPr>
        <w:pPrChange w:id="4276" w:author="EMRAH COLAK" w:date="2015-07-30T14:49:00Z">
          <w:pPr>
            <w:spacing w:before="240" w:after="240" w:line="360" w:lineRule="auto"/>
            <w:ind w:firstLine="709"/>
            <w:jc w:val="both"/>
          </w:pPr>
        </w:pPrChange>
      </w:pPr>
    </w:p>
    <w:p w14:paraId="4B8D0333" w14:textId="5A954CCC" w:rsidR="00F24FF3" w:rsidRPr="00F24FF3" w:rsidRDefault="00F24FF3">
      <w:pPr>
        <w:spacing w:after="0" w:line="360" w:lineRule="auto"/>
        <w:ind w:firstLine="709"/>
        <w:jc w:val="both"/>
        <w:rPr>
          <w:rFonts w:ascii="Times New Roman" w:hAnsi="Times New Roman"/>
          <w:sz w:val="24"/>
        </w:rPr>
        <w:pPrChange w:id="4277" w:author="EMRAH COLAK" w:date="2015-07-30T14:49:00Z">
          <w:pPr>
            <w:spacing w:before="240" w:after="240" w:line="360" w:lineRule="auto"/>
            <w:ind w:firstLine="709"/>
            <w:jc w:val="both"/>
          </w:pPr>
        </w:pPrChange>
      </w:pPr>
      <w:r w:rsidRPr="00F24FF3">
        <w:rPr>
          <w:rFonts w:ascii="Times New Roman" w:hAnsi="Times New Roman"/>
          <w:sz w:val="24"/>
        </w:rPr>
        <w:t xml:space="preserve">Öncelikle </w:t>
      </w:r>
      <w:r w:rsidR="000C4424">
        <w:rPr>
          <w:rFonts w:ascii="Times New Roman" w:hAnsi="Times New Roman"/>
          <w:sz w:val="24"/>
        </w:rPr>
        <w:t xml:space="preserve">Kurum’un </w:t>
      </w:r>
      <w:r w:rsidRPr="00F24FF3">
        <w:rPr>
          <w:rFonts w:ascii="Times New Roman" w:hAnsi="Times New Roman"/>
          <w:sz w:val="24"/>
        </w:rPr>
        <w:t>bulunduğu durumdan bahsed</w:t>
      </w:r>
      <w:ins w:id="4278" w:author="EMRAH COLAK" w:date="2015-07-30T09:20:00Z">
        <w:r w:rsidR="00AC4D57">
          <w:rPr>
            <w:rFonts w:ascii="Times New Roman" w:hAnsi="Times New Roman"/>
            <w:sz w:val="24"/>
          </w:rPr>
          <w:t>il</w:t>
        </w:r>
      </w:ins>
      <w:r w:rsidR="000C4424">
        <w:rPr>
          <w:rFonts w:ascii="Times New Roman" w:hAnsi="Times New Roman"/>
          <w:sz w:val="24"/>
        </w:rPr>
        <w:t>ecek olursa</w:t>
      </w:r>
      <w:del w:id="4279" w:author="EMRAH COLAK" w:date="2015-07-30T09:21:00Z">
        <w:r w:rsidR="000C4424" w:rsidDel="00AC4D57">
          <w:rPr>
            <w:rFonts w:ascii="Times New Roman" w:hAnsi="Times New Roman"/>
            <w:sz w:val="24"/>
          </w:rPr>
          <w:delText>k</w:delText>
        </w:r>
      </w:del>
      <w:r w:rsidR="000C4424">
        <w:rPr>
          <w:rFonts w:ascii="Times New Roman" w:hAnsi="Times New Roman"/>
          <w:sz w:val="24"/>
        </w:rPr>
        <w:t>, taşra birimlerin</w:t>
      </w:r>
      <w:r w:rsidRPr="00F24FF3">
        <w:rPr>
          <w:rFonts w:ascii="Times New Roman" w:hAnsi="Times New Roman"/>
          <w:sz w:val="24"/>
        </w:rPr>
        <w:t xml:space="preserve">de </w:t>
      </w:r>
      <w:r w:rsidR="000C4424">
        <w:rPr>
          <w:rFonts w:ascii="Times New Roman" w:hAnsi="Times New Roman"/>
          <w:sz w:val="24"/>
        </w:rPr>
        <w:t>30</w:t>
      </w:r>
      <w:ins w:id="4280" w:author="EMRAH COLAK" w:date="2015-07-30T09:07:00Z">
        <w:r w:rsidR="00543D4E">
          <w:rPr>
            <w:rFonts w:ascii="Times New Roman" w:hAnsi="Times New Roman"/>
            <w:sz w:val="24"/>
          </w:rPr>
          <w:t>.</w:t>
        </w:r>
      </w:ins>
      <w:r w:rsidRPr="00F24FF3">
        <w:rPr>
          <w:rFonts w:ascii="Times New Roman" w:hAnsi="Times New Roman"/>
          <w:sz w:val="24"/>
        </w:rPr>
        <w:t>000 adet kişisel bilgisayar kullanılmakta olup bu bilgisayarlar hareketli parçalara sahip olduğundan zamanla sık sık arızalan</w:t>
      </w:r>
      <w:r w:rsidR="000C4424">
        <w:rPr>
          <w:rFonts w:ascii="Times New Roman" w:hAnsi="Times New Roman"/>
          <w:sz w:val="24"/>
        </w:rPr>
        <w:t>maktad</w:t>
      </w:r>
      <w:r w:rsidRPr="00F24FF3">
        <w:rPr>
          <w:rFonts w:ascii="Times New Roman" w:hAnsi="Times New Roman"/>
          <w:sz w:val="24"/>
        </w:rPr>
        <w:t>ırlar. Ayrıca buralara merkezden yap</w:t>
      </w:r>
      <w:r w:rsidR="000C4424">
        <w:rPr>
          <w:rFonts w:ascii="Times New Roman" w:hAnsi="Times New Roman"/>
          <w:sz w:val="24"/>
        </w:rPr>
        <w:t>ılan</w:t>
      </w:r>
      <w:r w:rsidRPr="00F24FF3">
        <w:rPr>
          <w:rFonts w:ascii="Times New Roman" w:hAnsi="Times New Roman"/>
          <w:sz w:val="24"/>
        </w:rPr>
        <w:t xml:space="preserve"> uzak bağlantılarda da gürültü kirliliğine, ağın kalitesine göre her taşra biriminde farklı ölçeklerde maruz kal</w:t>
      </w:r>
      <w:r w:rsidR="000C4424">
        <w:rPr>
          <w:rFonts w:ascii="Times New Roman" w:hAnsi="Times New Roman"/>
          <w:sz w:val="24"/>
        </w:rPr>
        <w:t>ınmakadır</w:t>
      </w:r>
      <w:r w:rsidRPr="00F24FF3">
        <w:rPr>
          <w:rFonts w:ascii="Times New Roman" w:hAnsi="Times New Roman"/>
          <w:sz w:val="24"/>
        </w:rPr>
        <w:t>. Merkezden yap</w:t>
      </w:r>
      <w:r w:rsidR="000C4424">
        <w:rPr>
          <w:rFonts w:ascii="Times New Roman" w:hAnsi="Times New Roman"/>
          <w:sz w:val="24"/>
        </w:rPr>
        <w:t xml:space="preserve">ılan </w:t>
      </w:r>
      <w:r w:rsidRPr="00F24FF3">
        <w:rPr>
          <w:rFonts w:ascii="Times New Roman" w:hAnsi="Times New Roman"/>
          <w:sz w:val="24"/>
        </w:rPr>
        <w:t>uygulama yazılımı yüklemeleri, anti virüs yükleme ve güncellemeleri, taşra sunucusundan yap</w:t>
      </w:r>
      <w:r w:rsidR="000C4424">
        <w:rPr>
          <w:rFonts w:ascii="Times New Roman" w:hAnsi="Times New Roman"/>
          <w:sz w:val="24"/>
        </w:rPr>
        <w:t>ılan</w:t>
      </w:r>
      <w:r w:rsidRPr="00F24FF3">
        <w:rPr>
          <w:rFonts w:ascii="Times New Roman" w:hAnsi="Times New Roman"/>
          <w:sz w:val="24"/>
        </w:rPr>
        <w:t xml:space="preserve"> iç ağ mimari ayarlamaları, işletim sistemi güncellemeleri F12 kurulumu gibi işler düşük bant genişliğinden dolayı oldukça uzun sürmekte ve vatandaşların kurumdan aldıkları hizmetin kalitesini düşürmektedir. Ayrıca mevcut sistemin enerji tüketimi ve maliyeti de yeni pi</w:t>
      </w:r>
      <w:r w:rsidR="000C4424">
        <w:rPr>
          <w:rFonts w:ascii="Times New Roman" w:hAnsi="Times New Roman"/>
          <w:sz w:val="24"/>
        </w:rPr>
        <w:t>lot sistem</w:t>
      </w:r>
      <w:r w:rsidRPr="00F24FF3">
        <w:rPr>
          <w:rFonts w:ascii="Times New Roman" w:hAnsi="Times New Roman"/>
          <w:sz w:val="24"/>
        </w:rPr>
        <w:t>le kıyasla</w:t>
      </w:r>
      <w:r w:rsidR="000C4424">
        <w:rPr>
          <w:rFonts w:ascii="Times New Roman" w:hAnsi="Times New Roman"/>
          <w:sz w:val="24"/>
        </w:rPr>
        <w:t>ndığın</w:t>
      </w:r>
      <w:r w:rsidRPr="00F24FF3">
        <w:rPr>
          <w:rFonts w:ascii="Times New Roman" w:hAnsi="Times New Roman"/>
          <w:sz w:val="24"/>
        </w:rPr>
        <w:t>da oldukça fazladır. İşte tüm bu olumsuzluklar,</w:t>
      </w:r>
      <w:r w:rsidR="000C4424">
        <w:rPr>
          <w:rFonts w:ascii="Times New Roman" w:hAnsi="Times New Roman"/>
          <w:sz w:val="24"/>
        </w:rPr>
        <w:t xml:space="preserve"> </w:t>
      </w:r>
      <w:r w:rsidR="00BB79AA">
        <w:rPr>
          <w:rFonts w:ascii="Times New Roman" w:hAnsi="Times New Roman"/>
          <w:sz w:val="24"/>
        </w:rPr>
        <w:t xml:space="preserve">bilgi işlemcileri, </w:t>
      </w:r>
      <w:r w:rsidRPr="00F24FF3">
        <w:rPr>
          <w:rFonts w:ascii="Times New Roman" w:hAnsi="Times New Roman"/>
          <w:sz w:val="24"/>
        </w:rPr>
        <w:t>ister istemez yeni dinamik ve çok daha anlamlı bir mimari çözüme yöneltmektedir. Tam da bur</w:t>
      </w:r>
      <w:r>
        <w:rPr>
          <w:rFonts w:ascii="Times New Roman" w:hAnsi="Times New Roman"/>
          <w:sz w:val="24"/>
        </w:rPr>
        <w:t>ada ince istemci devreye girer.</w:t>
      </w:r>
    </w:p>
    <w:p w14:paraId="7BC09058" w14:textId="77777777" w:rsidR="00F24FF3" w:rsidRDefault="00F24FF3">
      <w:pPr>
        <w:spacing w:after="0" w:line="360" w:lineRule="auto"/>
        <w:ind w:firstLine="709"/>
        <w:jc w:val="both"/>
        <w:rPr>
          <w:ins w:id="4281" w:author="EMRAH COLAK" w:date="2015-07-30T14:49:00Z"/>
          <w:rFonts w:ascii="Times New Roman" w:hAnsi="Times New Roman"/>
          <w:sz w:val="24"/>
        </w:rPr>
        <w:pPrChange w:id="4282" w:author="EMRAH COLAK" w:date="2015-07-30T14:49:00Z">
          <w:pPr>
            <w:spacing w:before="240" w:after="240" w:line="360" w:lineRule="auto"/>
            <w:ind w:firstLine="709"/>
            <w:jc w:val="both"/>
          </w:pPr>
        </w:pPrChange>
      </w:pPr>
      <w:r w:rsidRPr="00F24FF3">
        <w:rPr>
          <w:rFonts w:ascii="Times New Roman" w:hAnsi="Times New Roman"/>
          <w:sz w:val="24"/>
        </w:rPr>
        <w:lastRenderedPageBreak/>
        <w:t>Bulut bilişim altyapılarının zamanla çok daha geniş ilgi alanlarına yayılıp gelişmesi sonucunda, ince istemci çözümlerini artık çok daha geniş alanlarda uygulama</w:t>
      </w:r>
      <w:r w:rsidR="00BB79AA">
        <w:rPr>
          <w:rFonts w:ascii="Times New Roman" w:hAnsi="Times New Roman"/>
          <w:sz w:val="24"/>
        </w:rPr>
        <w:t>k</w:t>
      </w:r>
      <w:r w:rsidRPr="00F24FF3">
        <w:rPr>
          <w:rFonts w:ascii="Times New Roman" w:hAnsi="Times New Roman"/>
          <w:sz w:val="24"/>
        </w:rPr>
        <w:t xml:space="preserve"> mümkün. Fakat henüz ince istemci protokolleri her alanda tanımlanıp oluşturulmuş değiller. Örneğin multimedya alanında etkin değil ha keza mobil alanında da öyle. Bu gibi alanlarda gelişip ilerlemek için de özellikle ülkede bulut bilişim altyapısı, protokolleri, hukuki dayanaklarının üst düzey gelişmesi gerekli</w:t>
      </w:r>
      <w:r w:rsidR="00BB79AA">
        <w:rPr>
          <w:rFonts w:ascii="Times New Roman" w:hAnsi="Times New Roman"/>
          <w:sz w:val="24"/>
        </w:rPr>
        <w:t>dir</w:t>
      </w:r>
      <w:r w:rsidRPr="00F24FF3">
        <w:rPr>
          <w:rFonts w:ascii="Times New Roman" w:hAnsi="Times New Roman"/>
          <w:sz w:val="24"/>
        </w:rPr>
        <w:t>. Bu gelişmeler olursa ince istemciyi de ister istemez tetikleyecek ve ince istemci teknolojisi ve protokolleri de her gelişme alanında olduğu gibi insanlığın istekleri ve tercihleri üzerind</w:t>
      </w:r>
      <w:r>
        <w:rPr>
          <w:rFonts w:ascii="Times New Roman" w:hAnsi="Times New Roman"/>
          <w:sz w:val="24"/>
        </w:rPr>
        <w:t>en emin adımlarla gelişecektir.</w:t>
      </w:r>
    </w:p>
    <w:p w14:paraId="558C499B" w14:textId="77777777" w:rsidR="00B26D84" w:rsidRPr="00F24FF3" w:rsidRDefault="00B26D84">
      <w:pPr>
        <w:spacing w:after="0" w:line="360" w:lineRule="auto"/>
        <w:ind w:firstLine="709"/>
        <w:jc w:val="both"/>
        <w:rPr>
          <w:rFonts w:ascii="Times New Roman" w:hAnsi="Times New Roman"/>
          <w:sz w:val="24"/>
        </w:rPr>
        <w:pPrChange w:id="4283" w:author="EMRAH COLAK" w:date="2015-07-30T14:49:00Z">
          <w:pPr>
            <w:spacing w:before="240" w:after="240" w:line="360" w:lineRule="auto"/>
            <w:ind w:firstLine="709"/>
            <w:jc w:val="both"/>
          </w:pPr>
        </w:pPrChange>
      </w:pPr>
    </w:p>
    <w:p w14:paraId="256E7CF3" w14:textId="77777777" w:rsidR="00F24FF3" w:rsidRDefault="00F24FF3">
      <w:pPr>
        <w:spacing w:after="0" w:line="360" w:lineRule="auto"/>
        <w:ind w:firstLine="709"/>
        <w:jc w:val="both"/>
        <w:rPr>
          <w:ins w:id="4284" w:author="EMRAH COLAK" w:date="2015-07-30T14:49:00Z"/>
          <w:rFonts w:ascii="Times New Roman" w:hAnsi="Times New Roman"/>
          <w:sz w:val="24"/>
        </w:rPr>
        <w:pPrChange w:id="4285" w:author="EMRAH COLAK" w:date="2015-07-30T14:49:00Z">
          <w:pPr>
            <w:spacing w:before="240" w:after="240" w:line="360" w:lineRule="auto"/>
            <w:ind w:firstLine="709"/>
            <w:jc w:val="both"/>
          </w:pPr>
        </w:pPrChange>
      </w:pPr>
      <w:r w:rsidRPr="00F24FF3">
        <w:rPr>
          <w:rFonts w:ascii="Times New Roman" w:hAnsi="Times New Roman"/>
          <w:sz w:val="24"/>
        </w:rPr>
        <w:t xml:space="preserve">Günümüz ince istemci uygulama çözümleriyle </w:t>
      </w:r>
      <w:r w:rsidR="00BB79AA">
        <w:rPr>
          <w:rFonts w:ascii="Times New Roman" w:hAnsi="Times New Roman"/>
          <w:sz w:val="24"/>
        </w:rPr>
        <w:t>Kurum’da</w:t>
      </w:r>
      <w:r w:rsidRPr="00F24FF3">
        <w:rPr>
          <w:rFonts w:ascii="Times New Roman" w:hAnsi="Times New Roman"/>
          <w:sz w:val="24"/>
        </w:rPr>
        <w:t xml:space="preserve"> neler yap</w:t>
      </w:r>
      <w:r w:rsidR="00BB79AA">
        <w:rPr>
          <w:rFonts w:ascii="Times New Roman" w:hAnsi="Times New Roman"/>
          <w:sz w:val="24"/>
        </w:rPr>
        <w:t>ılabilir</w:t>
      </w:r>
      <w:r w:rsidRPr="00F24FF3">
        <w:rPr>
          <w:rFonts w:ascii="Times New Roman" w:hAnsi="Times New Roman"/>
          <w:sz w:val="24"/>
        </w:rPr>
        <w:t>. Diğer kurumlarla veya daire başkanlıkları içinde ne gibi kombinasyonlarla hangi uygulama daha çok hızlandır</w:t>
      </w:r>
      <w:r w:rsidR="00BB79AA">
        <w:rPr>
          <w:rFonts w:ascii="Times New Roman" w:hAnsi="Times New Roman"/>
          <w:sz w:val="24"/>
        </w:rPr>
        <w:t>ıl</w:t>
      </w:r>
      <w:r w:rsidRPr="00F24FF3">
        <w:rPr>
          <w:rFonts w:ascii="Times New Roman" w:hAnsi="Times New Roman"/>
          <w:sz w:val="24"/>
        </w:rPr>
        <w:t>ıp daha etkin kullan</w:t>
      </w:r>
      <w:r w:rsidR="00BB79AA">
        <w:rPr>
          <w:rFonts w:ascii="Times New Roman" w:hAnsi="Times New Roman"/>
          <w:sz w:val="24"/>
        </w:rPr>
        <w:t>ılabilir</w:t>
      </w:r>
      <w:r w:rsidR="00092D4B">
        <w:rPr>
          <w:rFonts w:ascii="Times New Roman" w:hAnsi="Times New Roman"/>
          <w:sz w:val="24"/>
        </w:rPr>
        <w:t>, öncelikle bunlar düşünülerek ilgili tez oluşturulmuştur</w:t>
      </w:r>
      <w:r w:rsidRPr="00F24FF3">
        <w:rPr>
          <w:rFonts w:ascii="Times New Roman" w:hAnsi="Times New Roman"/>
          <w:sz w:val="24"/>
        </w:rPr>
        <w:t>.</w:t>
      </w:r>
    </w:p>
    <w:p w14:paraId="01F0B57A" w14:textId="77777777" w:rsidR="00B26D84" w:rsidRPr="00F24FF3" w:rsidRDefault="00B26D84">
      <w:pPr>
        <w:spacing w:after="0" w:line="360" w:lineRule="auto"/>
        <w:ind w:firstLine="709"/>
        <w:jc w:val="both"/>
        <w:rPr>
          <w:rFonts w:ascii="Times New Roman" w:hAnsi="Times New Roman"/>
          <w:sz w:val="24"/>
        </w:rPr>
        <w:pPrChange w:id="4286" w:author="EMRAH COLAK" w:date="2015-07-30T14:49:00Z">
          <w:pPr>
            <w:spacing w:before="240" w:after="240" w:line="360" w:lineRule="auto"/>
            <w:ind w:firstLine="709"/>
            <w:jc w:val="both"/>
          </w:pPr>
        </w:pPrChange>
      </w:pPr>
    </w:p>
    <w:p w14:paraId="1ABC4F38" w14:textId="1C40ED65" w:rsidR="00F24FF3" w:rsidRDefault="00F24FF3">
      <w:pPr>
        <w:spacing w:after="0" w:line="360" w:lineRule="auto"/>
        <w:ind w:firstLine="709"/>
        <w:jc w:val="both"/>
        <w:rPr>
          <w:ins w:id="4287" w:author="EMRAH COLAK" w:date="2015-07-30T14:49:00Z"/>
          <w:rFonts w:ascii="Times New Roman" w:hAnsi="Times New Roman"/>
          <w:sz w:val="24"/>
        </w:rPr>
        <w:pPrChange w:id="4288" w:author="EMRAH COLAK" w:date="2015-07-30T14:49:00Z">
          <w:pPr>
            <w:spacing w:before="240" w:after="240" w:line="360" w:lineRule="auto"/>
            <w:ind w:firstLine="709"/>
            <w:jc w:val="both"/>
          </w:pPr>
        </w:pPrChange>
      </w:pPr>
      <w:r w:rsidRPr="00F24FF3">
        <w:rPr>
          <w:rFonts w:ascii="Times New Roman" w:hAnsi="Times New Roman"/>
          <w:sz w:val="24"/>
        </w:rPr>
        <w:t>Genellikle istemci ve sunucu olarak iki birim vardır ve tüm bilişim ağı alt yapısı bu ikilinin çeşitli varyasyonlar ile haberleşip insanlığa hizmet etmesi üzerine kuruludur.</w:t>
      </w:r>
      <w:r w:rsidR="00720210">
        <w:rPr>
          <w:rFonts w:ascii="Times New Roman" w:hAnsi="Times New Roman"/>
          <w:sz w:val="24"/>
        </w:rPr>
        <w:t xml:space="preserve"> </w:t>
      </w:r>
      <w:del w:id="4289" w:author="EMRAH COLAK" w:date="2015-07-29T13:08:00Z">
        <w:r w:rsidRPr="00F24FF3" w:rsidDel="00A6281A">
          <w:rPr>
            <w:rFonts w:ascii="Times New Roman" w:hAnsi="Times New Roman"/>
            <w:sz w:val="24"/>
          </w:rPr>
          <w:delText>i</w:delText>
        </w:r>
      </w:del>
      <w:ins w:id="4290" w:author="EMRAH COLAK" w:date="2015-07-29T13:08:00Z">
        <w:r w:rsidR="00A6281A">
          <w:rPr>
            <w:rFonts w:ascii="Times New Roman" w:hAnsi="Times New Roman"/>
            <w:sz w:val="24"/>
          </w:rPr>
          <w:t>İ</w:t>
        </w:r>
      </w:ins>
      <w:r w:rsidRPr="00F24FF3">
        <w:rPr>
          <w:rFonts w:ascii="Times New Roman" w:hAnsi="Times New Roman"/>
          <w:sz w:val="24"/>
        </w:rPr>
        <w:t>stemci ve sunucu uygulamasına veri tabanını örnek verebiliriz. Veri tabanı sunucu ve kayıtlı veri üzerine konuşlanır ve istemci veri tabanında verileri çekerek üzerinde değişiklik yapabilir inceleyebilir ve döküm alabilir. Aynı anda birden çok istemci de veri tabanı çoklu paylaşımlı özelliğinden dolayı bunu yapabilir. İşte sunucu istemci arasındaki mimar</w:t>
      </w:r>
      <w:r w:rsidR="00720210">
        <w:rPr>
          <w:rFonts w:ascii="Times New Roman" w:hAnsi="Times New Roman"/>
          <w:sz w:val="24"/>
        </w:rPr>
        <w:t>i de aynı bunun gibidir. Yapılan çalışmada</w:t>
      </w:r>
      <w:r w:rsidRPr="00F24FF3">
        <w:rPr>
          <w:rFonts w:ascii="Times New Roman" w:hAnsi="Times New Roman"/>
          <w:sz w:val="24"/>
        </w:rPr>
        <w:t xml:space="preserve"> bu mimari temellerinden şaşm</w:t>
      </w:r>
      <w:r w:rsidR="00720210">
        <w:rPr>
          <w:rFonts w:ascii="Times New Roman" w:hAnsi="Times New Roman"/>
          <w:sz w:val="24"/>
        </w:rPr>
        <w:t>adan ince istemciyle bu mimari</w:t>
      </w:r>
      <w:r w:rsidRPr="00F24FF3">
        <w:rPr>
          <w:rFonts w:ascii="Times New Roman" w:hAnsi="Times New Roman"/>
          <w:sz w:val="24"/>
        </w:rPr>
        <w:t xml:space="preserve"> daha etkili v</w:t>
      </w:r>
      <w:r>
        <w:rPr>
          <w:rFonts w:ascii="Times New Roman" w:hAnsi="Times New Roman"/>
          <w:sz w:val="24"/>
        </w:rPr>
        <w:t>e devamlı şekilde kullan</w:t>
      </w:r>
      <w:r w:rsidR="00720210">
        <w:rPr>
          <w:rFonts w:ascii="Times New Roman" w:hAnsi="Times New Roman"/>
          <w:sz w:val="24"/>
        </w:rPr>
        <w:t>ılmıştır.</w:t>
      </w:r>
    </w:p>
    <w:p w14:paraId="0A6EA798" w14:textId="77777777" w:rsidR="00B26D84" w:rsidRPr="00F24FF3" w:rsidRDefault="00B26D84">
      <w:pPr>
        <w:spacing w:after="0" w:line="360" w:lineRule="auto"/>
        <w:ind w:firstLine="709"/>
        <w:jc w:val="both"/>
        <w:rPr>
          <w:rFonts w:ascii="Times New Roman" w:hAnsi="Times New Roman"/>
          <w:sz w:val="24"/>
        </w:rPr>
        <w:pPrChange w:id="4291" w:author="EMRAH COLAK" w:date="2015-07-30T14:49:00Z">
          <w:pPr>
            <w:spacing w:before="240" w:after="240" w:line="360" w:lineRule="auto"/>
            <w:ind w:firstLine="709"/>
            <w:jc w:val="both"/>
          </w:pPr>
        </w:pPrChange>
      </w:pPr>
    </w:p>
    <w:p w14:paraId="4537E21F" w14:textId="77777777" w:rsidR="00F24FF3" w:rsidRDefault="00F24FF3">
      <w:pPr>
        <w:spacing w:after="0" w:line="360" w:lineRule="auto"/>
        <w:ind w:firstLine="709"/>
        <w:jc w:val="both"/>
        <w:rPr>
          <w:ins w:id="4292" w:author="EMRAH COLAK" w:date="2015-07-30T14:49:00Z"/>
          <w:rFonts w:ascii="Times New Roman" w:hAnsi="Times New Roman"/>
          <w:sz w:val="24"/>
        </w:rPr>
        <w:pPrChange w:id="4293" w:author="EMRAH COLAK" w:date="2015-07-30T14:49:00Z">
          <w:pPr>
            <w:spacing w:before="240" w:after="240" w:line="360" w:lineRule="auto"/>
            <w:ind w:firstLine="709"/>
            <w:jc w:val="both"/>
          </w:pPr>
        </w:pPrChange>
      </w:pPr>
      <w:r w:rsidRPr="00F24FF3">
        <w:rPr>
          <w:rFonts w:ascii="Times New Roman" w:hAnsi="Times New Roman"/>
          <w:sz w:val="24"/>
        </w:rPr>
        <w:t>İn</w:t>
      </w:r>
      <w:r w:rsidR="00BB79AA">
        <w:rPr>
          <w:rFonts w:ascii="Times New Roman" w:hAnsi="Times New Roman"/>
          <w:sz w:val="24"/>
        </w:rPr>
        <w:t>ce istemci sunucusu, kullanıcılara iş mantığında fonksiyonlar</w:t>
      </w:r>
      <w:r w:rsidRPr="00F24FF3">
        <w:rPr>
          <w:rFonts w:ascii="Times New Roman" w:hAnsi="Times New Roman"/>
          <w:sz w:val="24"/>
        </w:rPr>
        <w:t xml:space="preserve"> sunar ve sunulan veriyi ince istemci yazılımında çalışacak şekilde ince istemciye ulaştırır. Burada </w:t>
      </w:r>
      <w:r w:rsidR="00BB79AA">
        <w:rPr>
          <w:rFonts w:ascii="Times New Roman" w:hAnsi="Times New Roman"/>
          <w:sz w:val="24"/>
        </w:rPr>
        <w:t xml:space="preserve">şu avantajlar elde edilir; </w:t>
      </w:r>
      <w:r w:rsidRPr="00F24FF3">
        <w:rPr>
          <w:rFonts w:ascii="Times New Roman" w:hAnsi="Times New Roman"/>
          <w:sz w:val="24"/>
        </w:rPr>
        <w:t>veri tabanı istemci yazılımı sunucu üzerinde çalışır, iş istasyonunda değil. Yani mimariyi hantallaştırmayıp güçlü sunucularla birçok işlemin aynı anda çalışması so</w:t>
      </w:r>
      <w:r>
        <w:rPr>
          <w:rFonts w:ascii="Times New Roman" w:hAnsi="Times New Roman"/>
          <w:sz w:val="24"/>
        </w:rPr>
        <w:t>rununun üstesinden gel</w:t>
      </w:r>
      <w:r w:rsidR="00BB79AA">
        <w:rPr>
          <w:rFonts w:ascii="Times New Roman" w:hAnsi="Times New Roman"/>
          <w:sz w:val="24"/>
        </w:rPr>
        <w:t>inmiş olunur</w:t>
      </w:r>
      <w:r>
        <w:rPr>
          <w:rFonts w:ascii="Times New Roman" w:hAnsi="Times New Roman"/>
          <w:sz w:val="24"/>
        </w:rPr>
        <w:t>.</w:t>
      </w:r>
    </w:p>
    <w:p w14:paraId="52203462" w14:textId="77777777" w:rsidR="00B26D84" w:rsidRPr="00F24FF3" w:rsidRDefault="00B26D84">
      <w:pPr>
        <w:spacing w:after="0" w:line="360" w:lineRule="auto"/>
        <w:ind w:firstLine="709"/>
        <w:jc w:val="both"/>
        <w:rPr>
          <w:rFonts w:ascii="Times New Roman" w:hAnsi="Times New Roman"/>
          <w:sz w:val="24"/>
        </w:rPr>
        <w:pPrChange w:id="4294" w:author="EMRAH COLAK" w:date="2015-07-30T14:49:00Z">
          <w:pPr>
            <w:spacing w:before="240" w:after="240" w:line="360" w:lineRule="auto"/>
            <w:ind w:firstLine="709"/>
            <w:jc w:val="both"/>
          </w:pPr>
        </w:pPrChange>
      </w:pPr>
    </w:p>
    <w:p w14:paraId="0BEAA3BE" w14:textId="77777777" w:rsidR="00F24FF3" w:rsidRDefault="00F24FF3">
      <w:pPr>
        <w:spacing w:after="0" w:line="360" w:lineRule="auto"/>
        <w:ind w:firstLine="709"/>
        <w:jc w:val="both"/>
        <w:rPr>
          <w:ins w:id="4295" w:author="EMRAH COLAK" w:date="2015-07-30T14:49:00Z"/>
          <w:rFonts w:ascii="Times New Roman" w:hAnsi="Times New Roman"/>
          <w:sz w:val="24"/>
        </w:rPr>
        <w:pPrChange w:id="4296" w:author="EMRAH COLAK" w:date="2015-07-30T14:49:00Z">
          <w:pPr>
            <w:spacing w:before="240" w:after="240" w:line="360" w:lineRule="auto"/>
            <w:ind w:firstLine="709"/>
            <w:jc w:val="both"/>
          </w:pPr>
        </w:pPrChange>
      </w:pPr>
      <w:r w:rsidRPr="00F24FF3">
        <w:rPr>
          <w:rFonts w:ascii="Times New Roman" w:hAnsi="Times New Roman"/>
          <w:sz w:val="24"/>
        </w:rPr>
        <w:t>Bu mimaride veri depolamak için sistem verisi saklama ve kullanıcı verisi saklama için iki farklı yöntem geliştirilmiş olup kurum</w:t>
      </w:r>
      <w:r w:rsidR="00BB79AA">
        <w:rPr>
          <w:rFonts w:ascii="Times New Roman" w:hAnsi="Times New Roman"/>
          <w:sz w:val="24"/>
        </w:rPr>
        <w:t>’</w:t>
      </w:r>
      <w:r w:rsidRPr="00F24FF3">
        <w:rPr>
          <w:rFonts w:ascii="Times New Roman" w:hAnsi="Times New Roman"/>
          <w:sz w:val="24"/>
        </w:rPr>
        <w:t>da da bu iki yöntemi</w:t>
      </w:r>
      <w:r w:rsidR="00BB79AA">
        <w:rPr>
          <w:rFonts w:ascii="Times New Roman" w:hAnsi="Times New Roman"/>
          <w:sz w:val="24"/>
        </w:rPr>
        <w:t>n</w:t>
      </w:r>
      <w:r w:rsidRPr="00F24FF3">
        <w:rPr>
          <w:rFonts w:ascii="Times New Roman" w:hAnsi="Times New Roman"/>
          <w:sz w:val="24"/>
        </w:rPr>
        <w:t xml:space="preserve"> aynı anda kullan</w:t>
      </w:r>
      <w:r w:rsidR="00BB79AA">
        <w:rPr>
          <w:rFonts w:ascii="Times New Roman" w:hAnsi="Times New Roman"/>
          <w:sz w:val="24"/>
        </w:rPr>
        <w:t>ılması bu çalışma sonucu elde ettiğimiz</w:t>
      </w:r>
      <w:r w:rsidRPr="00F24FF3">
        <w:rPr>
          <w:rFonts w:ascii="Times New Roman" w:hAnsi="Times New Roman"/>
          <w:sz w:val="24"/>
        </w:rPr>
        <w:t xml:space="preserve"> </w:t>
      </w:r>
      <w:r w:rsidR="00BB79AA">
        <w:rPr>
          <w:rFonts w:ascii="Times New Roman" w:hAnsi="Times New Roman"/>
          <w:sz w:val="24"/>
        </w:rPr>
        <w:t xml:space="preserve">verilere göre daha uygundur. </w:t>
      </w:r>
      <w:r w:rsidRPr="00F24FF3">
        <w:rPr>
          <w:rFonts w:ascii="Times New Roman" w:hAnsi="Times New Roman"/>
          <w:sz w:val="24"/>
        </w:rPr>
        <w:t xml:space="preserve">Söz </w:t>
      </w:r>
      <w:r w:rsidRPr="00F24FF3">
        <w:rPr>
          <w:rFonts w:ascii="Times New Roman" w:hAnsi="Times New Roman"/>
          <w:sz w:val="24"/>
        </w:rPr>
        <w:lastRenderedPageBreak/>
        <w:t xml:space="preserve">konusu bu yöntemlerden sistem verisi saklama kısmı ile işletim sistemi dosyaları yani uygulama ve sistem dosyalarını tutup, kullanıcı verisi saklama ile de kullanıcının belirli ayarlama dosyaları kullanıcı verileri ve sistem dosyaları tutmak </w:t>
      </w:r>
      <w:r w:rsidR="0036763B">
        <w:rPr>
          <w:rFonts w:ascii="Times New Roman" w:hAnsi="Times New Roman"/>
          <w:sz w:val="24"/>
        </w:rPr>
        <w:t>en akıllıca çözümdür</w:t>
      </w:r>
      <w:r w:rsidRPr="00F24FF3">
        <w:rPr>
          <w:rFonts w:ascii="Times New Roman" w:hAnsi="Times New Roman"/>
          <w:sz w:val="24"/>
        </w:rPr>
        <w:t xml:space="preserve">. Bu iki verinin saklanması için farklı yollar gerekmektedir. İlki olan sistem dosyaları zaten statik olduğu için sayfalama dosyaları </w:t>
      </w:r>
      <w:r w:rsidR="0036763B">
        <w:rPr>
          <w:rFonts w:ascii="Times New Roman" w:hAnsi="Times New Roman"/>
          <w:sz w:val="24"/>
        </w:rPr>
        <w:t>hariç büyümediğinden bu veriler</w:t>
      </w:r>
      <w:r w:rsidRPr="00F24FF3">
        <w:rPr>
          <w:rFonts w:ascii="Times New Roman" w:hAnsi="Times New Roman"/>
          <w:sz w:val="24"/>
        </w:rPr>
        <w:t xml:space="preserve"> kalıcı olarak tek seferlik sakla</w:t>
      </w:r>
      <w:r w:rsidR="0036763B">
        <w:rPr>
          <w:rFonts w:ascii="Times New Roman" w:hAnsi="Times New Roman"/>
          <w:sz w:val="24"/>
        </w:rPr>
        <w:t>nabilir</w:t>
      </w:r>
      <w:r w:rsidRPr="00F24FF3">
        <w:rPr>
          <w:rFonts w:ascii="Times New Roman" w:hAnsi="Times New Roman"/>
          <w:sz w:val="24"/>
        </w:rPr>
        <w:t>. İkinci olarak kullanıcı dosyaları olduğundan ve büyük ölçüden değişim gelişim ve aşırı büyüme gösterdiğinden bu dosyalar</w:t>
      </w:r>
      <w:r w:rsidR="0036763B">
        <w:rPr>
          <w:rFonts w:ascii="Times New Roman" w:hAnsi="Times New Roman"/>
          <w:sz w:val="24"/>
        </w:rPr>
        <w:t>ın</w:t>
      </w:r>
      <w:r w:rsidRPr="00F24FF3">
        <w:rPr>
          <w:rFonts w:ascii="Times New Roman" w:hAnsi="Times New Roman"/>
          <w:sz w:val="24"/>
        </w:rPr>
        <w:t xml:space="preserve"> yönetici yetkisiyle ve mimari</w:t>
      </w:r>
      <w:r>
        <w:rPr>
          <w:rFonts w:ascii="Times New Roman" w:hAnsi="Times New Roman"/>
          <w:sz w:val="24"/>
        </w:rPr>
        <w:t>nin başından beri sakla</w:t>
      </w:r>
      <w:r w:rsidR="0036763B">
        <w:rPr>
          <w:rFonts w:ascii="Times New Roman" w:hAnsi="Times New Roman"/>
          <w:sz w:val="24"/>
        </w:rPr>
        <w:t>nması gerekmektedir</w:t>
      </w:r>
      <w:r>
        <w:rPr>
          <w:rFonts w:ascii="Times New Roman" w:hAnsi="Times New Roman"/>
          <w:sz w:val="24"/>
        </w:rPr>
        <w:t>.</w:t>
      </w:r>
    </w:p>
    <w:p w14:paraId="38866CFC" w14:textId="77777777" w:rsidR="00B26D84" w:rsidRPr="00F24FF3" w:rsidRDefault="00B26D84">
      <w:pPr>
        <w:spacing w:after="0" w:line="360" w:lineRule="auto"/>
        <w:ind w:firstLine="709"/>
        <w:jc w:val="both"/>
        <w:rPr>
          <w:rFonts w:ascii="Times New Roman" w:hAnsi="Times New Roman"/>
          <w:sz w:val="24"/>
        </w:rPr>
        <w:pPrChange w:id="4297" w:author="EMRAH COLAK" w:date="2015-07-30T14:49:00Z">
          <w:pPr>
            <w:spacing w:before="240" w:after="240" w:line="360" w:lineRule="auto"/>
            <w:ind w:firstLine="709"/>
            <w:jc w:val="both"/>
          </w:pPr>
        </w:pPrChange>
      </w:pPr>
    </w:p>
    <w:p w14:paraId="439879C1" w14:textId="77777777" w:rsidR="00F24FF3" w:rsidRDefault="00F24FF3">
      <w:pPr>
        <w:spacing w:after="0" w:line="360" w:lineRule="auto"/>
        <w:ind w:firstLine="709"/>
        <w:jc w:val="both"/>
        <w:rPr>
          <w:ins w:id="4298" w:author="EMRAH COLAK" w:date="2015-07-30T14:49:00Z"/>
          <w:rFonts w:ascii="Times New Roman" w:hAnsi="Times New Roman"/>
          <w:sz w:val="24"/>
        </w:rPr>
        <w:pPrChange w:id="4299" w:author="EMRAH COLAK" w:date="2015-07-30T14:49:00Z">
          <w:pPr>
            <w:spacing w:before="240" w:after="240" w:line="360" w:lineRule="auto"/>
            <w:ind w:firstLine="709"/>
            <w:jc w:val="both"/>
          </w:pPr>
        </w:pPrChange>
      </w:pPr>
      <w:r w:rsidRPr="00F24FF3">
        <w:rPr>
          <w:rFonts w:ascii="Times New Roman" w:hAnsi="Times New Roman"/>
          <w:sz w:val="24"/>
        </w:rPr>
        <w:t xml:space="preserve">Bağlantı kısmına gelince; ince istemci mimarisi tasarımında en önemli olan </w:t>
      </w:r>
      <w:r w:rsidR="0036763B">
        <w:rPr>
          <w:rFonts w:ascii="Times New Roman" w:hAnsi="Times New Roman"/>
          <w:sz w:val="24"/>
        </w:rPr>
        <w:t>şeyin bağlantı mimarisi olduğu düşünülmektedir</w:t>
      </w:r>
      <w:r w:rsidRPr="00F24FF3">
        <w:rPr>
          <w:rFonts w:ascii="Times New Roman" w:hAnsi="Times New Roman"/>
          <w:sz w:val="24"/>
        </w:rPr>
        <w:t>. Ülkemizde 2 firma ve bir de TSK yer altına ağ kablo döşem</w:t>
      </w:r>
      <w:r w:rsidR="0036763B">
        <w:rPr>
          <w:rFonts w:ascii="Times New Roman" w:hAnsi="Times New Roman"/>
          <w:sz w:val="24"/>
        </w:rPr>
        <w:t>e hakkına sahip olduğundan ince istemci mimarisi için bir yönden elden bir şey gelmeyeceği düşünülebilir. A</w:t>
      </w:r>
      <w:r w:rsidRPr="00F24FF3">
        <w:rPr>
          <w:rFonts w:ascii="Times New Roman" w:hAnsi="Times New Roman"/>
          <w:sz w:val="24"/>
        </w:rPr>
        <w:t xml:space="preserve">ncak yine de bu firmalar artan internet Pazar payından ötürü arza cevap verebilmek için her yeri tekrar tekrar kazıp günümüzdeki teknoloji olan fiber altyapısına büyük bir gayretle geçmeye başlamışlardır. Ayrıca vimax denen wireless teknolojisinin de gelişmesinden ötürü bağlantı kalitesi ve çeşitliliği de günümüzde hızla artmaktadır. </w:t>
      </w:r>
    </w:p>
    <w:p w14:paraId="180FBE7D" w14:textId="77777777" w:rsidR="00B26D84" w:rsidRPr="00F24FF3" w:rsidRDefault="00B26D84">
      <w:pPr>
        <w:spacing w:after="0" w:line="360" w:lineRule="auto"/>
        <w:ind w:firstLine="709"/>
        <w:jc w:val="both"/>
        <w:rPr>
          <w:rFonts w:ascii="Times New Roman" w:hAnsi="Times New Roman"/>
          <w:sz w:val="24"/>
        </w:rPr>
        <w:pPrChange w:id="4300" w:author="EMRAH COLAK" w:date="2015-07-30T14:49:00Z">
          <w:pPr>
            <w:spacing w:before="240" w:after="240" w:line="360" w:lineRule="auto"/>
            <w:ind w:firstLine="709"/>
            <w:jc w:val="both"/>
          </w:pPr>
        </w:pPrChange>
      </w:pPr>
    </w:p>
    <w:p w14:paraId="4B83B0C3" w14:textId="77777777" w:rsidR="00F24FF3" w:rsidRDefault="00F24FF3">
      <w:pPr>
        <w:spacing w:after="0" w:line="360" w:lineRule="auto"/>
        <w:ind w:firstLine="709"/>
        <w:jc w:val="both"/>
        <w:rPr>
          <w:ins w:id="4301" w:author="EMRAH COLAK" w:date="2015-07-30T14:49:00Z"/>
          <w:rFonts w:ascii="Times New Roman" w:hAnsi="Times New Roman"/>
          <w:sz w:val="24"/>
        </w:rPr>
        <w:pPrChange w:id="4302" w:author="EMRAH COLAK" w:date="2015-07-30T14:49:00Z">
          <w:pPr>
            <w:spacing w:before="240" w:after="240" w:line="360" w:lineRule="auto"/>
            <w:ind w:firstLine="709"/>
            <w:jc w:val="both"/>
          </w:pPr>
        </w:pPrChange>
      </w:pPr>
      <w:r w:rsidRPr="00F24FF3">
        <w:rPr>
          <w:rFonts w:ascii="Times New Roman" w:hAnsi="Times New Roman"/>
          <w:sz w:val="24"/>
        </w:rPr>
        <w:t>Bağlantı aşamasındaki en önemli nokta ince istemci mimarisi için kullandığımız ince istemci sunucusunun, uygulama sunucularına mümkün olan en iyi yani en hızlı bant genişliğine sahip yoldan bağlanması ol</w:t>
      </w:r>
      <w:r w:rsidR="00720210">
        <w:rPr>
          <w:rFonts w:ascii="Times New Roman" w:hAnsi="Times New Roman"/>
          <w:sz w:val="24"/>
        </w:rPr>
        <w:t>muştu</w:t>
      </w:r>
      <w:r w:rsidRPr="00F24FF3">
        <w:rPr>
          <w:rFonts w:ascii="Times New Roman" w:hAnsi="Times New Roman"/>
          <w:sz w:val="24"/>
        </w:rPr>
        <w:t>r ki buradan veriler hızlı alınsın ve binlerce istemciye format</w:t>
      </w:r>
      <w:r>
        <w:rPr>
          <w:rFonts w:ascii="Times New Roman" w:hAnsi="Times New Roman"/>
          <w:sz w:val="24"/>
        </w:rPr>
        <w:t>ları değiştirilip sunulabilsin.</w:t>
      </w:r>
    </w:p>
    <w:p w14:paraId="2F0B8B11" w14:textId="77777777" w:rsidR="00B26D84" w:rsidRPr="00F24FF3" w:rsidRDefault="00B26D84">
      <w:pPr>
        <w:spacing w:after="0" w:line="360" w:lineRule="auto"/>
        <w:ind w:firstLine="709"/>
        <w:jc w:val="both"/>
        <w:rPr>
          <w:rFonts w:ascii="Times New Roman" w:hAnsi="Times New Roman"/>
          <w:sz w:val="24"/>
        </w:rPr>
        <w:pPrChange w:id="4303" w:author="EMRAH COLAK" w:date="2015-07-30T14:49:00Z">
          <w:pPr>
            <w:spacing w:before="240" w:after="240" w:line="360" w:lineRule="auto"/>
            <w:ind w:firstLine="709"/>
            <w:jc w:val="both"/>
          </w:pPr>
        </w:pPrChange>
      </w:pPr>
    </w:p>
    <w:p w14:paraId="162105E7" w14:textId="4C89C49F" w:rsidR="00F24FF3" w:rsidRPr="00F24FF3" w:rsidRDefault="0036763B">
      <w:pPr>
        <w:spacing w:after="0" w:line="360" w:lineRule="auto"/>
        <w:ind w:firstLine="709"/>
        <w:jc w:val="both"/>
        <w:rPr>
          <w:rFonts w:ascii="Times New Roman" w:hAnsi="Times New Roman"/>
          <w:sz w:val="24"/>
        </w:rPr>
        <w:pPrChange w:id="4304" w:author="EMRAH COLAK" w:date="2015-07-30T14:49:00Z">
          <w:pPr>
            <w:spacing w:before="240" w:after="240" w:line="360" w:lineRule="auto"/>
            <w:ind w:firstLine="709"/>
            <w:jc w:val="both"/>
          </w:pPr>
        </w:pPrChange>
      </w:pPr>
      <w:r>
        <w:rPr>
          <w:rFonts w:ascii="Times New Roman" w:hAnsi="Times New Roman"/>
          <w:sz w:val="24"/>
        </w:rPr>
        <w:t>Bu</w:t>
      </w:r>
      <w:r w:rsidR="00F24FF3" w:rsidRPr="00F24FF3">
        <w:rPr>
          <w:rFonts w:ascii="Times New Roman" w:hAnsi="Times New Roman"/>
          <w:sz w:val="24"/>
        </w:rPr>
        <w:t xml:space="preserve"> pilot uygulama</w:t>
      </w:r>
      <w:r>
        <w:rPr>
          <w:rFonts w:ascii="Times New Roman" w:hAnsi="Times New Roman"/>
          <w:sz w:val="24"/>
        </w:rPr>
        <w:t>da eğer tüm K</w:t>
      </w:r>
      <w:r w:rsidR="00F24FF3" w:rsidRPr="00F24FF3">
        <w:rPr>
          <w:rFonts w:ascii="Times New Roman" w:hAnsi="Times New Roman"/>
          <w:sz w:val="24"/>
        </w:rPr>
        <w:t>urum</w:t>
      </w:r>
      <w:r>
        <w:rPr>
          <w:rFonts w:ascii="Times New Roman" w:hAnsi="Times New Roman"/>
          <w:sz w:val="24"/>
        </w:rPr>
        <w:t>’</w:t>
      </w:r>
      <w:r w:rsidR="00F24FF3" w:rsidRPr="00F24FF3">
        <w:rPr>
          <w:rFonts w:ascii="Times New Roman" w:hAnsi="Times New Roman"/>
          <w:sz w:val="24"/>
        </w:rPr>
        <w:t>a ince istemci kur</w:t>
      </w:r>
      <w:r>
        <w:rPr>
          <w:rFonts w:ascii="Times New Roman" w:hAnsi="Times New Roman"/>
          <w:sz w:val="24"/>
        </w:rPr>
        <w:t>ulursa</w:t>
      </w:r>
      <w:r w:rsidR="00F24FF3" w:rsidRPr="00F24FF3">
        <w:rPr>
          <w:rFonts w:ascii="Times New Roman" w:hAnsi="Times New Roman"/>
          <w:sz w:val="24"/>
        </w:rPr>
        <w:t xml:space="preserve"> ne tür donanım gereksinimleri ortaya çıkar tek tek incele</w:t>
      </w:r>
      <w:r>
        <w:rPr>
          <w:rFonts w:ascii="Times New Roman" w:hAnsi="Times New Roman"/>
          <w:sz w:val="24"/>
        </w:rPr>
        <w:t>nmiş</w:t>
      </w:r>
      <w:r w:rsidR="00720210">
        <w:rPr>
          <w:rFonts w:ascii="Times New Roman" w:hAnsi="Times New Roman"/>
          <w:sz w:val="24"/>
        </w:rPr>
        <w:t>tir</w:t>
      </w:r>
      <w:r>
        <w:rPr>
          <w:rFonts w:ascii="Times New Roman" w:hAnsi="Times New Roman"/>
          <w:sz w:val="24"/>
        </w:rPr>
        <w:t xml:space="preserve"> ve aşağıdaki özelliklere sahip sunucular önerilmek</w:t>
      </w:r>
      <w:r w:rsidR="00720210">
        <w:rPr>
          <w:rFonts w:ascii="Times New Roman" w:hAnsi="Times New Roman"/>
          <w:sz w:val="24"/>
        </w:rPr>
        <w:t>t</w:t>
      </w:r>
      <w:r>
        <w:rPr>
          <w:rFonts w:ascii="Times New Roman" w:hAnsi="Times New Roman"/>
          <w:sz w:val="24"/>
        </w:rPr>
        <w:t>edir</w:t>
      </w:r>
      <w:r w:rsidR="00F24FF3" w:rsidRPr="00F24FF3">
        <w:rPr>
          <w:rFonts w:ascii="Times New Roman" w:hAnsi="Times New Roman"/>
          <w:sz w:val="24"/>
        </w:rPr>
        <w:t>. Şöyle ki, ince istemciyle uygulama sunucuları arasındaki haberleşmeyi sağla</w:t>
      </w:r>
      <w:ins w:id="4305" w:author="EMRAH COLAK" w:date="2015-07-30T09:18:00Z">
        <w:r w:rsidR="00AC4D57">
          <w:rPr>
            <w:rFonts w:ascii="Times New Roman" w:hAnsi="Times New Roman"/>
            <w:sz w:val="24"/>
          </w:rPr>
          <w:t>ması muhtemel</w:t>
        </w:r>
      </w:ins>
      <w:del w:id="4306" w:author="EMRAH COLAK" w:date="2015-07-30T09:18:00Z">
        <w:r w:rsidR="00F24FF3" w:rsidRPr="00F24FF3" w:rsidDel="00AC4D57">
          <w:rPr>
            <w:rFonts w:ascii="Times New Roman" w:hAnsi="Times New Roman"/>
            <w:sz w:val="24"/>
          </w:rPr>
          <w:delText>yacak</w:delText>
        </w:r>
      </w:del>
      <w:r w:rsidR="00F24FF3" w:rsidRPr="00F24FF3">
        <w:rPr>
          <w:rFonts w:ascii="Times New Roman" w:hAnsi="Times New Roman"/>
          <w:sz w:val="24"/>
        </w:rPr>
        <w:t xml:space="preserve"> ince istemci sunucuları</w:t>
      </w:r>
      <w:r>
        <w:rPr>
          <w:rFonts w:ascii="Times New Roman" w:hAnsi="Times New Roman"/>
          <w:sz w:val="24"/>
        </w:rPr>
        <w:t>nı</w:t>
      </w:r>
      <w:r w:rsidR="00F24FF3" w:rsidRPr="00F24FF3">
        <w:rPr>
          <w:rFonts w:ascii="Times New Roman" w:hAnsi="Times New Roman"/>
          <w:sz w:val="24"/>
        </w:rPr>
        <w:t xml:space="preserve">n donanım özelikleri çok </w:t>
      </w:r>
      <w:r>
        <w:rPr>
          <w:rFonts w:ascii="Times New Roman" w:hAnsi="Times New Roman"/>
          <w:sz w:val="24"/>
        </w:rPr>
        <w:t>önem arz etmektedir</w:t>
      </w:r>
      <w:r w:rsidR="00F24FF3" w:rsidRPr="00F24FF3">
        <w:rPr>
          <w:rFonts w:ascii="Times New Roman" w:hAnsi="Times New Roman"/>
          <w:sz w:val="24"/>
        </w:rPr>
        <w:t>. Kurum</w:t>
      </w:r>
      <w:r>
        <w:rPr>
          <w:rFonts w:ascii="Times New Roman" w:hAnsi="Times New Roman"/>
          <w:sz w:val="24"/>
        </w:rPr>
        <w:t>,</w:t>
      </w:r>
      <w:r w:rsidR="00F24FF3" w:rsidRPr="00F24FF3">
        <w:rPr>
          <w:rFonts w:ascii="Times New Roman" w:hAnsi="Times New Roman"/>
          <w:sz w:val="24"/>
        </w:rPr>
        <w:t xml:space="preserve"> ortalama </w:t>
      </w:r>
      <w:r>
        <w:rPr>
          <w:rFonts w:ascii="Times New Roman" w:hAnsi="Times New Roman"/>
          <w:sz w:val="24"/>
        </w:rPr>
        <w:t>27</w:t>
      </w:r>
      <w:ins w:id="4307" w:author="EMRAH COLAK" w:date="2015-07-29T13:33:00Z">
        <w:r w:rsidR="005B6275">
          <w:rPr>
            <w:rFonts w:ascii="Times New Roman" w:hAnsi="Times New Roman"/>
            <w:sz w:val="24"/>
          </w:rPr>
          <w:t>.</w:t>
        </w:r>
      </w:ins>
      <w:r w:rsidR="00F24FF3" w:rsidRPr="00F24FF3">
        <w:rPr>
          <w:rFonts w:ascii="Times New Roman" w:hAnsi="Times New Roman"/>
          <w:sz w:val="24"/>
        </w:rPr>
        <w:t>000 kullanıcıya sahip olup stajyerler ve iş akdi ile çalışanlar ve geçici görevlendirmeyle çalışanlar da hesaba kat</w:t>
      </w:r>
      <w:r>
        <w:rPr>
          <w:rFonts w:ascii="Times New Roman" w:hAnsi="Times New Roman"/>
          <w:sz w:val="24"/>
        </w:rPr>
        <w:t xml:space="preserve">ılırsa </w:t>
      </w:r>
      <w:r w:rsidR="00F24FF3" w:rsidRPr="00F24FF3">
        <w:rPr>
          <w:rFonts w:ascii="Times New Roman" w:hAnsi="Times New Roman"/>
          <w:sz w:val="24"/>
        </w:rPr>
        <w:t>30</w:t>
      </w:r>
      <w:ins w:id="4308" w:author="EMRAH COLAK" w:date="2015-07-29T13:32:00Z">
        <w:r w:rsidR="005B6275">
          <w:rPr>
            <w:rFonts w:ascii="Times New Roman" w:hAnsi="Times New Roman"/>
            <w:sz w:val="24"/>
          </w:rPr>
          <w:t>.</w:t>
        </w:r>
      </w:ins>
      <w:r w:rsidR="00F24FF3" w:rsidRPr="00F24FF3">
        <w:rPr>
          <w:rFonts w:ascii="Times New Roman" w:hAnsi="Times New Roman"/>
          <w:sz w:val="24"/>
        </w:rPr>
        <w:t>00</w:t>
      </w:r>
      <w:r>
        <w:rPr>
          <w:rFonts w:ascii="Times New Roman" w:hAnsi="Times New Roman"/>
          <w:sz w:val="24"/>
        </w:rPr>
        <w:t>0</w:t>
      </w:r>
      <w:r w:rsidR="00F24FF3" w:rsidRPr="00F24FF3">
        <w:rPr>
          <w:rFonts w:ascii="Times New Roman" w:hAnsi="Times New Roman"/>
          <w:sz w:val="24"/>
        </w:rPr>
        <w:t xml:space="preserve"> e yakın kullanıc</w:t>
      </w:r>
      <w:r>
        <w:rPr>
          <w:rFonts w:ascii="Times New Roman" w:hAnsi="Times New Roman"/>
          <w:sz w:val="24"/>
        </w:rPr>
        <w:t xml:space="preserve">ı </w:t>
      </w:r>
      <w:r w:rsidR="00F24FF3" w:rsidRPr="00F24FF3">
        <w:rPr>
          <w:rFonts w:ascii="Times New Roman" w:hAnsi="Times New Roman"/>
          <w:sz w:val="24"/>
        </w:rPr>
        <w:t>bulunmaktadır. Hal böyleyken ince istemci sunucu</w:t>
      </w:r>
      <w:r>
        <w:rPr>
          <w:rFonts w:ascii="Times New Roman" w:hAnsi="Times New Roman"/>
          <w:sz w:val="24"/>
        </w:rPr>
        <w:t>su</w:t>
      </w:r>
      <w:r w:rsidR="00F24FF3" w:rsidRPr="00F24FF3">
        <w:rPr>
          <w:rFonts w:ascii="Times New Roman" w:hAnsi="Times New Roman"/>
          <w:sz w:val="24"/>
        </w:rPr>
        <w:t>n</w:t>
      </w:r>
      <w:r>
        <w:rPr>
          <w:rFonts w:ascii="Times New Roman" w:hAnsi="Times New Roman"/>
          <w:sz w:val="24"/>
        </w:rPr>
        <w:t>un da</w:t>
      </w:r>
      <w:r w:rsidR="00F24FF3" w:rsidRPr="00F24FF3">
        <w:rPr>
          <w:rFonts w:ascii="Times New Roman" w:hAnsi="Times New Roman"/>
          <w:sz w:val="24"/>
        </w:rPr>
        <w:t xml:space="preserve"> özelliklerinin üst düzey olması gerekmektedir. HDD</w:t>
      </w:r>
      <w:ins w:id="4309" w:author="EMRAH COLAK" w:date="2015-07-30T11:27:00Z">
        <w:r w:rsidR="00F77D4B">
          <w:rPr>
            <w:rFonts w:ascii="Times New Roman" w:hAnsi="Times New Roman"/>
            <w:sz w:val="24"/>
          </w:rPr>
          <w:t xml:space="preserve"> </w:t>
        </w:r>
      </w:ins>
      <w:del w:id="4310" w:author="EMRAH COLAK" w:date="2015-07-30T11:27:00Z">
        <w:r w:rsidR="00F24FF3" w:rsidRPr="00F24FF3" w:rsidDel="00F77D4B">
          <w:rPr>
            <w:rFonts w:ascii="Times New Roman" w:hAnsi="Times New Roman"/>
            <w:sz w:val="24"/>
          </w:rPr>
          <w:delText xml:space="preserve">: </w:delText>
        </w:r>
      </w:del>
      <w:r w:rsidR="00F24FF3" w:rsidRPr="00F24FF3">
        <w:rPr>
          <w:rFonts w:ascii="Times New Roman" w:hAnsi="Times New Roman"/>
          <w:sz w:val="24"/>
        </w:rPr>
        <w:t>3 er TB</w:t>
      </w:r>
      <w:ins w:id="4311" w:author="EMRAH COLAK" w:date="2015-07-30T11:27:00Z">
        <w:r w:rsidR="00F77D4B">
          <w:rPr>
            <w:rFonts w:ascii="Times New Roman" w:hAnsi="Times New Roman"/>
            <w:sz w:val="24"/>
          </w:rPr>
          <w:t>,</w:t>
        </w:r>
      </w:ins>
      <w:r w:rsidR="00F24FF3" w:rsidRPr="00F24FF3">
        <w:rPr>
          <w:rFonts w:ascii="Times New Roman" w:hAnsi="Times New Roman"/>
          <w:sz w:val="24"/>
        </w:rPr>
        <w:t xml:space="preserve"> ram</w:t>
      </w:r>
      <w:ins w:id="4312" w:author="EMRAH COLAK" w:date="2015-07-30T11:27:00Z">
        <w:r w:rsidR="00F77D4B">
          <w:rPr>
            <w:rFonts w:ascii="Times New Roman" w:hAnsi="Times New Roman"/>
            <w:sz w:val="24"/>
          </w:rPr>
          <w:t xml:space="preserve"> </w:t>
        </w:r>
      </w:ins>
      <w:del w:id="4313" w:author="EMRAH COLAK" w:date="2015-07-30T11:27:00Z">
        <w:r w:rsidR="00F24FF3" w:rsidRPr="00F24FF3" w:rsidDel="00F77D4B">
          <w:rPr>
            <w:rFonts w:ascii="Times New Roman" w:hAnsi="Times New Roman"/>
            <w:sz w:val="24"/>
          </w:rPr>
          <w:delText>:</w:delText>
        </w:r>
      </w:del>
      <w:r w:rsidR="00F24FF3" w:rsidRPr="00F24FF3">
        <w:rPr>
          <w:rFonts w:ascii="Times New Roman" w:hAnsi="Times New Roman"/>
          <w:sz w:val="24"/>
        </w:rPr>
        <w:t>256 gb</w:t>
      </w:r>
      <w:ins w:id="4314" w:author="EMRAH COLAK" w:date="2015-07-30T11:27:00Z">
        <w:r w:rsidR="00F77D4B">
          <w:rPr>
            <w:rFonts w:ascii="Times New Roman" w:hAnsi="Times New Roman"/>
            <w:sz w:val="24"/>
          </w:rPr>
          <w:t>,</w:t>
        </w:r>
      </w:ins>
      <w:r w:rsidR="00F24FF3" w:rsidRPr="00F24FF3">
        <w:rPr>
          <w:rFonts w:ascii="Times New Roman" w:hAnsi="Times New Roman"/>
          <w:sz w:val="24"/>
        </w:rPr>
        <w:t xml:space="preserve"> işlemci de 4*4 16 core seçilmiştir ve şimdilik pilot ilde gereksinimleri karşılar görünmektedir. Genele de en az bu özellikle</w:t>
      </w:r>
      <w:r w:rsidR="00F24FF3">
        <w:rPr>
          <w:rFonts w:ascii="Times New Roman" w:hAnsi="Times New Roman"/>
          <w:sz w:val="24"/>
        </w:rPr>
        <w:t xml:space="preserve">rde </w:t>
      </w:r>
      <w:r>
        <w:rPr>
          <w:rFonts w:ascii="Times New Roman" w:hAnsi="Times New Roman"/>
          <w:sz w:val="24"/>
        </w:rPr>
        <w:t>sunucular</w:t>
      </w:r>
      <w:r w:rsidR="00F24FF3">
        <w:rPr>
          <w:rFonts w:ascii="Times New Roman" w:hAnsi="Times New Roman"/>
          <w:sz w:val="24"/>
        </w:rPr>
        <w:t xml:space="preserve"> düşünülmektedir.</w:t>
      </w:r>
    </w:p>
    <w:p w14:paraId="0BEC3953" w14:textId="77777777" w:rsidR="00F24FF3" w:rsidRDefault="00F24FF3">
      <w:pPr>
        <w:spacing w:after="0" w:line="360" w:lineRule="auto"/>
        <w:ind w:firstLine="709"/>
        <w:jc w:val="both"/>
        <w:rPr>
          <w:ins w:id="4315" w:author="EMRAH COLAK" w:date="2015-07-30T14:49:00Z"/>
          <w:rFonts w:ascii="Times New Roman" w:hAnsi="Times New Roman"/>
          <w:sz w:val="24"/>
        </w:rPr>
        <w:pPrChange w:id="4316" w:author="EMRAH COLAK" w:date="2015-07-30T14:49:00Z">
          <w:pPr>
            <w:spacing w:before="240" w:after="240" w:line="360" w:lineRule="auto"/>
            <w:ind w:firstLine="709"/>
            <w:jc w:val="both"/>
          </w:pPr>
        </w:pPrChange>
      </w:pPr>
      <w:r w:rsidRPr="00F24FF3">
        <w:rPr>
          <w:rFonts w:ascii="Times New Roman" w:hAnsi="Times New Roman"/>
          <w:sz w:val="24"/>
        </w:rPr>
        <w:lastRenderedPageBreak/>
        <w:t>Kapasite planlamasına bak</w:t>
      </w:r>
      <w:r w:rsidR="00AF7782">
        <w:rPr>
          <w:rFonts w:ascii="Times New Roman" w:hAnsi="Times New Roman"/>
          <w:sz w:val="24"/>
        </w:rPr>
        <w:t>ıldığın</w:t>
      </w:r>
      <w:r w:rsidRPr="00F24FF3">
        <w:rPr>
          <w:rFonts w:ascii="Times New Roman" w:hAnsi="Times New Roman"/>
          <w:sz w:val="24"/>
        </w:rPr>
        <w:t>da; aynı anda ne kadar kullanıcı</w:t>
      </w:r>
      <w:r w:rsidR="00AF7782">
        <w:rPr>
          <w:rFonts w:ascii="Times New Roman" w:hAnsi="Times New Roman"/>
          <w:sz w:val="24"/>
        </w:rPr>
        <w:t xml:space="preserve"> olabilir</w:t>
      </w:r>
      <w:r w:rsidRPr="00F24FF3">
        <w:rPr>
          <w:rFonts w:ascii="Times New Roman" w:hAnsi="Times New Roman"/>
          <w:sz w:val="24"/>
        </w:rPr>
        <w:t xml:space="preserve"> ve ne kadar uzunlukta</w:t>
      </w:r>
      <w:r w:rsidR="00AF7782">
        <w:rPr>
          <w:rFonts w:ascii="Times New Roman" w:hAnsi="Times New Roman"/>
          <w:sz w:val="24"/>
        </w:rPr>
        <w:t xml:space="preserve"> aktif</w:t>
      </w:r>
      <w:r w:rsidRPr="00F24FF3">
        <w:rPr>
          <w:rFonts w:ascii="Times New Roman" w:hAnsi="Times New Roman"/>
          <w:sz w:val="24"/>
        </w:rPr>
        <w:t xml:space="preserve"> kala</w:t>
      </w:r>
      <w:r w:rsidR="00AF7782">
        <w:rPr>
          <w:rFonts w:ascii="Times New Roman" w:hAnsi="Times New Roman"/>
          <w:sz w:val="24"/>
        </w:rPr>
        <w:t xml:space="preserve">bilir, mevcut </w:t>
      </w:r>
      <w:r w:rsidRPr="00F24FF3">
        <w:rPr>
          <w:rFonts w:ascii="Times New Roman" w:hAnsi="Times New Roman"/>
          <w:sz w:val="24"/>
        </w:rPr>
        <w:t>lisans</w:t>
      </w:r>
      <w:r w:rsidR="00AF7782">
        <w:rPr>
          <w:rFonts w:ascii="Times New Roman" w:hAnsi="Times New Roman"/>
          <w:sz w:val="24"/>
        </w:rPr>
        <w:t xml:space="preserve"> bunun için yeterli midir? B</w:t>
      </w:r>
      <w:r w:rsidRPr="00F24FF3">
        <w:rPr>
          <w:rFonts w:ascii="Times New Roman" w:hAnsi="Times New Roman"/>
          <w:sz w:val="24"/>
        </w:rPr>
        <w:t>u durumlarda s</w:t>
      </w:r>
      <w:r w:rsidR="00AF7782">
        <w:rPr>
          <w:rFonts w:ascii="Times New Roman" w:hAnsi="Times New Roman"/>
          <w:sz w:val="24"/>
        </w:rPr>
        <w:t>unucuyu</w:t>
      </w:r>
      <w:r w:rsidRPr="00F24FF3">
        <w:rPr>
          <w:rFonts w:ascii="Times New Roman" w:hAnsi="Times New Roman"/>
          <w:sz w:val="24"/>
        </w:rPr>
        <w:t xml:space="preserve"> güçlendirmek </w:t>
      </w:r>
      <w:r w:rsidR="00092D4B">
        <w:rPr>
          <w:rFonts w:ascii="Times New Roman" w:hAnsi="Times New Roman"/>
          <w:sz w:val="24"/>
        </w:rPr>
        <w:t xml:space="preserve">yeterli </w:t>
      </w:r>
      <w:r w:rsidRPr="00F24FF3">
        <w:rPr>
          <w:rFonts w:ascii="Times New Roman" w:hAnsi="Times New Roman"/>
          <w:sz w:val="24"/>
        </w:rPr>
        <w:t>mi yoksa s</w:t>
      </w:r>
      <w:r w:rsidR="00AF7782">
        <w:rPr>
          <w:rFonts w:ascii="Times New Roman" w:hAnsi="Times New Roman"/>
          <w:sz w:val="24"/>
        </w:rPr>
        <w:t>unucu</w:t>
      </w:r>
      <w:r w:rsidRPr="00F24FF3">
        <w:rPr>
          <w:rFonts w:ascii="Times New Roman" w:hAnsi="Times New Roman"/>
          <w:sz w:val="24"/>
        </w:rPr>
        <w:t xml:space="preserve"> havuzumuza</w:t>
      </w:r>
      <w:r w:rsidR="00AF7782">
        <w:rPr>
          <w:rFonts w:ascii="Times New Roman" w:hAnsi="Times New Roman"/>
          <w:sz w:val="24"/>
        </w:rPr>
        <w:t xml:space="preserve"> yenilerini mi almalıyız bunlar</w:t>
      </w:r>
      <w:r w:rsidRPr="00F24FF3">
        <w:rPr>
          <w:rFonts w:ascii="Times New Roman" w:hAnsi="Times New Roman"/>
          <w:sz w:val="24"/>
        </w:rPr>
        <w:t xml:space="preserve"> değerlendir</w:t>
      </w:r>
      <w:r w:rsidR="00AF7782">
        <w:rPr>
          <w:rFonts w:ascii="Times New Roman" w:hAnsi="Times New Roman"/>
          <w:sz w:val="24"/>
        </w:rPr>
        <w:t>ilmiştir</w:t>
      </w:r>
      <w:r w:rsidR="00720210">
        <w:rPr>
          <w:rFonts w:ascii="Times New Roman" w:hAnsi="Times New Roman"/>
          <w:sz w:val="24"/>
        </w:rPr>
        <w:t>.</w:t>
      </w:r>
    </w:p>
    <w:p w14:paraId="68E2D3DB" w14:textId="77777777" w:rsidR="00B26D84" w:rsidRPr="00F24FF3" w:rsidRDefault="00B26D84">
      <w:pPr>
        <w:spacing w:after="0" w:line="360" w:lineRule="auto"/>
        <w:ind w:firstLine="709"/>
        <w:jc w:val="both"/>
        <w:rPr>
          <w:rFonts w:ascii="Times New Roman" w:hAnsi="Times New Roman"/>
          <w:sz w:val="24"/>
        </w:rPr>
        <w:pPrChange w:id="4317" w:author="EMRAH COLAK" w:date="2015-07-30T14:49:00Z">
          <w:pPr>
            <w:spacing w:before="240" w:after="240" w:line="360" w:lineRule="auto"/>
            <w:ind w:firstLine="709"/>
            <w:jc w:val="both"/>
          </w:pPr>
        </w:pPrChange>
      </w:pPr>
    </w:p>
    <w:p w14:paraId="005FE6CB" w14:textId="77777777" w:rsidR="00F24FF3" w:rsidRDefault="00F24FF3">
      <w:pPr>
        <w:spacing w:after="0" w:line="360" w:lineRule="auto"/>
        <w:ind w:firstLine="709"/>
        <w:jc w:val="both"/>
        <w:rPr>
          <w:ins w:id="4318" w:author="EMRAH COLAK" w:date="2015-07-30T14:49:00Z"/>
          <w:rFonts w:ascii="Times New Roman" w:hAnsi="Times New Roman"/>
          <w:sz w:val="24"/>
        </w:rPr>
        <w:pPrChange w:id="4319" w:author="EMRAH COLAK" w:date="2015-07-30T14:49:00Z">
          <w:pPr>
            <w:spacing w:before="240" w:after="240" w:line="360" w:lineRule="auto"/>
            <w:ind w:firstLine="709"/>
            <w:jc w:val="both"/>
          </w:pPr>
        </w:pPrChange>
      </w:pPr>
      <w:r w:rsidRPr="00F24FF3">
        <w:rPr>
          <w:rFonts w:ascii="Times New Roman" w:hAnsi="Times New Roman"/>
          <w:sz w:val="24"/>
        </w:rPr>
        <w:t xml:space="preserve">Mesela pilot </w:t>
      </w:r>
      <w:r w:rsidR="00AF7782">
        <w:rPr>
          <w:rFonts w:ascii="Times New Roman" w:hAnsi="Times New Roman"/>
          <w:sz w:val="24"/>
        </w:rPr>
        <w:t>taşrada</w:t>
      </w:r>
      <w:r w:rsidRPr="00F24FF3">
        <w:rPr>
          <w:rFonts w:ascii="Times New Roman" w:hAnsi="Times New Roman"/>
          <w:sz w:val="24"/>
        </w:rPr>
        <w:t xml:space="preserve"> bunlara bakarken ne kadar kullanıcı bağlanacağını öncelikle orada çalışan personele ardından bilgisayar kullanıcısı olanların sayısına ve ardından da bağlı oldukları zamana bakarak bir hesaplama yap</w:t>
      </w:r>
      <w:r w:rsidR="00AF7782">
        <w:rPr>
          <w:rFonts w:ascii="Times New Roman" w:hAnsi="Times New Roman"/>
          <w:sz w:val="24"/>
        </w:rPr>
        <w:t>ılmıştır. G</w:t>
      </w:r>
      <w:r w:rsidRPr="00F24FF3">
        <w:rPr>
          <w:rFonts w:ascii="Times New Roman" w:hAnsi="Times New Roman"/>
          <w:sz w:val="24"/>
        </w:rPr>
        <w:t>enel duruma baktığımızda izinde olanlar olabilir göreve gitmişler olabilir ama bu kullanıcılar her yerden bu s</w:t>
      </w:r>
      <w:r w:rsidR="00AF7782">
        <w:rPr>
          <w:rFonts w:ascii="Times New Roman" w:hAnsi="Times New Roman"/>
          <w:sz w:val="24"/>
        </w:rPr>
        <w:t>unucuy</w:t>
      </w:r>
      <w:r w:rsidRPr="00F24FF3">
        <w:rPr>
          <w:rFonts w:ascii="Times New Roman" w:hAnsi="Times New Roman"/>
          <w:sz w:val="24"/>
        </w:rPr>
        <w:t>a erişme isteğinde bulunabilirler. Hatta gelecekte telefondan bile bu istekler ola</w:t>
      </w:r>
      <w:r w:rsidR="00AF7782">
        <w:rPr>
          <w:rFonts w:ascii="Times New Roman" w:hAnsi="Times New Roman"/>
          <w:sz w:val="24"/>
        </w:rPr>
        <w:t>bilir</w:t>
      </w:r>
      <w:r w:rsidRPr="00F24FF3">
        <w:rPr>
          <w:rFonts w:ascii="Times New Roman" w:hAnsi="Times New Roman"/>
          <w:sz w:val="24"/>
        </w:rPr>
        <w:t>. O yüzden şimdi yap</w:t>
      </w:r>
      <w:r w:rsidR="00AF7782">
        <w:rPr>
          <w:rFonts w:ascii="Times New Roman" w:hAnsi="Times New Roman"/>
          <w:sz w:val="24"/>
        </w:rPr>
        <w:t>ılan</w:t>
      </w:r>
      <w:r w:rsidRPr="00F24FF3">
        <w:rPr>
          <w:rFonts w:ascii="Times New Roman" w:hAnsi="Times New Roman"/>
          <w:sz w:val="24"/>
        </w:rPr>
        <w:t xml:space="preserve"> belirlemeleri ve öngörüleri </w:t>
      </w:r>
      <w:r w:rsidR="00AF7782">
        <w:rPr>
          <w:rFonts w:ascii="Times New Roman" w:hAnsi="Times New Roman"/>
          <w:sz w:val="24"/>
        </w:rPr>
        <w:t>uzun</w:t>
      </w:r>
      <w:r w:rsidRPr="00F24FF3">
        <w:rPr>
          <w:rFonts w:ascii="Times New Roman" w:hAnsi="Times New Roman"/>
          <w:sz w:val="24"/>
        </w:rPr>
        <w:t xml:space="preserve"> yıl</w:t>
      </w:r>
      <w:r w:rsidR="00AF7782">
        <w:rPr>
          <w:rFonts w:ascii="Times New Roman" w:hAnsi="Times New Roman"/>
          <w:sz w:val="24"/>
        </w:rPr>
        <w:t>llardan sonra, içinde bulunulan zamanda değerlendirmek doğru olmayabilir</w:t>
      </w:r>
      <w:r w:rsidRPr="00F24FF3">
        <w:rPr>
          <w:rFonts w:ascii="Times New Roman" w:hAnsi="Times New Roman"/>
          <w:sz w:val="24"/>
        </w:rPr>
        <w:t>.</w:t>
      </w:r>
      <w:r w:rsidR="00AF7782">
        <w:rPr>
          <w:rFonts w:ascii="Times New Roman" w:hAnsi="Times New Roman"/>
          <w:sz w:val="24"/>
        </w:rPr>
        <w:t xml:space="preserve"> İlk an</w:t>
      </w:r>
      <w:r w:rsidRPr="00F24FF3">
        <w:rPr>
          <w:rFonts w:ascii="Times New Roman" w:hAnsi="Times New Roman"/>
          <w:sz w:val="24"/>
        </w:rPr>
        <w:t>da maksimum bağlan</w:t>
      </w:r>
      <w:r w:rsidR="00AF7782">
        <w:rPr>
          <w:rFonts w:ascii="Times New Roman" w:hAnsi="Times New Roman"/>
          <w:sz w:val="24"/>
        </w:rPr>
        <w:t>tı durumunda neler olabileceği test edilmiştir</w:t>
      </w:r>
      <w:r w:rsidRPr="00F24FF3">
        <w:rPr>
          <w:rFonts w:ascii="Times New Roman" w:hAnsi="Times New Roman"/>
          <w:sz w:val="24"/>
        </w:rPr>
        <w:t xml:space="preserve">. Böylelikle </w:t>
      </w:r>
      <w:r w:rsidR="00AF7782">
        <w:rPr>
          <w:rFonts w:ascii="Times New Roman" w:hAnsi="Times New Roman"/>
          <w:sz w:val="24"/>
        </w:rPr>
        <w:t>bu durumda maruz kalınan</w:t>
      </w:r>
      <w:r w:rsidRPr="00F24FF3">
        <w:rPr>
          <w:rFonts w:ascii="Times New Roman" w:hAnsi="Times New Roman"/>
          <w:sz w:val="24"/>
        </w:rPr>
        <w:t xml:space="preserve"> etkiyi ve işin işleyişinde</w:t>
      </w:r>
      <w:r w:rsidR="00AF7782">
        <w:rPr>
          <w:rFonts w:ascii="Times New Roman" w:hAnsi="Times New Roman"/>
          <w:sz w:val="24"/>
        </w:rPr>
        <w:t xml:space="preserve"> bilgi işlemcileri</w:t>
      </w:r>
      <w:r w:rsidRPr="00F24FF3">
        <w:rPr>
          <w:rFonts w:ascii="Times New Roman" w:hAnsi="Times New Roman"/>
          <w:sz w:val="24"/>
        </w:rPr>
        <w:t xml:space="preserve"> nelerin beklediği test</w:t>
      </w:r>
      <w:r w:rsidR="00720210">
        <w:rPr>
          <w:rFonts w:ascii="Times New Roman" w:hAnsi="Times New Roman"/>
          <w:sz w:val="24"/>
        </w:rPr>
        <w:t xml:space="preserve"> edilip</w:t>
      </w:r>
      <w:r w:rsidRPr="00F24FF3">
        <w:rPr>
          <w:rFonts w:ascii="Times New Roman" w:hAnsi="Times New Roman"/>
          <w:sz w:val="24"/>
        </w:rPr>
        <w:t xml:space="preserve"> </w:t>
      </w:r>
      <w:r w:rsidR="00AF7782">
        <w:rPr>
          <w:rFonts w:ascii="Times New Roman" w:hAnsi="Times New Roman"/>
          <w:sz w:val="24"/>
        </w:rPr>
        <w:t>görülmeye çalışılmıştır</w:t>
      </w:r>
      <w:r w:rsidRPr="00F24FF3">
        <w:rPr>
          <w:rFonts w:ascii="Times New Roman" w:hAnsi="Times New Roman"/>
          <w:sz w:val="24"/>
        </w:rPr>
        <w:t>.</w:t>
      </w:r>
    </w:p>
    <w:p w14:paraId="60E659BD" w14:textId="77777777" w:rsidR="00B26D84" w:rsidRPr="00F24FF3" w:rsidRDefault="00B26D84">
      <w:pPr>
        <w:spacing w:after="0" w:line="360" w:lineRule="auto"/>
        <w:ind w:firstLine="709"/>
        <w:jc w:val="both"/>
        <w:rPr>
          <w:rFonts w:ascii="Times New Roman" w:hAnsi="Times New Roman"/>
          <w:sz w:val="24"/>
        </w:rPr>
        <w:pPrChange w:id="4320" w:author="EMRAH COLAK" w:date="2015-07-30T14:49:00Z">
          <w:pPr>
            <w:spacing w:before="240" w:after="240" w:line="360" w:lineRule="auto"/>
            <w:ind w:firstLine="709"/>
            <w:jc w:val="both"/>
          </w:pPr>
        </w:pPrChange>
      </w:pPr>
    </w:p>
    <w:p w14:paraId="7A25B1B7" w14:textId="77777777" w:rsidR="00F24FF3" w:rsidRDefault="00AF7782">
      <w:pPr>
        <w:spacing w:after="0" w:line="360" w:lineRule="auto"/>
        <w:ind w:firstLine="709"/>
        <w:jc w:val="both"/>
        <w:rPr>
          <w:ins w:id="4321" w:author="EMRAH COLAK" w:date="2015-07-30T14:49:00Z"/>
          <w:rFonts w:ascii="Times New Roman" w:hAnsi="Times New Roman"/>
          <w:sz w:val="24"/>
        </w:rPr>
        <w:pPrChange w:id="4322" w:author="EMRAH COLAK" w:date="2015-07-30T14:49:00Z">
          <w:pPr>
            <w:spacing w:before="240" w:after="240" w:line="360" w:lineRule="auto"/>
            <w:ind w:firstLine="709"/>
            <w:jc w:val="both"/>
          </w:pPr>
        </w:pPrChange>
      </w:pPr>
      <w:r>
        <w:rPr>
          <w:rFonts w:ascii="Times New Roman" w:hAnsi="Times New Roman"/>
          <w:sz w:val="24"/>
        </w:rPr>
        <w:t xml:space="preserve">Tez </w:t>
      </w:r>
      <w:r w:rsidR="00F24FF3" w:rsidRPr="00F24FF3">
        <w:rPr>
          <w:rFonts w:ascii="Times New Roman" w:hAnsi="Times New Roman"/>
          <w:sz w:val="24"/>
        </w:rPr>
        <w:t>oluştururken ülkede yoğunlukla bulunan ve hızla geçilmeye de devam edilen, aynı zaman da günümüz teknolojisiyle öngörü yapabilmemiz açısından fiber kanalı ter</w:t>
      </w:r>
      <w:r w:rsidR="00AC6D28">
        <w:rPr>
          <w:rFonts w:ascii="Times New Roman" w:hAnsi="Times New Roman"/>
          <w:sz w:val="24"/>
        </w:rPr>
        <w:t>cih e</w:t>
      </w:r>
      <w:r w:rsidR="00720210">
        <w:rPr>
          <w:rFonts w:ascii="Times New Roman" w:hAnsi="Times New Roman"/>
          <w:sz w:val="24"/>
        </w:rPr>
        <w:t>dilmiştir</w:t>
      </w:r>
      <w:r w:rsidR="00AC6D28">
        <w:rPr>
          <w:rFonts w:ascii="Times New Roman" w:hAnsi="Times New Roman"/>
          <w:sz w:val="24"/>
        </w:rPr>
        <w:t>. Fiber kanal hem hız veri akışı sağlamakta</w:t>
      </w:r>
      <w:r w:rsidR="00F24FF3" w:rsidRPr="00F24FF3">
        <w:rPr>
          <w:rFonts w:ascii="Times New Roman" w:hAnsi="Times New Roman"/>
          <w:sz w:val="24"/>
        </w:rPr>
        <w:t xml:space="preserve"> hem de bu hız çeşitli network yönetim ara yüzleriyle de kolaylıkla ölçülebil</w:t>
      </w:r>
      <w:r w:rsidR="00AC6D28">
        <w:rPr>
          <w:rFonts w:ascii="Times New Roman" w:hAnsi="Times New Roman"/>
          <w:sz w:val="24"/>
        </w:rPr>
        <w:t>mektedir</w:t>
      </w:r>
      <w:r w:rsidR="00F24FF3" w:rsidRPr="00F24FF3">
        <w:rPr>
          <w:rFonts w:ascii="Times New Roman" w:hAnsi="Times New Roman"/>
          <w:sz w:val="24"/>
        </w:rPr>
        <w:t>. Yani ilerde tüm Türkiye’de bu sisteme geçildiği düşünü</w:t>
      </w:r>
      <w:r w:rsidR="00AC6D28">
        <w:rPr>
          <w:rFonts w:ascii="Times New Roman" w:hAnsi="Times New Roman"/>
          <w:sz w:val="24"/>
        </w:rPr>
        <w:t>lü</w:t>
      </w:r>
      <w:r w:rsidR="00F24FF3" w:rsidRPr="00F24FF3">
        <w:rPr>
          <w:rFonts w:ascii="Times New Roman" w:hAnsi="Times New Roman"/>
          <w:sz w:val="24"/>
        </w:rPr>
        <w:t>rs</w:t>
      </w:r>
      <w:r w:rsidR="00AC6D28">
        <w:rPr>
          <w:rFonts w:ascii="Times New Roman" w:hAnsi="Times New Roman"/>
          <w:sz w:val="24"/>
        </w:rPr>
        <w:t>e</w:t>
      </w:r>
      <w:r w:rsidR="00F24FF3" w:rsidRPr="00F24FF3">
        <w:rPr>
          <w:rFonts w:ascii="Times New Roman" w:hAnsi="Times New Roman"/>
          <w:sz w:val="24"/>
        </w:rPr>
        <w:t xml:space="preserve"> hatlarda bir aksaklık arı</w:t>
      </w:r>
      <w:r w:rsidR="00AC6D28">
        <w:rPr>
          <w:rFonts w:ascii="Times New Roman" w:hAnsi="Times New Roman"/>
          <w:sz w:val="24"/>
        </w:rPr>
        <w:t>za veya yavaşlama durumunda bu</w:t>
      </w:r>
      <w:r w:rsidR="00F24FF3" w:rsidRPr="00F24FF3">
        <w:rPr>
          <w:rFonts w:ascii="Times New Roman" w:hAnsi="Times New Roman"/>
          <w:sz w:val="24"/>
        </w:rPr>
        <w:t xml:space="preserve"> kolaylıkla tespit ed</w:t>
      </w:r>
      <w:r w:rsidR="00AC6D28">
        <w:rPr>
          <w:rFonts w:ascii="Times New Roman" w:hAnsi="Times New Roman"/>
          <w:sz w:val="24"/>
        </w:rPr>
        <w:t>ilebilir</w:t>
      </w:r>
      <w:r w:rsidR="00F24FF3" w:rsidRPr="00F24FF3">
        <w:rPr>
          <w:rFonts w:ascii="Times New Roman" w:hAnsi="Times New Roman"/>
          <w:sz w:val="24"/>
        </w:rPr>
        <w:t>. Özellikle depolama sistemini belirlerken fiber kullanmak çok önemlidir çünkü buradaki veri akışı hiç durma</w:t>
      </w:r>
      <w:r w:rsidR="00AC6D28">
        <w:rPr>
          <w:rFonts w:ascii="Times New Roman" w:hAnsi="Times New Roman"/>
          <w:sz w:val="24"/>
        </w:rPr>
        <w:t>maktadır</w:t>
      </w:r>
      <w:r w:rsidR="00F24FF3" w:rsidRPr="00F24FF3">
        <w:rPr>
          <w:rFonts w:ascii="Times New Roman" w:hAnsi="Times New Roman"/>
          <w:sz w:val="24"/>
        </w:rPr>
        <w:t>.</w:t>
      </w:r>
    </w:p>
    <w:p w14:paraId="000D980F" w14:textId="77777777" w:rsidR="00B26D84" w:rsidRPr="00F24FF3" w:rsidRDefault="00B26D84">
      <w:pPr>
        <w:spacing w:after="0" w:line="360" w:lineRule="auto"/>
        <w:ind w:firstLine="709"/>
        <w:jc w:val="both"/>
        <w:rPr>
          <w:rFonts w:ascii="Times New Roman" w:hAnsi="Times New Roman"/>
          <w:sz w:val="24"/>
        </w:rPr>
        <w:pPrChange w:id="4323" w:author="EMRAH COLAK" w:date="2015-07-30T14:49:00Z">
          <w:pPr>
            <w:spacing w:before="240" w:after="240" w:line="360" w:lineRule="auto"/>
            <w:ind w:firstLine="709"/>
            <w:jc w:val="both"/>
          </w:pPr>
        </w:pPrChange>
      </w:pPr>
    </w:p>
    <w:p w14:paraId="131FADA0" w14:textId="77777777" w:rsidR="00092D4B" w:rsidRDefault="00092D4B">
      <w:pPr>
        <w:spacing w:after="0" w:line="360" w:lineRule="auto"/>
        <w:ind w:firstLine="709"/>
        <w:jc w:val="both"/>
        <w:rPr>
          <w:ins w:id="4324" w:author="EMRAH COLAK" w:date="2015-07-30T14:49:00Z"/>
          <w:rFonts w:ascii="Times New Roman" w:hAnsi="Times New Roman"/>
          <w:sz w:val="24"/>
          <w:szCs w:val="24"/>
        </w:rPr>
        <w:pPrChange w:id="4325" w:author="EMRAH COLAK" w:date="2015-07-30T14:49:00Z">
          <w:pPr>
            <w:spacing w:before="240" w:after="240" w:line="360" w:lineRule="auto"/>
            <w:ind w:firstLine="709"/>
            <w:jc w:val="both"/>
          </w:pPr>
        </w:pPrChange>
      </w:pPr>
      <w:r w:rsidRPr="00092D4B">
        <w:rPr>
          <w:rFonts w:ascii="Times New Roman" w:hAnsi="Times New Roman"/>
          <w:sz w:val="24"/>
          <w:szCs w:val="24"/>
        </w:rPr>
        <w:t xml:space="preserve">Yapılan çalışma kurumun tamamına yayılmak istendiğinde öncelikle ihtiyaçların yeniden analiz edilip </w:t>
      </w:r>
      <w:r>
        <w:rPr>
          <w:rFonts w:ascii="Times New Roman" w:hAnsi="Times New Roman"/>
          <w:sz w:val="24"/>
          <w:szCs w:val="24"/>
        </w:rPr>
        <w:t>mimarinin</w:t>
      </w:r>
      <w:r w:rsidRPr="00092D4B">
        <w:rPr>
          <w:rFonts w:ascii="Times New Roman" w:hAnsi="Times New Roman"/>
          <w:sz w:val="24"/>
          <w:szCs w:val="24"/>
        </w:rPr>
        <w:t xml:space="preserve"> güncelleştirilmesi faydalı olacaktır. Kurum</w:t>
      </w:r>
      <w:r>
        <w:rPr>
          <w:rFonts w:ascii="Times New Roman" w:hAnsi="Times New Roman"/>
          <w:sz w:val="24"/>
          <w:szCs w:val="24"/>
        </w:rPr>
        <w:t>,</w:t>
      </w:r>
      <w:r w:rsidRPr="00092D4B">
        <w:rPr>
          <w:rFonts w:ascii="Times New Roman" w:hAnsi="Times New Roman"/>
          <w:sz w:val="24"/>
          <w:szCs w:val="24"/>
        </w:rPr>
        <w:t xml:space="preserve"> bu konuda ya da benzer konularda çalışma yaptırarak modern bir </w:t>
      </w:r>
      <w:r>
        <w:rPr>
          <w:rFonts w:ascii="Times New Roman" w:hAnsi="Times New Roman"/>
          <w:sz w:val="24"/>
          <w:szCs w:val="24"/>
        </w:rPr>
        <w:t>ince is</w:t>
      </w:r>
      <w:r w:rsidR="00720210">
        <w:rPr>
          <w:rFonts w:ascii="Times New Roman" w:hAnsi="Times New Roman"/>
          <w:sz w:val="24"/>
          <w:szCs w:val="24"/>
        </w:rPr>
        <w:t>t</w:t>
      </w:r>
      <w:r>
        <w:rPr>
          <w:rFonts w:ascii="Times New Roman" w:hAnsi="Times New Roman"/>
          <w:sz w:val="24"/>
          <w:szCs w:val="24"/>
        </w:rPr>
        <w:t xml:space="preserve">emci mimarisi </w:t>
      </w:r>
      <w:r w:rsidRPr="00092D4B">
        <w:rPr>
          <w:rFonts w:ascii="Times New Roman" w:hAnsi="Times New Roman"/>
          <w:sz w:val="24"/>
          <w:szCs w:val="24"/>
        </w:rPr>
        <w:t>oluşturabilir.</w:t>
      </w:r>
    </w:p>
    <w:p w14:paraId="248F163F" w14:textId="77777777" w:rsidR="00B26D84" w:rsidRPr="00092D4B" w:rsidRDefault="00B26D84">
      <w:pPr>
        <w:spacing w:after="0" w:line="360" w:lineRule="auto"/>
        <w:ind w:firstLine="709"/>
        <w:jc w:val="both"/>
        <w:rPr>
          <w:rFonts w:ascii="Times New Roman" w:hAnsi="Times New Roman"/>
          <w:sz w:val="24"/>
          <w:szCs w:val="24"/>
        </w:rPr>
        <w:pPrChange w:id="4326" w:author="EMRAH COLAK" w:date="2015-07-30T14:49:00Z">
          <w:pPr>
            <w:spacing w:before="240" w:after="240" w:line="360" w:lineRule="auto"/>
            <w:ind w:firstLine="709"/>
            <w:jc w:val="both"/>
          </w:pPr>
        </w:pPrChange>
      </w:pPr>
    </w:p>
    <w:p w14:paraId="41548374" w14:textId="77777777" w:rsidR="00F24FF3" w:rsidRPr="009F5DD6" w:rsidRDefault="00F24FF3">
      <w:pPr>
        <w:spacing w:after="0" w:line="360" w:lineRule="auto"/>
        <w:ind w:firstLine="709"/>
        <w:jc w:val="both"/>
        <w:rPr>
          <w:rFonts w:ascii="Times New Roman" w:hAnsi="Times New Roman"/>
          <w:sz w:val="24"/>
        </w:rPr>
        <w:pPrChange w:id="4327" w:author="EMRAH COLAK" w:date="2015-07-30T14:49:00Z">
          <w:pPr>
            <w:spacing w:before="240" w:after="240" w:line="360" w:lineRule="auto"/>
            <w:ind w:firstLine="709"/>
            <w:jc w:val="both"/>
          </w:pPr>
        </w:pPrChange>
      </w:pPr>
      <w:r w:rsidRPr="00F24FF3">
        <w:rPr>
          <w:rFonts w:ascii="Times New Roman" w:hAnsi="Times New Roman"/>
          <w:sz w:val="24"/>
        </w:rPr>
        <w:t>Sonu</w:t>
      </w:r>
      <w:r w:rsidR="00092D4B">
        <w:rPr>
          <w:rFonts w:ascii="Times New Roman" w:hAnsi="Times New Roman"/>
          <w:sz w:val="24"/>
        </w:rPr>
        <w:t>ç olarak ince istemci mimarisi kurulu</w:t>
      </w:r>
      <w:r w:rsidRPr="00F24FF3">
        <w:rPr>
          <w:rFonts w:ascii="Times New Roman" w:hAnsi="Times New Roman"/>
          <w:sz w:val="24"/>
        </w:rPr>
        <w:t xml:space="preserve">rken </w:t>
      </w:r>
      <w:r w:rsidR="00AC6D28" w:rsidRPr="00F24FF3">
        <w:rPr>
          <w:rFonts w:ascii="Times New Roman" w:hAnsi="Times New Roman"/>
          <w:sz w:val="24"/>
        </w:rPr>
        <w:t>birçok</w:t>
      </w:r>
      <w:r w:rsidR="00AC6D28">
        <w:rPr>
          <w:rFonts w:ascii="Times New Roman" w:hAnsi="Times New Roman"/>
          <w:sz w:val="24"/>
        </w:rPr>
        <w:t xml:space="preserve"> iç bileşen</w:t>
      </w:r>
      <w:r w:rsidRPr="00F24FF3">
        <w:rPr>
          <w:rFonts w:ascii="Times New Roman" w:hAnsi="Times New Roman"/>
          <w:sz w:val="24"/>
        </w:rPr>
        <w:t xml:space="preserve"> göz ününde bulundurm</w:t>
      </w:r>
      <w:r w:rsidR="00092D4B">
        <w:rPr>
          <w:rFonts w:ascii="Times New Roman" w:hAnsi="Times New Roman"/>
          <w:sz w:val="24"/>
        </w:rPr>
        <w:t>uş ve</w:t>
      </w:r>
      <w:r w:rsidRPr="00F24FF3">
        <w:rPr>
          <w:rFonts w:ascii="Times New Roman" w:hAnsi="Times New Roman"/>
          <w:sz w:val="24"/>
        </w:rPr>
        <w:t xml:space="preserve"> birbirleriyle olan etkileri</w:t>
      </w:r>
      <w:r w:rsidR="00092D4B">
        <w:rPr>
          <w:rFonts w:ascii="Times New Roman" w:hAnsi="Times New Roman"/>
          <w:sz w:val="24"/>
        </w:rPr>
        <w:t xml:space="preserve"> anlık olarak değerlendirilmiştir.</w:t>
      </w:r>
      <w:r w:rsidRPr="00F24FF3">
        <w:rPr>
          <w:rFonts w:ascii="Times New Roman" w:hAnsi="Times New Roman"/>
          <w:sz w:val="24"/>
        </w:rPr>
        <w:t xml:space="preserve"> </w:t>
      </w:r>
      <w:r w:rsidR="00092D4B">
        <w:rPr>
          <w:rFonts w:ascii="Times New Roman" w:hAnsi="Times New Roman"/>
          <w:sz w:val="24"/>
        </w:rPr>
        <w:t>B</w:t>
      </w:r>
      <w:r w:rsidRPr="00F24FF3">
        <w:rPr>
          <w:rFonts w:ascii="Times New Roman" w:hAnsi="Times New Roman"/>
          <w:sz w:val="24"/>
        </w:rPr>
        <w:t>aşarılı</w:t>
      </w:r>
      <w:r w:rsidR="00092D4B">
        <w:rPr>
          <w:rFonts w:ascii="Times New Roman" w:hAnsi="Times New Roman"/>
          <w:sz w:val="24"/>
        </w:rPr>
        <w:t>, güvenli</w:t>
      </w:r>
      <w:r w:rsidRPr="00F24FF3">
        <w:rPr>
          <w:rFonts w:ascii="Times New Roman" w:hAnsi="Times New Roman"/>
          <w:sz w:val="24"/>
        </w:rPr>
        <w:t xml:space="preserve"> ve hızlı çalışan bir ince istemci</w:t>
      </w:r>
      <w:r w:rsidR="00092D4B">
        <w:rPr>
          <w:rFonts w:ascii="Times New Roman" w:hAnsi="Times New Roman"/>
          <w:sz w:val="24"/>
        </w:rPr>
        <w:t xml:space="preserve"> mimarisiyle</w:t>
      </w:r>
      <w:r w:rsidR="00720210">
        <w:rPr>
          <w:rFonts w:ascii="Times New Roman" w:hAnsi="Times New Roman"/>
          <w:sz w:val="24"/>
        </w:rPr>
        <w:t xml:space="preserve"> K</w:t>
      </w:r>
      <w:r w:rsidRPr="00F24FF3">
        <w:rPr>
          <w:rFonts w:ascii="Times New Roman" w:hAnsi="Times New Roman"/>
          <w:sz w:val="24"/>
        </w:rPr>
        <w:t>urum</w:t>
      </w:r>
      <w:r w:rsidR="00720210">
        <w:rPr>
          <w:rFonts w:ascii="Times New Roman" w:hAnsi="Times New Roman"/>
          <w:sz w:val="24"/>
        </w:rPr>
        <w:t>’u</w:t>
      </w:r>
      <w:r w:rsidRPr="00F24FF3">
        <w:rPr>
          <w:rFonts w:ascii="Times New Roman" w:hAnsi="Times New Roman"/>
          <w:sz w:val="24"/>
        </w:rPr>
        <w:t xml:space="preserve"> hatta ileride </w:t>
      </w:r>
      <w:r w:rsidR="00720210">
        <w:rPr>
          <w:rFonts w:ascii="Times New Roman" w:hAnsi="Times New Roman"/>
          <w:sz w:val="24"/>
        </w:rPr>
        <w:t>dünyayı</w:t>
      </w:r>
      <w:r w:rsidRPr="00F24FF3">
        <w:rPr>
          <w:rFonts w:ascii="Times New Roman" w:hAnsi="Times New Roman"/>
          <w:sz w:val="24"/>
        </w:rPr>
        <w:t xml:space="preserve"> donatabil</w:t>
      </w:r>
      <w:r w:rsidR="00092D4B">
        <w:rPr>
          <w:rFonts w:ascii="Times New Roman" w:hAnsi="Times New Roman"/>
          <w:sz w:val="24"/>
        </w:rPr>
        <w:t>mek elzemdir</w:t>
      </w:r>
      <w:r w:rsidRPr="00F24FF3">
        <w:rPr>
          <w:rFonts w:ascii="Times New Roman" w:hAnsi="Times New Roman"/>
          <w:sz w:val="24"/>
        </w:rPr>
        <w:t>.</w:t>
      </w:r>
    </w:p>
    <w:p w14:paraId="6243D90C" w14:textId="20553B78" w:rsidR="000F7C00" w:rsidRPr="00192FAA" w:rsidDel="00B26D84" w:rsidRDefault="000F7C00">
      <w:pPr>
        <w:pStyle w:val="Balk1"/>
        <w:rPr>
          <w:del w:id="4328" w:author="EMRAH COLAK" w:date="2015-07-30T14:50:00Z"/>
        </w:rPr>
        <w:pPrChange w:id="4329" w:author="EMRE MUTLU" w:date="2015-07-31T10:42:00Z">
          <w:pPr/>
        </w:pPrChange>
      </w:pPr>
      <w:bookmarkStart w:id="4330" w:name="_GoBack"/>
      <w:bookmarkEnd w:id="4330"/>
    </w:p>
    <w:p w14:paraId="5FEA8E61" w14:textId="00D71DC6" w:rsidR="00720210" w:rsidRPr="00192FAA" w:rsidDel="00B26D84" w:rsidRDefault="00720210">
      <w:pPr>
        <w:pStyle w:val="Balk1"/>
        <w:rPr>
          <w:del w:id="4331" w:author="EMRAH COLAK" w:date="2015-07-30T14:50:00Z"/>
        </w:rPr>
        <w:pPrChange w:id="4332" w:author="EMRE MUTLU" w:date="2015-07-31T10:42:00Z">
          <w:pPr/>
        </w:pPrChange>
      </w:pPr>
    </w:p>
    <w:p w14:paraId="44650418" w14:textId="15A59630" w:rsidR="00720210" w:rsidRPr="00192FAA" w:rsidDel="005035E7" w:rsidRDefault="00720210">
      <w:pPr>
        <w:pStyle w:val="Balk1"/>
        <w:rPr>
          <w:del w:id="4333" w:author="EMRAH COLAK" w:date="2015-07-30T09:47:00Z"/>
        </w:rPr>
        <w:pPrChange w:id="4334" w:author="EMRE MUTLU" w:date="2015-07-31T10:42:00Z">
          <w:pPr/>
        </w:pPrChange>
      </w:pPr>
    </w:p>
    <w:p w14:paraId="725AD2EC" w14:textId="0C7F5F8C" w:rsidR="00720210" w:rsidRPr="00192FAA" w:rsidDel="005035E7" w:rsidRDefault="00720210">
      <w:pPr>
        <w:pStyle w:val="Balk1"/>
        <w:rPr>
          <w:del w:id="4335" w:author="EMRAH COLAK" w:date="2015-07-30T09:47:00Z"/>
        </w:rPr>
        <w:pPrChange w:id="4336" w:author="EMRE MUTLU" w:date="2015-07-31T10:42:00Z">
          <w:pPr/>
        </w:pPrChange>
      </w:pPr>
    </w:p>
    <w:p w14:paraId="215AAF82" w14:textId="77777777" w:rsidR="000F7C00" w:rsidRPr="00192FAA" w:rsidRDefault="000F7C00">
      <w:pPr>
        <w:pStyle w:val="Balk1"/>
        <w:rPr>
          <w:ins w:id="4337" w:author="EMRAH COLAK" w:date="2015-07-30T14:52:00Z"/>
        </w:rPr>
      </w:pPr>
      <w:bookmarkStart w:id="4338" w:name="_Toc425946798"/>
      <w:r w:rsidRPr="00192FAA">
        <w:t>KAYNAKÇA</w:t>
      </w:r>
      <w:bookmarkEnd w:id="4338"/>
    </w:p>
    <w:p w14:paraId="2999B6F3" w14:textId="77777777" w:rsidR="000530F0" w:rsidRPr="00192FAA" w:rsidRDefault="000530F0">
      <w:pPr>
        <w:pStyle w:val="Balk1"/>
      </w:pPr>
    </w:p>
    <w:p w14:paraId="2F0BC6CC" w14:textId="77777777" w:rsidR="000F7C00" w:rsidRPr="00192FAA" w:rsidRDefault="000F7C00">
      <w:pPr>
        <w:pStyle w:val="AralkYok"/>
        <w:wordWrap/>
        <w:spacing w:after="120"/>
        <w:rPr>
          <w:ins w:id="4339" w:author="EMRAH COLAK" w:date="2015-07-30T14:50:00Z"/>
          <w:rFonts w:ascii="Times New Roman" w:eastAsia="Times New Roman"/>
          <w:b/>
          <w:sz w:val="24"/>
          <w:szCs w:val="24"/>
          <w:u w:val="single"/>
          <w:lang w:val="tr-TR"/>
        </w:rPr>
        <w:pPrChange w:id="4340" w:author="EMRAH COLAK" w:date="2015-07-30T18:26:00Z">
          <w:pPr>
            <w:pStyle w:val="AralkYok"/>
          </w:pPr>
        </w:pPrChange>
      </w:pPr>
      <w:r w:rsidRPr="00192FAA">
        <w:rPr>
          <w:rFonts w:ascii="Times New Roman" w:eastAsia="Times New Roman"/>
          <w:b/>
          <w:sz w:val="24"/>
          <w:szCs w:val="24"/>
          <w:u w:val="single"/>
          <w:lang w:val="tr-TR"/>
        </w:rPr>
        <w:t>KİTAPLAR</w:t>
      </w:r>
    </w:p>
    <w:p w14:paraId="67504150" w14:textId="5FD69926" w:rsidR="00B26D84" w:rsidRPr="00192FAA" w:rsidDel="00FA6E1D" w:rsidRDefault="00B26D84">
      <w:pPr>
        <w:pStyle w:val="AralkYok"/>
        <w:wordWrap/>
        <w:spacing w:after="120"/>
        <w:rPr>
          <w:del w:id="4341" w:author="EMRAH COLAK" w:date="2015-07-30T18:26:00Z"/>
          <w:rFonts w:ascii="Times New Roman" w:eastAsia="Times New Roman"/>
          <w:sz w:val="24"/>
          <w:szCs w:val="24"/>
          <w:u w:val="single"/>
          <w:lang w:val="tr-TR"/>
        </w:rPr>
        <w:pPrChange w:id="4342" w:author="EMRAH COLAK" w:date="2015-07-30T18:26:00Z">
          <w:pPr>
            <w:pStyle w:val="AralkYok"/>
          </w:pPr>
        </w:pPrChange>
      </w:pPr>
    </w:p>
    <w:p w14:paraId="71D65F44" w14:textId="624E39B1" w:rsidR="00CB5D90" w:rsidRPr="00192FAA" w:rsidRDefault="00CB5D90">
      <w:pPr>
        <w:spacing w:after="120" w:line="240" w:lineRule="auto"/>
        <w:rPr>
          <w:ins w:id="4343" w:author="EMRAH COLAK" w:date="2015-07-30T17:58:00Z"/>
          <w:rFonts w:ascii="Times New Roman" w:hAnsi="Times New Roman"/>
          <w:bCs/>
          <w:noProof/>
          <w:sz w:val="24"/>
          <w:szCs w:val="24"/>
        </w:rPr>
        <w:pPrChange w:id="4344" w:author="EMRAH COLAK" w:date="2015-07-30T18:26:00Z">
          <w:pPr>
            <w:spacing w:before="240" w:after="240" w:line="360" w:lineRule="auto"/>
          </w:pPr>
        </w:pPrChange>
      </w:pPr>
      <w:r w:rsidRPr="00192FAA">
        <w:rPr>
          <w:rFonts w:ascii="Times New Roman" w:hAnsi="Times New Roman"/>
          <w:b/>
          <w:bCs/>
          <w:noProof/>
          <w:sz w:val="24"/>
          <w:szCs w:val="24"/>
        </w:rPr>
        <w:t>BIRD</w:t>
      </w:r>
      <w:ins w:id="4345" w:author="EMRAH COLAK" w:date="2015-07-30T19:10:00Z">
        <w:r w:rsidR="007D35F2" w:rsidRPr="00192FAA">
          <w:rPr>
            <w:rFonts w:ascii="Times New Roman" w:hAnsi="Times New Roman"/>
            <w:b/>
            <w:bCs/>
            <w:noProof/>
            <w:sz w:val="24"/>
            <w:szCs w:val="24"/>
          </w:rPr>
          <w:t>,</w:t>
        </w:r>
      </w:ins>
      <w:r w:rsidRPr="00192FAA">
        <w:rPr>
          <w:rFonts w:ascii="Times New Roman" w:hAnsi="Times New Roman"/>
          <w:b/>
          <w:bCs/>
          <w:noProof/>
          <w:sz w:val="24"/>
          <w:szCs w:val="24"/>
        </w:rPr>
        <w:t xml:space="preserve"> D</w:t>
      </w:r>
      <w:ins w:id="4346" w:author="EMRAH COLAK" w:date="2015-07-30T19:08:00Z">
        <w:r w:rsidR="007D35F2" w:rsidRPr="00192FAA">
          <w:rPr>
            <w:rFonts w:ascii="Times New Roman" w:hAnsi="Times New Roman"/>
            <w:b/>
            <w:bCs/>
            <w:noProof/>
            <w:sz w:val="24"/>
            <w:szCs w:val="24"/>
          </w:rPr>
          <w:t>rew</w:t>
        </w:r>
      </w:ins>
      <w:del w:id="4347" w:author="EMRAH COLAK" w:date="2015-07-30T19:08:00Z">
        <w:r w:rsidRPr="00192FAA" w:rsidDel="007D35F2">
          <w:rPr>
            <w:rFonts w:ascii="Times New Roman" w:hAnsi="Times New Roman"/>
            <w:b/>
            <w:bCs/>
            <w:noProof/>
            <w:sz w:val="24"/>
            <w:szCs w:val="24"/>
          </w:rPr>
          <w:delText>.</w:delText>
        </w:r>
      </w:del>
      <w:r w:rsidRPr="00192FAA">
        <w:rPr>
          <w:rFonts w:ascii="Times New Roman" w:hAnsi="Times New Roman"/>
          <w:b/>
          <w:bCs/>
          <w:noProof/>
          <w:sz w:val="24"/>
          <w:szCs w:val="24"/>
        </w:rPr>
        <w:t xml:space="preserve">, </w:t>
      </w:r>
      <w:del w:id="4348" w:author="EMRAH COLAK" w:date="2015-07-30T19:05:00Z">
        <w:r w:rsidRPr="00192FAA" w:rsidDel="007D35F2">
          <w:rPr>
            <w:rFonts w:ascii="Times New Roman" w:hAnsi="Times New Roman"/>
            <w:b/>
            <w:bCs/>
            <w:i/>
            <w:noProof/>
            <w:sz w:val="24"/>
            <w:szCs w:val="24"/>
            <w:rPrChange w:id="4349" w:author="EMRAH COLAK" w:date="2015-07-30T19:44:00Z">
              <w:rPr>
                <w:rFonts w:ascii="Times New Roman" w:hAnsi="Times New Roman"/>
                <w:b/>
                <w:bCs/>
                <w:noProof/>
                <w:sz w:val="24"/>
                <w:szCs w:val="24"/>
              </w:rPr>
            </w:rPrChange>
          </w:rPr>
          <w:delText xml:space="preserve">HARWOOD M.  </w:delText>
        </w:r>
      </w:del>
      <w:del w:id="4350" w:author="EMRAH COLAK" w:date="2015-07-30T19:06:00Z">
        <w:r w:rsidRPr="00192FAA" w:rsidDel="007D35F2">
          <w:rPr>
            <w:rFonts w:ascii="Times New Roman" w:hAnsi="Times New Roman"/>
            <w:bCs/>
            <w:i/>
            <w:noProof/>
            <w:sz w:val="24"/>
            <w:szCs w:val="24"/>
            <w:rPrChange w:id="4351" w:author="EMRAH COLAK" w:date="2015-07-30T19:44:00Z">
              <w:rPr>
                <w:rFonts w:ascii="Times New Roman" w:hAnsi="Times New Roman"/>
                <w:bCs/>
                <w:noProof/>
                <w:sz w:val="24"/>
                <w:szCs w:val="24"/>
              </w:rPr>
            </w:rPrChange>
          </w:rPr>
          <w:delText xml:space="preserve">(2002) </w:delText>
        </w:r>
      </w:del>
      <w:del w:id="4352" w:author="EMRAH COLAK" w:date="2015-07-30T19:09:00Z">
        <w:r w:rsidRPr="00192FAA" w:rsidDel="007D35F2">
          <w:rPr>
            <w:rFonts w:ascii="Times New Roman" w:hAnsi="Times New Roman"/>
            <w:bCs/>
            <w:i/>
            <w:noProof/>
            <w:sz w:val="24"/>
            <w:szCs w:val="24"/>
            <w:rPrChange w:id="4353" w:author="EMRAH COLAK" w:date="2015-07-30T19:44:00Z">
              <w:rPr>
                <w:rFonts w:ascii="Times New Roman" w:hAnsi="Times New Roman"/>
                <w:bCs/>
                <w:noProof/>
                <w:sz w:val="24"/>
                <w:szCs w:val="24"/>
              </w:rPr>
            </w:rPrChange>
          </w:rPr>
          <w:delText>“</w:delText>
        </w:r>
      </w:del>
      <w:r w:rsidRPr="00192FAA">
        <w:rPr>
          <w:rFonts w:ascii="Times New Roman" w:hAnsi="Times New Roman"/>
          <w:bCs/>
          <w:i/>
          <w:noProof/>
          <w:sz w:val="24"/>
          <w:szCs w:val="24"/>
          <w:rPrChange w:id="4354" w:author="EMRAH COLAK" w:date="2015-07-30T19:44:00Z">
            <w:rPr>
              <w:rFonts w:ascii="Times New Roman" w:hAnsi="Times New Roman"/>
              <w:bCs/>
              <w:noProof/>
              <w:sz w:val="24"/>
              <w:szCs w:val="24"/>
            </w:rPr>
          </w:rPrChange>
        </w:rPr>
        <w:t>Network+ Training Guide</w:t>
      </w:r>
      <w:del w:id="4355" w:author="EMRAH COLAK" w:date="2015-07-30T19:09:00Z">
        <w:r w:rsidRPr="00192FAA" w:rsidDel="007D35F2">
          <w:rPr>
            <w:rFonts w:ascii="Times New Roman" w:hAnsi="Times New Roman"/>
            <w:bCs/>
            <w:noProof/>
            <w:sz w:val="24"/>
            <w:szCs w:val="24"/>
          </w:rPr>
          <w:delText>”</w:delText>
        </w:r>
      </w:del>
      <w:r w:rsidRPr="00192FAA">
        <w:rPr>
          <w:rFonts w:ascii="Times New Roman" w:hAnsi="Times New Roman"/>
          <w:bCs/>
          <w:noProof/>
          <w:sz w:val="24"/>
          <w:szCs w:val="24"/>
        </w:rPr>
        <w:t xml:space="preserve">, </w:t>
      </w:r>
      <w:ins w:id="4356" w:author="EMRAH COLAK" w:date="2015-07-30T19:06:00Z">
        <w:r w:rsidR="007D35F2" w:rsidRPr="00192FAA">
          <w:rPr>
            <w:rFonts w:ascii="Times New Roman" w:hAnsi="Times New Roman"/>
            <w:bCs/>
            <w:noProof/>
            <w:sz w:val="24"/>
            <w:szCs w:val="24"/>
          </w:rPr>
          <w:t>USA,</w:t>
        </w:r>
      </w:ins>
      <w:del w:id="4357" w:author="EMRAH COLAK" w:date="2015-07-30T19:08:00Z">
        <w:r w:rsidRPr="00192FAA" w:rsidDel="007D35F2">
          <w:rPr>
            <w:rFonts w:ascii="Times New Roman" w:hAnsi="Times New Roman"/>
            <w:bCs/>
            <w:noProof/>
            <w:sz w:val="24"/>
            <w:szCs w:val="24"/>
          </w:rPr>
          <w:delText xml:space="preserve"> Que Certification. </w:delText>
        </w:r>
      </w:del>
      <w:ins w:id="4358" w:author="EMRAH COLAK" w:date="2015-07-30T19:08:00Z">
        <w:r w:rsidR="007D35F2" w:rsidRPr="00192FAA">
          <w:rPr>
            <w:rFonts w:ascii="Times New Roman" w:hAnsi="Times New Roman"/>
            <w:bCs/>
            <w:noProof/>
            <w:sz w:val="24"/>
            <w:szCs w:val="24"/>
          </w:rPr>
          <w:t xml:space="preserve"> </w:t>
        </w:r>
      </w:ins>
      <w:r w:rsidRPr="00192FAA">
        <w:rPr>
          <w:rFonts w:ascii="Times New Roman" w:hAnsi="Times New Roman"/>
          <w:bCs/>
          <w:noProof/>
          <w:sz w:val="24"/>
          <w:szCs w:val="24"/>
        </w:rPr>
        <w:t>1. Baskı,</w:t>
      </w:r>
      <w:ins w:id="4359" w:author="EMRAH COLAK" w:date="2015-07-30T19:07:00Z">
        <w:r w:rsidR="007D35F2" w:rsidRPr="00192FAA">
          <w:rPr>
            <w:rFonts w:ascii="Times New Roman" w:hAnsi="Times New Roman"/>
            <w:bCs/>
            <w:noProof/>
            <w:sz w:val="24"/>
            <w:szCs w:val="24"/>
          </w:rPr>
          <w:t xml:space="preserve"> Mart</w:t>
        </w:r>
      </w:ins>
      <w:r w:rsidRPr="00192FAA">
        <w:rPr>
          <w:rFonts w:ascii="Times New Roman" w:hAnsi="Times New Roman"/>
          <w:bCs/>
          <w:noProof/>
          <w:sz w:val="24"/>
          <w:szCs w:val="24"/>
        </w:rPr>
        <w:t xml:space="preserve"> </w:t>
      </w:r>
      <w:del w:id="4360" w:author="EMRAH COLAK" w:date="2015-07-30T19:06:00Z">
        <w:r w:rsidRPr="00192FAA" w:rsidDel="007D35F2">
          <w:rPr>
            <w:rFonts w:ascii="Times New Roman" w:hAnsi="Times New Roman"/>
            <w:bCs/>
            <w:noProof/>
            <w:sz w:val="24"/>
            <w:szCs w:val="24"/>
          </w:rPr>
          <w:delText>USA</w:delText>
        </w:r>
      </w:del>
      <w:ins w:id="4361" w:author="EMRAH COLAK" w:date="2015-07-30T19:06:00Z">
        <w:r w:rsidR="007D35F2" w:rsidRPr="00192FAA">
          <w:rPr>
            <w:rFonts w:ascii="Times New Roman" w:hAnsi="Times New Roman"/>
            <w:bCs/>
            <w:noProof/>
            <w:sz w:val="24"/>
            <w:szCs w:val="24"/>
          </w:rPr>
          <w:t>2002</w:t>
        </w:r>
      </w:ins>
      <w:ins w:id="4362" w:author="EMRAH COLAK" w:date="2015-07-30T19:19:00Z">
        <w:r w:rsidR="009C0CBF" w:rsidRPr="00192FAA">
          <w:rPr>
            <w:rFonts w:ascii="Times New Roman" w:hAnsi="Times New Roman"/>
            <w:bCs/>
            <w:noProof/>
            <w:sz w:val="24"/>
            <w:szCs w:val="24"/>
          </w:rPr>
          <w:t>.</w:t>
        </w:r>
      </w:ins>
    </w:p>
    <w:p w14:paraId="714AC5A8" w14:textId="77777777" w:rsidR="000D2166" w:rsidRPr="00192FAA" w:rsidRDefault="000D2166">
      <w:pPr>
        <w:spacing w:after="120" w:line="240" w:lineRule="auto"/>
        <w:rPr>
          <w:rFonts w:ascii="Times New Roman" w:hAnsi="Times New Roman"/>
          <w:b/>
          <w:bCs/>
          <w:noProof/>
          <w:sz w:val="24"/>
          <w:szCs w:val="24"/>
        </w:rPr>
        <w:pPrChange w:id="4363" w:author="EMRAH COLAK" w:date="2015-07-30T18:26:00Z">
          <w:pPr>
            <w:spacing w:before="240" w:after="240" w:line="360" w:lineRule="auto"/>
          </w:pPr>
        </w:pPrChange>
      </w:pPr>
    </w:p>
    <w:p w14:paraId="62119EAB" w14:textId="77777777" w:rsidR="009C0CBF" w:rsidRPr="00192FAA" w:rsidRDefault="000F7C00">
      <w:pPr>
        <w:spacing w:after="120" w:line="240" w:lineRule="auto"/>
        <w:rPr>
          <w:ins w:id="4364" w:author="EMRAH COLAK" w:date="2015-07-30T19:18:00Z"/>
          <w:rFonts w:ascii="Times New Roman" w:hAnsi="Times New Roman"/>
          <w:noProof/>
          <w:sz w:val="24"/>
          <w:szCs w:val="24"/>
        </w:rPr>
        <w:pPrChange w:id="4365" w:author="EMRAH COLAK" w:date="2015-07-30T18:26:00Z">
          <w:pPr>
            <w:spacing w:before="240" w:after="240" w:line="360" w:lineRule="auto"/>
          </w:pPr>
        </w:pPrChange>
      </w:pPr>
      <w:r w:rsidRPr="00192FAA">
        <w:rPr>
          <w:rFonts w:ascii="Times New Roman" w:hAnsi="Times New Roman"/>
          <w:b/>
          <w:bCs/>
          <w:noProof/>
          <w:sz w:val="24"/>
          <w:szCs w:val="24"/>
        </w:rPr>
        <w:t>COOKE, Alastair</w:t>
      </w:r>
      <w:del w:id="4366" w:author="EMRAH COLAK" w:date="2015-07-30T19:07:00Z">
        <w:r w:rsidRPr="00192FAA" w:rsidDel="007D35F2">
          <w:rPr>
            <w:rFonts w:ascii="Times New Roman" w:hAnsi="Times New Roman"/>
            <w:b/>
            <w:bCs/>
            <w:noProof/>
            <w:sz w:val="24"/>
            <w:szCs w:val="24"/>
          </w:rPr>
          <w:delText xml:space="preserve">, Yegülalp, Serdar ve Maltz, Brad. </w:delText>
        </w:r>
      </w:del>
      <w:del w:id="4367" w:author="EMRAH COLAK" w:date="2015-07-30T19:08:00Z">
        <w:r w:rsidRPr="00192FAA" w:rsidDel="007D35F2">
          <w:rPr>
            <w:rFonts w:ascii="Times New Roman" w:hAnsi="Times New Roman"/>
            <w:b/>
            <w:bCs/>
            <w:noProof/>
            <w:sz w:val="24"/>
            <w:szCs w:val="24"/>
          </w:rPr>
          <w:delText>2014</w:delText>
        </w:r>
      </w:del>
      <w:ins w:id="4368" w:author="EMRAH COLAK" w:date="2015-07-30T19:08:00Z">
        <w:r w:rsidR="007D35F2" w:rsidRPr="00192FAA">
          <w:rPr>
            <w:rFonts w:ascii="Times New Roman" w:hAnsi="Times New Roman"/>
            <w:b/>
            <w:bCs/>
            <w:noProof/>
            <w:sz w:val="24"/>
            <w:szCs w:val="24"/>
          </w:rPr>
          <w:t>,</w:t>
        </w:r>
      </w:ins>
      <w:del w:id="4369" w:author="EMRAH COLAK" w:date="2015-07-30T19:08:00Z">
        <w:r w:rsidRPr="00192FAA" w:rsidDel="007D35F2">
          <w:rPr>
            <w:rFonts w:ascii="Times New Roman" w:hAnsi="Times New Roman"/>
            <w:b/>
            <w:bCs/>
            <w:noProof/>
            <w:sz w:val="24"/>
            <w:szCs w:val="24"/>
          </w:rPr>
          <w:delText>.</w:delText>
        </w:r>
      </w:del>
      <w:r w:rsidRPr="00192FAA">
        <w:rPr>
          <w:rFonts w:ascii="Times New Roman" w:hAnsi="Times New Roman"/>
          <w:noProof/>
          <w:sz w:val="24"/>
          <w:szCs w:val="24"/>
        </w:rPr>
        <w:t xml:space="preserve"> </w:t>
      </w:r>
      <w:r w:rsidRPr="00192FAA">
        <w:rPr>
          <w:rFonts w:ascii="Times New Roman" w:hAnsi="Times New Roman"/>
          <w:i/>
          <w:iCs/>
          <w:noProof/>
          <w:sz w:val="24"/>
          <w:szCs w:val="24"/>
        </w:rPr>
        <w:t>VDI can benefit from networking advances</w:t>
      </w:r>
      <w:ins w:id="4370" w:author="EMRAH COLAK" w:date="2015-07-30T19:10:00Z">
        <w:r w:rsidR="007D35F2" w:rsidRPr="00192FAA">
          <w:rPr>
            <w:rFonts w:ascii="Times New Roman" w:hAnsi="Times New Roman"/>
            <w:iCs/>
            <w:noProof/>
            <w:sz w:val="24"/>
            <w:szCs w:val="24"/>
            <w:rPrChange w:id="4371" w:author="EMRAH COLAK" w:date="2015-07-30T19:44:00Z">
              <w:rPr>
                <w:rFonts w:ascii="Times New Roman" w:hAnsi="Times New Roman"/>
                <w:i/>
                <w:iCs/>
                <w:noProof/>
                <w:sz w:val="24"/>
                <w:szCs w:val="24"/>
              </w:rPr>
            </w:rPrChange>
          </w:rPr>
          <w:t>,</w:t>
        </w:r>
        <w:r w:rsidR="007D35F2" w:rsidRPr="00192FAA">
          <w:rPr>
            <w:rFonts w:ascii="Times New Roman" w:hAnsi="Times New Roman"/>
            <w:i/>
            <w:iCs/>
            <w:noProof/>
            <w:sz w:val="24"/>
            <w:szCs w:val="24"/>
          </w:rPr>
          <w:t xml:space="preserve"> </w:t>
        </w:r>
      </w:ins>
      <w:ins w:id="4372" w:author="EMRAH COLAK" w:date="2015-07-30T19:17:00Z">
        <w:r w:rsidR="009C0CBF" w:rsidRPr="00192FAA">
          <w:rPr>
            <w:rFonts w:ascii="Times New Roman" w:hAnsi="Times New Roman"/>
            <w:iCs/>
            <w:noProof/>
            <w:sz w:val="24"/>
            <w:szCs w:val="24"/>
          </w:rPr>
          <w:t>United Kingdom</w:t>
        </w:r>
      </w:ins>
      <w:del w:id="4373" w:author="EMRAH COLAK" w:date="2015-07-30T19:10:00Z">
        <w:r w:rsidRPr="00192FAA" w:rsidDel="007D35F2">
          <w:rPr>
            <w:rFonts w:ascii="Times New Roman" w:hAnsi="Times New Roman"/>
            <w:i/>
            <w:iCs/>
            <w:noProof/>
            <w:sz w:val="24"/>
            <w:szCs w:val="24"/>
          </w:rPr>
          <w:delText>.</w:delText>
        </w:r>
      </w:del>
      <w:del w:id="4374" w:author="EMRAH COLAK" w:date="2015-07-30T19:09:00Z">
        <w:r w:rsidRPr="00192FAA" w:rsidDel="007D35F2">
          <w:rPr>
            <w:rFonts w:ascii="Times New Roman" w:hAnsi="Times New Roman"/>
            <w:i/>
            <w:iCs/>
            <w:noProof/>
            <w:sz w:val="24"/>
            <w:szCs w:val="24"/>
          </w:rPr>
          <w:delText xml:space="preserve"> </w:delText>
        </w:r>
        <w:r w:rsidRPr="00192FAA" w:rsidDel="007D35F2">
          <w:rPr>
            <w:rFonts w:ascii="Times New Roman" w:hAnsi="Times New Roman"/>
            <w:noProof/>
            <w:sz w:val="24"/>
            <w:szCs w:val="24"/>
          </w:rPr>
          <w:delText>Grove Street, Newton</w:delText>
        </w:r>
      </w:del>
      <w:del w:id="4375" w:author="EMRAH COLAK" w:date="2015-07-30T19:10:00Z">
        <w:r w:rsidRPr="00192FAA" w:rsidDel="007D35F2">
          <w:rPr>
            <w:rFonts w:ascii="Times New Roman" w:hAnsi="Times New Roman"/>
            <w:noProof/>
            <w:sz w:val="24"/>
            <w:szCs w:val="24"/>
          </w:rPr>
          <w:delText> :</w:delText>
        </w:r>
      </w:del>
      <w:ins w:id="4376" w:author="EMRAH COLAK" w:date="2015-07-30T19:10:00Z">
        <w:r w:rsidR="007D35F2" w:rsidRPr="00192FAA">
          <w:rPr>
            <w:rFonts w:ascii="Times New Roman" w:hAnsi="Times New Roman"/>
            <w:noProof/>
            <w:sz w:val="24"/>
            <w:szCs w:val="24"/>
          </w:rPr>
          <w:t xml:space="preserve">, </w:t>
        </w:r>
      </w:ins>
    </w:p>
    <w:p w14:paraId="5C8DBFBB" w14:textId="556A1902" w:rsidR="000D2166" w:rsidRPr="00192FAA" w:rsidRDefault="007D35F2">
      <w:pPr>
        <w:spacing w:after="120" w:line="240" w:lineRule="auto"/>
        <w:rPr>
          <w:ins w:id="4377" w:author="EMRAH COLAK" w:date="2015-07-30T17:59:00Z"/>
          <w:rFonts w:ascii="Times New Roman" w:hAnsi="Times New Roman"/>
          <w:noProof/>
          <w:sz w:val="24"/>
          <w:szCs w:val="24"/>
        </w:rPr>
        <w:pPrChange w:id="4378" w:author="EMRAH COLAK" w:date="2015-07-30T18:26:00Z">
          <w:pPr>
            <w:spacing w:before="240" w:after="240" w:line="360" w:lineRule="auto"/>
          </w:pPr>
        </w:pPrChange>
      </w:pPr>
      <w:ins w:id="4379" w:author="EMRAH COLAK" w:date="2015-07-30T19:10:00Z">
        <w:r w:rsidRPr="00192FAA">
          <w:rPr>
            <w:rFonts w:ascii="Times New Roman" w:hAnsi="Times New Roman"/>
            <w:noProof/>
            <w:sz w:val="24"/>
            <w:szCs w:val="24"/>
          </w:rPr>
          <w:t>2.</w:t>
        </w:r>
      </w:ins>
      <w:ins w:id="4380" w:author="EMRAH COLAK" w:date="2015-07-30T19:14:00Z">
        <w:r w:rsidR="009C0CBF" w:rsidRPr="00192FAA">
          <w:rPr>
            <w:rFonts w:ascii="Times New Roman" w:hAnsi="Times New Roman"/>
            <w:noProof/>
            <w:sz w:val="24"/>
            <w:szCs w:val="24"/>
          </w:rPr>
          <w:t xml:space="preserve"> </w:t>
        </w:r>
      </w:ins>
      <w:ins w:id="4381" w:author="EMRAH COLAK" w:date="2015-07-30T19:10:00Z">
        <w:r w:rsidRPr="00192FAA">
          <w:rPr>
            <w:rFonts w:ascii="Times New Roman" w:hAnsi="Times New Roman"/>
            <w:noProof/>
            <w:sz w:val="24"/>
            <w:szCs w:val="24"/>
          </w:rPr>
          <w:t>Baskı</w:t>
        </w:r>
      </w:ins>
      <w:ins w:id="4382" w:author="EMRAH COLAK" w:date="2015-07-30T19:18:00Z">
        <w:r w:rsidR="009C0CBF" w:rsidRPr="00192FAA">
          <w:rPr>
            <w:rFonts w:ascii="Times New Roman" w:hAnsi="Times New Roman"/>
            <w:noProof/>
            <w:sz w:val="24"/>
            <w:szCs w:val="24"/>
          </w:rPr>
          <w:t>,</w:t>
        </w:r>
      </w:ins>
      <w:r w:rsidR="000F7C00" w:rsidRPr="00192FAA">
        <w:rPr>
          <w:rFonts w:ascii="Times New Roman" w:hAnsi="Times New Roman"/>
          <w:noProof/>
          <w:sz w:val="24"/>
          <w:szCs w:val="24"/>
        </w:rPr>
        <w:t xml:space="preserve"> </w:t>
      </w:r>
      <w:ins w:id="4383" w:author="EMRAH COLAK" w:date="2015-07-30T19:11:00Z">
        <w:r w:rsidRPr="00192FAA">
          <w:rPr>
            <w:rFonts w:ascii="Times New Roman" w:hAnsi="Times New Roman"/>
            <w:noProof/>
            <w:sz w:val="24"/>
            <w:szCs w:val="24"/>
          </w:rPr>
          <w:t xml:space="preserve">Nisan </w:t>
        </w:r>
      </w:ins>
      <w:del w:id="4384" w:author="EMRAH COLAK" w:date="2015-07-30T19:10:00Z">
        <w:r w:rsidR="000F7C00" w:rsidRPr="00192FAA" w:rsidDel="007D35F2">
          <w:rPr>
            <w:rFonts w:ascii="Times New Roman" w:hAnsi="Times New Roman"/>
            <w:noProof/>
            <w:sz w:val="24"/>
            <w:szCs w:val="24"/>
          </w:rPr>
          <w:delText>TechTarget</w:delText>
        </w:r>
      </w:del>
      <w:ins w:id="4385" w:author="EMRAH COLAK" w:date="2015-07-30T19:08:00Z">
        <w:r w:rsidRPr="00192FAA">
          <w:rPr>
            <w:rFonts w:ascii="Times New Roman" w:hAnsi="Times New Roman"/>
            <w:bCs/>
            <w:noProof/>
            <w:sz w:val="24"/>
            <w:szCs w:val="24"/>
            <w:rPrChange w:id="4386" w:author="EMRAH COLAK" w:date="2015-07-30T19:44:00Z">
              <w:rPr>
                <w:rFonts w:ascii="Times New Roman" w:hAnsi="Times New Roman"/>
                <w:b/>
                <w:bCs/>
                <w:noProof/>
                <w:sz w:val="24"/>
                <w:szCs w:val="24"/>
              </w:rPr>
            </w:rPrChange>
          </w:rPr>
          <w:t>2014</w:t>
        </w:r>
      </w:ins>
      <w:ins w:id="4387" w:author="EMRAH COLAK" w:date="2015-07-30T19:19:00Z">
        <w:r w:rsidR="009C0CBF" w:rsidRPr="00192FAA">
          <w:rPr>
            <w:rFonts w:ascii="Times New Roman" w:hAnsi="Times New Roman"/>
            <w:bCs/>
            <w:noProof/>
            <w:sz w:val="24"/>
            <w:szCs w:val="24"/>
          </w:rPr>
          <w:t>.</w:t>
        </w:r>
      </w:ins>
    </w:p>
    <w:p w14:paraId="4811A7C4" w14:textId="450152F5" w:rsidR="000F7C00" w:rsidRPr="00192FAA" w:rsidRDefault="000F7C00">
      <w:pPr>
        <w:spacing w:after="120" w:line="240" w:lineRule="auto"/>
        <w:rPr>
          <w:rFonts w:ascii="Times New Roman" w:hAnsi="Times New Roman"/>
          <w:noProof/>
          <w:sz w:val="24"/>
          <w:szCs w:val="24"/>
        </w:rPr>
        <w:pPrChange w:id="4388" w:author="EMRAH COLAK" w:date="2015-07-30T18:26:00Z">
          <w:pPr>
            <w:spacing w:before="240" w:after="240" w:line="360" w:lineRule="auto"/>
          </w:pPr>
        </w:pPrChange>
      </w:pPr>
      <w:del w:id="4389" w:author="EMRAH COLAK" w:date="2015-07-30T09:47:00Z">
        <w:r w:rsidRPr="00192FAA" w:rsidDel="005035E7">
          <w:rPr>
            <w:rFonts w:ascii="Times New Roman" w:hAnsi="Times New Roman"/>
            <w:noProof/>
            <w:sz w:val="24"/>
            <w:szCs w:val="24"/>
          </w:rPr>
          <w:delText>, s. 3-9.</w:delText>
        </w:r>
      </w:del>
    </w:p>
    <w:p w14:paraId="0E76231F" w14:textId="328EDDCD" w:rsidR="009C0CBF" w:rsidRPr="00192FAA" w:rsidRDefault="000F7C00">
      <w:pPr>
        <w:spacing w:after="0" w:line="240" w:lineRule="auto"/>
        <w:rPr>
          <w:ins w:id="4390" w:author="EMRAH COLAK" w:date="2015-07-30T19:14:00Z"/>
          <w:rFonts w:ascii="Times New Roman" w:hAnsi="Times New Roman"/>
          <w:noProof/>
          <w:sz w:val="24"/>
          <w:szCs w:val="24"/>
        </w:rPr>
        <w:pPrChange w:id="4391" w:author="EMRAH COLAK" w:date="2015-07-30T19:14:00Z">
          <w:pPr>
            <w:spacing w:before="240" w:after="240" w:line="360" w:lineRule="auto"/>
          </w:pPr>
        </w:pPrChange>
      </w:pPr>
      <w:r w:rsidRPr="00192FAA">
        <w:rPr>
          <w:rFonts w:ascii="Times New Roman" w:hAnsi="Times New Roman"/>
          <w:b/>
          <w:bCs/>
          <w:noProof/>
          <w:sz w:val="24"/>
          <w:szCs w:val="24"/>
        </w:rPr>
        <w:t>GOLDEN, Bernard</w:t>
      </w:r>
      <w:ins w:id="4392" w:author="EMRAH COLAK" w:date="2015-07-30T19:11:00Z">
        <w:r w:rsidR="007D35F2" w:rsidRPr="00192FAA">
          <w:rPr>
            <w:rFonts w:ascii="Times New Roman" w:hAnsi="Times New Roman"/>
            <w:b/>
            <w:bCs/>
            <w:noProof/>
            <w:sz w:val="24"/>
            <w:szCs w:val="24"/>
          </w:rPr>
          <w:t>,</w:t>
        </w:r>
      </w:ins>
      <w:del w:id="4393" w:author="EMRAH COLAK" w:date="2015-07-30T19:11:00Z">
        <w:r w:rsidRPr="00192FAA" w:rsidDel="007D35F2">
          <w:rPr>
            <w:rFonts w:ascii="Times New Roman" w:hAnsi="Times New Roman"/>
            <w:b/>
            <w:bCs/>
            <w:noProof/>
            <w:sz w:val="24"/>
            <w:szCs w:val="24"/>
          </w:rPr>
          <w:delText>. 2011.</w:delText>
        </w:r>
      </w:del>
      <w:r w:rsidRPr="00192FAA">
        <w:rPr>
          <w:rFonts w:ascii="Times New Roman" w:hAnsi="Times New Roman"/>
          <w:noProof/>
          <w:sz w:val="24"/>
          <w:szCs w:val="24"/>
        </w:rPr>
        <w:t xml:space="preserve"> </w:t>
      </w:r>
      <w:r w:rsidRPr="00192FAA">
        <w:rPr>
          <w:rFonts w:ascii="Times New Roman" w:hAnsi="Times New Roman"/>
          <w:i/>
          <w:noProof/>
          <w:sz w:val="24"/>
          <w:szCs w:val="24"/>
        </w:rPr>
        <w:t>Virtualization for Dummies 3rd HP Special Edition</w:t>
      </w:r>
      <w:del w:id="4394" w:author="EMRAH COLAK" w:date="2015-07-30T19:11:00Z">
        <w:r w:rsidRPr="00192FAA" w:rsidDel="009C0CBF">
          <w:rPr>
            <w:rFonts w:ascii="Times New Roman" w:hAnsi="Times New Roman"/>
            <w:noProof/>
            <w:sz w:val="24"/>
            <w:szCs w:val="24"/>
            <w:rPrChange w:id="4395" w:author="EMRAH COLAK" w:date="2015-07-30T19:44:00Z">
              <w:rPr>
                <w:rFonts w:ascii="Times New Roman" w:hAnsi="Times New Roman"/>
                <w:i/>
                <w:noProof/>
                <w:sz w:val="24"/>
                <w:szCs w:val="24"/>
              </w:rPr>
            </w:rPrChange>
          </w:rPr>
          <w:delText>.</w:delText>
        </w:r>
      </w:del>
      <w:ins w:id="4396" w:author="EMRAH COLAK" w:date="2015-07-30T19:11:00Z">
        <w:r w:rsidR="009C0CBF" w:rsidRPr="00192FAA">
          <w:rPr>
            <w:rFonts w:ascii="Times New Roman" w:hAnsi="Times New Roman"/>
            <w:noProof/>
            <w:sz w:val="24"/>
            <w:szCs w:val="24"/>
            <w:rPrChange w:id="4397" w:author="EMRAH COLAK" w:date="2015-07-30T19:44:00Z">
              <w:rPr>
                <w:rFonts w:ascii="Times New Roman" w:hAnsi="Times New Roman"/>
                <w:i/>
                <w:noProof/>
                <w:sz w:val="24"/>
                <w:szCs w:val="24"/>
              </w:rPr>
            </w:rPrChange>
          </w:rPr>
          <w:t>,</w:t>
        </w:r>
      </w:ins>
      <w:ins w:id="4398" w:author="EMRAH COLAK" w:date="2015-07-30T19:14:00Z">
        <w:r w:rsidR="009C0CBF" w:rsidRPr="00192FAA">
          <w:rPr>
            <w:rFonts w:ascii="Times New Roman" w:hAnsi="Times New Roman"/>
            <w:i/>
            <w:noProof/>
            <w:sz w:val="24"/>
            <w:szCs w:val="24"/>
          </w:rPr>
          <w:t xml:space="preserve"> </w:t>
        </w:r>
      </w:ins>
      <w:del w:id="4399" w:author="EMRAH COLAK" w:date="2015-07-30T19:11:00Z">
        <w:r w:rsidRPr="00192FAA" w:rsidDel="009C0CBF">
          <w:rPr>
            <w:rFonts w:ascii="Times New Roman" w:hAnsi="Times New Roman"/>
            <w:i/>
            <w:noProof/>
            <w:sz w:val="24"/>
            <w:szCs w:val="24"/>
          </w:rPr>
          <w:delText xml:space="preserve"> </w:delText>
        </w:r>
        <w:r w:rsidRPr="00192FAA" w:rsidDel="009C0CBF">
          <w:rPr>
            <w:rFonts w:ascii="Times New Roman" w:hAnsi="Times New Roman"/>
            <w:noProof/>
            <w:sz w:val="24"/>
            <w:szCs w:val="24"/>
          </w:rPr>
          <w:delText xml:space="preserve">Indianapolis, </w:delText>
        </w:r>
      </w:del>
      <w:r w:rsidRPr="00192FAA">
        <w:rPr>
          <w:rFonts w:ascii="Times New Roman" w:hAnsi="Times New Roman"/>
          <w:noProof/>
          <w:sz w:val="24"/>
          <w:szCs w:val="24"/>
        </w:rPr>
        <w:t>Indiana</w:t>
      </w:r>
      <w:ins w:id="4400" w:author="EMRAH COLAK" w:date="2015-07-30T19:13:00Z">
        <w:r w:rsidR="009C0CBF" w:rsidRPr="00192FAA">
          <w:rPr>
            <w:rFonts w:ascii="Times New Roman" w:hAnsi="Times New Roman"/>
            <w:noProof/>
            <w:sz w:val="24"/>
            <w:szCs w:val="24"/>
          </w:rPr>
          <w:t xml:space="preserve">, </w:t>
        </w:r>
      </w:ins>
    </w:p>
    <w:p w14:paraId="5ED85BAA" w14:textId="488A0774" w:rsidR="000D2166" w:rsidRPr="00192FAA" w:rsidRDefault="009C0CBF">
      <w:pPr>
        <w:spacing w:after="120" w:line="240" w:lineRule="auto"/>
        <w:rPr>
          <w:ins w:id="4401" w:author="EMRAH COLAK" w:date="2015-07-30T17:59:00Z"/>
          <w:rFonts w:ascii="Times New Roman" w:hAnsi="Times New Roman"/>
          <w:noProof/>
          <w:sz w:val="24"/>
          <w:szCs w:val="24"/>
        </w:rPr>
        <w:pPrChange w:id="4402" w:author="EMRAH COLAK" w:date="2015-07-30T19:14:00Z">
          <w:pPr>
            <w:spacing w:before="240" w:after="240" w:line="360" w:lineRule="auto"/>
          </w:pPr>
        </w:pPrChange>
      </w:pPr>
      <w:ins w:id="4403" w:author="EMRAH COLAK" w:date="2015-07-30T19:13:00Z">
        <w:r w:rsidRPr="00192FAA">
          <w:rPr>
            <w:rFonts w:ascii="Times New Roman" w:hAnsi="Times New Roman"/>
            <w:noProof/>
            <w:sz w:val="24"/>
            <w:szCs w:val="24"/>
          </w:rPr>
          <w:t>2.</w:t>
        </w:r>
      </w:ins>
      <w:ins w:id="4404" w:author="EMRAH COLAK" w:date="2015-07-30T19:14:00Z">
        <w:r w:rsidRPr="00192FAA">
          <w:rPr>
            <w:rFonts w:ascii="Times New Roman" w:hAnsi="Times New Roman"/>
            <w:noProof/>
            <w:sz w:val="24"/>
            <w:szCs w:val="24"/>
          </w:rPr>
          <w:t xml:space="preserve"> </w:t>
        </w:r>
      </w:ins>
      <w:ins w:id="4405" w:author="EMRAH COLAK" w:date="2015-07-30T19:13:00Z">
        <w:r w:rsidRPr="00192FAA">
          <w:rPr>
            <w:rFonts w:ascii="Times New Roman" w:hAnsi="Times New Roman"/>
            <w:noProof/>
            <w:sz w:val="24"/>
            <w:szCs w:val="24"/>
          </w:rPr>
          <w:t>Baskı</w:t>
        </w:r>
      </w:ins>
      <w:ins w:id="4406" w:author="EMRAH COLAK" w:date="2015-07-30T19:18:00Z">
        <w:r w:rsidRPr="00192FAA">
          <w:rPr>
            <w:rFonts w:ascii="Times New Roman" w:hAnsi="Times New Roman"/>
            <w:noProof/>
            <w:sz w:val="24"/>
            <w:szCs w:val="24"/>
          </w:rPr>
          <w:t>,</w:t>
        </w:r>
      </w:ins>
      <w:del w:id="4407" w:author="EMRAH COLAK" w:date="2015-07-30T19:12:00Z">
        <w:r w:rsidR="000F7C00" w:rsidRPr="00192FAA" w:rsidDel="009C0CBF">
          <w:rPr>
            <w:rFonts w:ascii="Times New Roman" w:hAnsi="Times New Roman"/>
            <w:noProof/>
            <w:sz w:val="24"/>
            <w:szCs w:val="24"/>
          </w:rPr>
          <w:delText> :</w:delText>
        </w:r>
      </w:del>
      <w:r w:rsidR="000F7C00" w:rsidRPr="00192FAA">
        <w:rPr>
          <w:rFonts w:ascii="Times New Roman" w:hAnsi="Times New Roman"/>
          <w:noProof/>
          <w:sz w:val="24"/>
          <w:szCs w:val="24"/>
        </w:rPr>
        <w:t xml:space="preserve"> </w:t>
      </w:r>
      <w:ins w:id="4408" w:author="EMRAH COLAK" w:date="2015-07-30T19:12:00Z">
        <w:r w:rsidRPr="00192FAA">
          <w:rPr>
            <w:rFonts w:ascii="Times New Roman" w:hAnsi="Times New Roman"/>
            <w:noProof/>
            <w:sz w:val="24"/>
            <w:szCs w:val="24"/>
          </w:rPr>
          <w:t xml:space="preserve">Mart </w:t>
        </w:r>
      </w:ins>
      <w:del w:id="4409" w:author="EMRAH COLAK" w:date="2015-07-30T19:12:00Z">
        <w:r w:rsidR="000F7C00" w:rsidRPr="00192FAA" w:rsidDel="009C0CBF">
          <w:rPr>
            <w:rFonts w:ascii="Times New Roman" w:hAnsi="Times New Roman"/>
            <w:noProof/>
            <w:sz w:val="24"/>
            <w:szCs w:val="24"/>
          </w:rPr>
          <w:delText xml:space="preserve">Wiley Publishing, Inc., </w:delText>
        </w:r>
      </w:del>
      <w:r w:rsidR="000F7C00" w:rsidRPr="00192FAA">
        <w:rPr>
          <w:rFonts w:ascii="Times New Roman" w:hAnsi="Times New Roman"/>
          <w:noProof/>
          <w:sz w:val="24"/>
          <w:szCs w:val="24"/>
        </w:rPr>
        <w:t>2011</w:t>
      </w:r>
      <w:del w:id="4410" w:author="EMRAH COLAK" w:date="2015-07-30T19:12:00Z">
        <w:r w:rsidR="000F7C00" w:rsidRPr="00192FAA" w:rsidDel="009C0CBF">
          <w:rPr>
            <w:rFonts w:ascii="Times New Roman" w:hAnsi="Times New Roman"/>
            <w:noProof/>
            <w:sz w:val="24"/>
            <w:szCs w:val="24"/>
          </w:rPr>
          <w:delText>.</w:delText>
        </w:r>
      </w:del>
      <w:ins w:id="4411" w:author="EMRAH COLAK" w:date="2015-07-30T19:11:00Z">
        <w:r w:rsidRPr="00192FAA">
          <w:rPr>
            <w:rFonts w:ascii="Times New Roman" w:hAnsi="Times New Roman"/>
            <w:noProof/>
            <w:sz w:val="24"/>
            <w:szCs w:val="24"/>
          </w:rPr>
          <w:t>.</w:t>
        </w:r>
      </w:ins>
    </w:p>
    <w:p w14:paraId="685DF1FA" w14:textId="2D4180B8" w:rsidR="000F7C00" w:rsidRPr="00192FAA" w:rsidRDefault="000F7C00">
      <w:pPr>
        <w:spacing w:after="120" w:line="240" w:lineRule="auto"/>
        <w:rPr>
          <w:rFonts w:ascii="Times New Roman" w:hAnsi="Times New Roman"/>
          <w:noProof/>
          <w:sz w:val="24"/>
          <w:szCs w:val="24"/>
        </w:rPr>
        <w:pPrChange w:id="4412" w:author="EMRAH COLAK" w:date="2015-07-30T18:26:00Z">
          <w:pPr>
            <w:spacing w:before="240" w:after="240" w:line="360" w:lineRule="auto"/>
          </w:pPr>
        </w:pPrChange>
      </w:pPr>
      <w:del w:id="4413" w:author="EMRAH COLAK" w:date="2015-07-30T09:48:00Z">
        <w:r w:rsidRPr="00192FAA" w:rsidDel="005035E7">
          <w:rPr>
            <w:rFonts w:ascii="Times New Roman" w:hAnsi="Times New Roman"/>
            <w:noProof/>
            <w:sz w:val="24"/>
            <w:szCs w:val="24"/>
          </w:rPr>
          <w:delText xml:space="preserve"> </w:delText>
        </w:r>
      </w:del>
      <w:del w:id="4414" w:author="EMRAH COLAK" w:date="2015-07-30T09:47:00Z">
        <w:r w:rsidRPr="00192FAA" w:rsidDel="005035E7">
          <w:rPr>
            <w:rFonts w:ascii="Times New Roman" w:hAnsi="Times New Roman"/>
            <w:noProof/>
            <w:sz w:val="24"/>
            <w:szCs w:val="24"/>
          </w:rPr>
          <w:delText>s. 2</w:delText>
        </w:r>
        <w:r w:rsidR="00633AB9" w:rsidRPr="00192FAA" w:rsidDel="005035E7">
          <w:rPr>
            <w:rFonts w:ascii="Times New Roman" w:hAnsi="Times New Roman"/>
            <w:noProof/>
            <w:sz w:val="24"/>
            <w:szCs w:val="24"/>
          </w:rPr>
          <w:delText>0</w:delText>
        </w:r>
        <w:r w:rsidRPr="00192FAA" w:rsidDel="005035E7">
          <w:rPr>
            <w:rFonts w:ascii="Times New Roman" w:hAnsi="Times New Roman"/>
            <w:noProof/>
            <w:sz w:val="24"/>
            <w:szCs w:val="24"/>
          </w:rPr>
          <w:delText>-</w:delText>
        </w:r>
        <w:r w:rsidR="00633AB9" w:rsidRPr="00192FAA" w:rsidDel="005035E7">
          <w:rPr>
            <w:rFonts w:ascii="Times New Roman" w:hAnsi="Times New Roman"/>
            <w:noProof/>
            <w:sz w:val="24"/>
            <w:szCs w:val="24"/>
          </w:rPr>
          <w:delText>4</w:delText>
        </w:r>
        <w:r w:rsidRPr="00192FAA" w:rsidDel="005035E7">
          <w:rPr>
            <w:rFonts w:ascii="Times New Roman" w:hAnsi="Times New Roman"/>
            <w:noProof/>
            <w:sz w:val="24"/>
            <w:szCs w:val="24"/>
          </w:rPr>
          <w:delText>4.</w:delText>
        </w:r>
      </w:del>
    </w:p>
    <w:p w14:paraId="6634C9AC" w14:textId="77777777" w:rsidR="009C0CBF" w:rsidRPr="00192FAA" w:rsidRDefault="006F1C92">
      <w:pPr>
        <w:spacing w:after="0" w:line="240" w:lineRule="auto"/>
        <w:rPr>
          <w:ins w:id="4415" w:author="EMRAH COLAK" w:date="2015-07-30T19:18:00Z"/>
          <w:rFonts w:ascii="Times New Roman" w:hAnsi="Times New Roman"/>
          <w:noProof/>
          <w:sz w:val="24"/>
          <w:szCs w:val="24"/>
        </w:rPr>
        <w:pPrChange w:id="4416" w:author="EMRAH COLAK" w:date="2015-07-30T19:18:00Z">
          <w:pPr>
            <w:spacing w:before="240" w:after="240" w:line="360" w:lineRule="auto"/>
          </w:pPr>
        </w:pPrChange>
      </w:pPr>
      <w:r w:rsidRPr="00192FAA">
        <w:rPr>
          <w:rFonts w:ascii="Times New Roman" w:hAnsi="Times New Roman"/>
          <w:b/>
          <w:noProof/>
          <w:sz w:val="24"/>
          <w:szCs w:val="24"/>
        </w:rPr>
        <w:t>ELLROD, Craig Thomas</w:t>
      </w:r>
      <w:del w:id="4417" w:author="EMRAH COLAK" w:date="2015-07-30T19:15:00Z">
        <w:r w:rsidRPr="00192FAA" w:rsidDel="009C0CBF">
          <w:rPr>
            <w:rFonts w:ascii="Times New Roman" w:hAnsi="Times New Roman"/>
            <w:b/>
            <w:noProof/>
            <w:sz w:val="24"/>
            <w:szCs w:val="24"/>
          </w:rPr>
          <w:delText>.</w:delText>
        </w:r>
      </w:del>
      <w:ins w:id="4418" w:author="EMRAH COLAK" w:date="2015-07-30T19:15:00Z">
        <w:r w:rsidR="009C0CBF" w:rsidRPr="00192FAA">
          <w:rPr>
            <w:rFonts w:ascii="Times New Roman" w:hAnsi="Times New Roman"/>
            <w:b/>
            <w:noProof/>
            <w:sz w:val="24"/>
            <w:szCs w:val="24"/>
          </w:rPr>
          <w:t>,</w:t>
        </w:r>
      </w:ins>
      <w:r w:rsidRPr="00192FAA">
        <w:rPr>
          <w:rFonts w:ascii="Times New Roman" w:hAnsi="Times New Roman"/>
          <w:b/>
          <w:noProof/>
          <w:sz w:val="24"/>
          <w:szCs w:val="24"/>
        </w:rPr>
        <w:t xml:space="preserve"> </w:t>
      </w:r>
      <w:del w:id="4419" w:author="EMRAH COLAK" w:date="2015-07-30T19:15:00Z">
        <w:r w:rsidRPr="00192FAA" w:rsidDel="009C0CBF">
          <w:rPr>
            <w:rFonts w:ascii="Times New Roman" w:hAnsi="Times New Roman"/>
            <w:b/>
            <w:noProof/>
            <w:sz w:val="24"/>
            <w:szCs w:val="24"/>
          </w:rPr>
          <w:delText xml:space="preserve">2014. </w:delText>
        </w:r>
        <w:r w:rsidRPr="00192FAA" w:rsidDel="009C0CBF">
          <w:rPr>
            <w:rFonts w:ascii="Times New Roman" w:hAnsi="Times New Roman"/>
            <w:i/>
            <w:noProof/>
            <w:sz w:val="24"/>
            <w:szCs w:val="24"/>
            <w:rPrChange w:id="4420" w:author="EMRAH COLAK" w:date="2015-07-30T19:44:00Z">
              <w:rPr>
                <w:rFonts w:ascii="Times New Roman" w:hAnsi="Times New Roman"/>
                <w:noProof/>
                <w:sz w:val="24"/>
                <w:szCs w:val="24"/>
              </w:rPr>
            </w:rPrChange>
          </w:rPr>
          <w:delText>“</w:delText>
        </w:r>
      </w:del>
      <w:r w:rsidR="003F7BFA" w:rsidRPr="00192FAA">
        <w:rPr>
          <w:rFonts w:ascii="Times New Roman" w:hAnsi="Times New Roman"/>
          <w:i/>
          <w:noProof/>
          <w:sz w:val="24"/>
          <w:szCs w:val="24"/>
          <w:rPrChange w:id="4421" w:author="EMRAH COLAK" w:date="2015-07-30T19:44:00Z">
            <w:rPr>
              <w:rFonts w:ascii="Times New Roman" w:hAnsi="Times New Roman"/>
              <w:noProof/>
              <w:sz w:val="24"/>
              <w:szCs w:val="24"/>
            </w:rPr>
          </w:rPrChange>
        </w:rPr>
        <w:t>Getting Stared w</w:t>
      </w:r>
      <w:r w:rsidRPr="00192FAA">
        <w:rPr>
          <w:rFonts w:ascii="Times New Roman" w:hAnsi="Times New Roman"/>
          <w:i/>
          <w:noProof/>
          <w:sz w:val="24"/>
          <w:szCs w:val="24"/>
          <w:rPrChange w:id="4422" w:author="EMRAH COLAK" w:date="2015-07-30T19:44:00Z">
            <w:rPr>
              <w:rFonts w:ascii="Times New Roman" w:hAnsi="Times New Roman"/>
              <w:noProof/>
              <w:sz w:val="24"/>
              <w:szCs w:val="24"/>
            </w:rPr>
          </w:rPrChange>
        </w:rPr>
        <w:t>ith Xendesktop 7.x</w:t>
      </w:r>
      <w:ins w:id="4423" w:author="EMRAH COLAK" w:date="2015-07-30T19:15:00Z">
        <w:r w:rsidR="009C0CBF" w:rsidRPr="00192FAA">
          <w:rPr>
            <w:rFonts w:ascii="Times New Roman" w:hAnsi="Times New Roman"/>
            <w:noProof/>
            <w:sz w:val="24"/>
            <w:szCs w:val="24"/>
            <w:rPrChange w:id="4424" w:author="EMRAH COLAK" w:date="2015-07-30T19:44:00Z">
              <w:rPr>
                <w:rFonts w:ascii="Times New Roman" w:hAnsi="Times New Roman"/>
                <w:i/>
                <w:noProof/>
                <w:sz w:val="24"/>
                <w:szCs w:val="24"/>
              </w:rPr>
            </w:rPrChange>
          </w:rPr>
          <w:t>,</w:t>
        </w:r>
        <w:r w:rsidR="009C0CBF" w:rsidRPr="00192FAA">
          <w:rPr>
            <w:rFonts w:ascii="Times New Roman" w:hAnsi="Times New Roman"/>
            <w:i/>
            <w:noProof/>
            <w:sz w:val="24"/>
            <w:szCs w:val="24"/>
          </w:rPr>
          <w:t xml:space="preserve"> </w:t>
        </w:r>
      </w:ins>
      <w:ins w:id="4425" w:author="EMRAH COLAK" w:date="2015-07-30T19:18:00Z">
        <w:r w:rsidR="009C0CBF" w:rsidRPr="00192FAA">
          <w:rPr>
            <w:rFonts w:ascii="Times New Roman" w:hAnsi="Times New Roman"/>
            <w:iCs/>
            <w:noProof/>
            <w:sz w:val="24"/>
            <w:szCs w:val="24"/>
          </w:rPr>
          <w:t>United Kingdom</w:t>
        </w:r>
      </w:ins>
      <w:ins w:id="4426" w:author="EMRAH COLAK" w:date="2015-07-30T19:15:00Z">
        <w:r w:rsidR="009C0CBF" w:rsidRPr="00192FAA">
          <w:rPr>
            <w:rFonts w:ascii="Times New Roman" w:hAnsi="Times New Roman"/>
            <w:noProof/>
            <w:sz w:val="24"/>
            <w:szCs w:val="24"/>
          </w:rPr>
          <w:t xml:space="preserve"> </w:t>
        </w:r>
      </w:ins>
    </w:p>
    <w:p w14:paraId="7718F39C" w14:textId="724CD85C" w:rsidR="006F1C92" w:rsidRPr="00192FAA" w:rsidRDefault="009C0CBF">
      <w:pPr>
        <w:spacing w:after="120" w:line="240" w:lineRule="auto"/>
        <w:rPr>
          <w:ins w:id="4427" w:author="EMRAH COLAK" w:date="2015-07-30T17:59:00Z"/>
          <w:rFonts w:ascii="Times New Roman" w:hAnsi="Times New Roman"/>
          <w:noProof/>
          <w:sz w:val="24"/>
          <w:szCs w:val="24"/>
        </w:rPr>
        <w:pPrChange w:id="4428" w:author="EMRAH COLAK" w:date="2015-07-30T19:18:00Z">
          <w:pPr>
            <w:spacing w:before="240" w:after="240" w:line="360" w:lineRule="auto"/>
          </w:pPr>
        </w:pPrChange>
      </w:pPr>
      <w:ins w:id="4429" w:author="EMRAH COLAK" w:date="2015-07-30T19:18:00Z">
        <w:r w:rsidRPr="00192FAA">
          <w:rPr>
            <w:rFonts w:ascii="Times New Roman" w:hAnsi="Times New Roman"/>
            <w:noProof/>
            <w:sz w:val="24"/>
            <w:szCs w:val="24"/>
          </w:rPr>
          <w:t xml:space="preserve">1. Baskı, </w:t>
        </w:r>
      </w:ins>
      <w:ins w:id="4430" w:author="EMRAH COLAK" w:date="2015-07-30T19:15:00Z">
        <w:r w:rsidRPr="00192FAA">
          <w:rPr>
            <w:rFonts w:ascii="Times New Roman" w:hAnsi="Times New Roman"/>
            <w:noProof/>
            <w:sz w:val="24"/>
            <w:szCs w:val="24"/>
          </w:rPr>
          <w:t>Nisan 2014</w:t>
        </w:r>
      </w:ins>
      <w:ins w:id="4431" w:author="EMRAH COLAK" w:date="2015-07-30T19:19:00Z">
        <w:r w:rsidRPr="00192FAA">
          <w:rPr>
            <w:rFonts w:ascii="Times New Roman" w:hAnsi="Times New Roman"/>
            <w:noProof/>
            <w:sz w:val="24"/>
            <w:szCs w:val="24"/>
          </w:rPr>
          <w:t>.</w:t>
        </w:r>
      </w:ins>
      <w:del w:id="4432" w:author="EMRAH COLAK" w:date="2015-07-30T19:15:00Z">
        <w:r w:rsidR="006F1C92" w:rsidRPr="00192FAA" w:rsidDel="009C0CBF">
          <w:rPr>
            <w:rFonts w:ascii="Times New Roman" w:hAnsi="Times New Roman"/>
            <w:noProof/>
            <w:sz w:val="24"/>
            <w:szCs w:val="24"/>
          </w:rPr>
          <w:delText>”</w:delText>
        </w:r>
      </w:del>
    </w:p>
    <w:p w14:paraId="23679727" w14:textId="77777777" w:rsidR="000D2166" w:rsidRPr="00192FAA" w:rsidRDefault="000D2166">
      <w:pPr>
        <w:spacing w:after="120" w:line="240" w:lineRule="auto"/>
        <w:rPr>
          <w:rFonts w:ascii="Times New Roman" w:hAnsi="Times New Roman"/>
          <w:noProof/>
          <w:sz w:val="24"/>
          <w:szCs w:val="24"/>
        </w:rPr>
        <w:pPrChange w:id="4433" w:author="EMRAH COLAK" w:date="2015-07-30T18:26:00Z">
          <w:pPr>
            <w:spacing w:before="240" w:after="240" w:line="360" w:lineRule="auto"/>
          </w:pPr>
        </w:pPrChange>
      </w:pPr>
    </w:p>
    <w:p w14:paraId="4F30A549" w14:textId="77777777" w:rsidR="009C0CBF" w:rsidRPr="00192FAA" w:rsidRDefault="000F7C00">
      <w:pPr>
        <w:spacing w:after="0" w:line="240" w:lineRule="auto"/>
        <w:rPr>
          <w:ins w:id="4434" w:author="EMRAH COLAK" w:date="2015-07-30T19:19:00Z"/>
          <w:rFonts w:ascii="Times New Roman" w:hAnsi="Times New Roman"/>
          <w:noProof/>
          <w:sz w:val="24"/>
          <w:szCs w:val="24"/>
        </w:rPr>
        <w:pPrChange w:id="4435" w:author="EMRAH COLAK" w:date="2015-07-30T19:22:00Z">
          <w:pPr>
            <w:spacing w:before="240" w:after="240" w:line="360" w:lineRule="auto"/>
          </w:pPr>
        </w:pPrChange>
      </w:pPr>
      <w:r w:rsidRPr="00192FAA">
        <w:rPr>
          <w:rFonts w:ascii="Times New Roman" w:hAnsi="Times New Roman"/>
          <w:b/>
          <w:bCs/>
          <w:noProof/>
          <w:sz w:val="24"/>
          <w:szCs w:val="24"/>
        </w:rPr>
        <w:t>HOOPES, John</w:t>
      </w:r>
      <w:ins w:id="4436" w:author="EMRAH COLAK" w:date="2015-07-30T19:14:00Z">
        <w:r w:rsidR="009C0CBF" w:rsidRPr="00192FAA">
          <w:rPr>
            <w:rFonts w:ascii="Times New Roman" w:hAnsi="Times New Roman"/>
            <w:b/>
            <w:bCs/>
            <w:noProof/>
            <w:sz w:val="24"/>
            <w:szCs w:val="24"/>
          </w:rPr>
          <w:t xml:space="preserve">, </w:t>
        </w:r>
      </w:ins>
      <w:del w:id="4437" w:author="EMRAH COLAK" w:date="2015-07-30T19:14:00Z">
        <w:r w:rsidRPr="00192FAA" w:rsidDel="009C0CBF">
          <w:rPr>
            <w:rFonts w:ascii="Times New Roman" w:hAnsi="Times New Roman"/>
            <w:b/>
            <w:bCs/>
            <w:i/>
            <w:noProof/>
            <w:sz w:val="24"/>
            <w:szCs w:val="24"/>
            <w:rPrChange w:id="4438" w:author="EMRAH COLAK" w:date="2015-07-30T19:44:00Z">
              <w:rPr>
                <w:rFonts w:ascii="Times New Roman" w:hAnsi="Times New Roman"/>
                <w:b/>
                <w:bCs/>
                <w:noProof/>
                <w:sz w:val="24"/>
                <w:szCs w:val="24"/>
              </w:rPr>
            </w:rPrChange>
          </w:rPr>
          <w:delText>. 2008.</w:delText>
        </w:r>
        <w:r w:rsidRPr="00192FAA" w:rsidDel="009C0CBF">
          <w:rPr>
            <w:rFonts w:ascii="Times New Roman" w:hAnsi="Times New Roman"/>
            <w:i/>
            <w:noProof/>
            <w:sz w:val="24"/>
            <w:szCs w:val="24"/>
            <w:rPrChange w:id="4439" w:author="EMRAH COLAK" w:date="2015-07-30T19:44:00Z">
              <w:rPr>
                <w:rFonts w:ascii="Times New Roman" w:hAnsi="Times New Roman"/>
                <w:noProof/>
                <w:sz w:val="24"/>
                <w:szCs w:val="24"/>
              </w:rPr>
            </w:rPrChange>
          </w:rPr>
          <w:delText xml:space="preserve"> </w:delText>
        </w:r>
      </w:del>
      <w:r w:rsidRPr="00192FAA">
        <w:rPr>
          <w:rFonts w:ascii="Times New Roman" w:hAnsi="Times New Roman"/>
          <w:i/>
          <w:iCs/>
          <w:noProof/>
          <w:sz w:val="24"/>
          <w:szCs w:val="24"/>
        </w:rPr>
        <w:t>Virtualization for Security Including Sandboxing</w:t>
      </w:r>
      <w:r w:rsidRPr="00192FAA">
        <w:rPr>
          <w:rFonts w:ascii="Times New Roman" w:hAnsi="Times New Roman"/>
          <w:iCs/>
          <w:noProof/>
          <w:sz w:val="24"/>
          <w:szCs w:val="24"/>
          <w:rPrChange w:id="4440" w:author="EMRAH COLAK" w:date="2015-07-30T19:44:00Z">
            <w:rPr>
              <w:rFonts w:ascii="Times New Roman" w:hAnsi="Times New Roman"/>
              <w:i/>
              <w:iCs/>
              <w:noProof/>
              <w:sz w:val="24"/>
              <w:szCs w:val="24"/>
            </w:rPr>
          </w:rPrChange>
        </w:rPr>
        <w:t>,</w:t>
      </w:r>
      <w:r w:rsidRPr="00192FAA">
        <w:rPr>
          <w:rFonts w:ascii="Times New Roman" w:hAnsi="Times New Roman"/>
          <w:i/>
          <w:iCs/>
          <w:noProof/>
          <w:sz w:val="24"/>
          <w:szCs w:val="24"/>
        </w:rPr>
        <w:t xml:space="preserve"> Disaster Recovery, High Availability, Forensic Analysis, and Honeypotting</w:t>
      </w:r>
      <w:del w:id="4441" w:author="EMRAH COLAK" w:date="2015-07-30T19:19:00Z">
        <w:r w:rsidRPr="00192FAA" w:rsidDel="009C0CBF">
          <w:rPr>
            <w:rFonts w:ascii="Times New Roman" w:hAnsi="Times New Roman"/>
            <w:i/>
            <w:iCs/>
            <w:noProof/>
            <w:sz w:val="24"/>
            <w:szCs w:val="24"/>
          </w:rPr>
          <w:delText>.</w:delText>
        </w:r>
      </w:del>
      <w:ins w:id="4442" w:author="EMRAH COLAK" w:date="2015-07-30T19:19:00Z">
        <w:r w:rsidR="009C0CBF" w:rsidRPr="00192FAA">
          <w:rPr>
            <w:rFonts w:ascii="Times New Roman" w:hAnsi="Times New Roman"/>
            <w:i/>
            <w:iCs/>
            <w:noProof/>
            <w:sz w:val="24"/>
            <w:szCs w:val="24"/>
          </w:rPr>
          <w:t>,</w:t>
        </w:r>
      </w:ins>
      <w:r w:rsidRPr="00192FAA">
        <w:rPr>
          <w:rFonts w:ascii="Times New Roman" w:hAnsi="Times New Roman"/>
          <w:i/>
          <w:iCs/>
          <w:noProof/>
          <w:sz w:val="24"/>
          <w:szCs w:val="24"/>
        </w:rPr>
        <w:t xml:space="preserve"> </w:t>
      </w:r>
      <w:r w:rsidRPr="00192FAA">
        <w:rPr>
          <w:rFonts w:ascii="Times New Roman" w:hAnsi="Times New Roman"/>
          <w:noProof/>
          <w:sz w:val="24"/>
          <w:szCs w:val="24"/>
        </w:rPr>
        <w:t>Burlington</w:t>
      </w:r>
      <w:ins w:id="4443" w:author="EMRAH COLAK" w:date="2015-07-30T19:19:00Z">
        <w:r w:rsidR="009C0CBF" w:rsidRPr="00192FAA">
          <w:rPr>
            <w:rFonts w:ascii="Times New Roman" w:hAnsi="Times New Roman"/>
            <w:noProof/>
            <w:sz w:val="24"/>
            <w:szCs w:val="24"/>
          </w:rPr>
          <w:t>,</w:t>
        </w:r>
      </w:ins>
    </w:p>
    <w:p w14:paraId="44F3E544" w14:textId="52F2E0C0" w:rsidR="000D2166" w:rsidRPr="00192FAA" w:rsidRDefault="009C0CBF">
      <w:pPr>
        <w:spacing w:after="120" w:line="240" w:lineRule="auto"/>
        <w:rPr>
          <w:ins w:id="4444" w:author="EMRAH COLAK" w:date="2015-07-30T17:59:00Z"/>
          <w:rFonts w:ascii="Times New Roman" w:hAnsi="Times New Roman"/>
          <w:noProof/>
          <w:sz w:val="24"/>
          <w:szCs w:val="24"/>
        </w:rPr>
        <w:pPrChange w:id="4445" w:author="EMRAH COLAK" w:date="2015-07-30T19:22:00Z">
          <w:pPr>
            <w:spacing w:before="240" w:after="240" w:line="360" w:lineRule="auto"/>
          </w:pPr>
        </w:pPrChange>
      </w:pPr>
      <w:ins w:id="4446" w:author="EMRAH COLAK" w:date="2015-07-30T19:19:00Z">
        <w:r w:rsidRPr="00192FAA">
          <w:rPr>
            <w:rFonts w:ascii="Times New Roman" w:hAnsi="Times New Roman"/>
            <w:noProof/>
            <w:sz w:val="24"/>
            <w:szCs w:val="24"/>
          </w:rPr>
          <w:t>3.Baskı</w:t>
        </w:r>
      </w:ins>
      <w:ins w:id="4447" w:author="EMRAH COLAK" w:date="2015-07-30T19:20:00Z">
        <w:r w:rsidRPr="00192FAA">
          <w:rPr>
            <w:rFonts w:ascii="Times New Roman" w:hAnsi="Times New Roman"/>
            <w:noProof/>
            <w:sz w:val="24"/>
            <w:szCs w:val="24"/>
          </w:rPr>
          <w:t xml:space="preserve">, Aralık </w:t>
        </w:r>
      </w:ins>
      <w:del w:id="4448" w:author="EMRAH COLAK" w:date="2015-07-30T19:19:00Z">
        <w:r w:rsidR="000F7C00" w:rsidRPr="00192FAA" w:rsidDel="009C0CBF">
          <w:rPr>
            <w:rFonts w:ascii="Times New Roman" w:hAnsi="Times New Roman"/>
            <w:noProof/>
            <w:sz w:val="24"/>
            <w:szCs w:val="24"/>
          </w:rPr>
          <w:delText> : Syngress Publishing, Inc.</w:delText>
        </w:r>
      </w:del>
      <w:ins w:id="4449" w:author="EMRAH COLAK" w:date="2015-07-30T19:15:00Z">
        <w:r w:rsidRPr="00192FAA">
          <w:rPr>
            <w:rFonts w:ascii="Times New Roman" w:hAnsi="Times New Roman"/>
            <w:noProof/>
            <w:sz w:val="24"/>
            <w:szCs w:val="24"/>
          </w:rPr>
          <w:t>2008</w:t>
        </w:r>
      </w:ins>
      <w:ins w:id="4450" w:author="EMRAH COLAK" w:date="2015-07-30T19:20:00Z">
        <w:r w:rsidRPr="00192FAA">
          <w:rPr>
            <w:rFonts w:ascii="Times New Roman" w:hAnsi="Times New Roman"/>
            <w:noProof/>
            <w:sz w:val="24"/>
            <w:szCs w:val="24"/>
          </w:rPr>
          <w:t>.</w:t>
        </w:r>
      </w:ins>
    </w:p>
    <w:p w14:paraId="1346A82D" w14:textId="5BAF340C" w:rsidR="000F7C00" w:rsidRPr="00192FAA" w:rsidRDefault="000F7C00">
      <w:pPr>
        <w:spacing w:after="120" w:line="240" w:lineRule="auto"/>
        <w:rPr>
          <w:rFonts w:ascii="Times New Roman" w:hAnsi="Times New Roman"/>
          <w:noProof/>
          <w:sz w:val="24"/>
          <w:szCs w:val="24"/>
        </w:rPr>
        <w:pPrChange w:id="4451" w:author="EMRAH COLAK" w:date="2015-07-30T18:26:00Z">
          <w:pPr>
            <w:spacing w:before="240" w:after="240" w:line="360" w:lineRule="auto"/>
          </w:pPr>
        </w:pPrChange>
      </w:pPr>
      <w:del w:id="4452" w:author="EMRAH COLAK" w:date="2015-07-30T09:48:00Z">
        <w:r w:rsidRPr="00192FAA" w:rsidDel="005035E7">
          <w:rPr>
            <w:rFonts w:ascii="Times New Roman" w:hAnsi="Times New Roman"/>
            <w:noProof/>
            <w:sz w:val="24"/>
            <w:szCs w:val="24"/>
          </w:rPr>
          <w:delText>, s. 3-</w:delText>
        </w:r>
        <w:r w:rsidR="00633AB9" w:rsidRPr="00192FAA" w:rsidDel="005035E7">
          <w:rPr>
            <w:rFonts w:ascii="Times New Roman" w:hAnsi="Times New Roman"/>
            <w:noProof/>
            <w:sz w:val="24"/>
            <w:szCs w:val="24"/>
          </w:rPr>
          <w:delText>10</w:delText>
        </w:r>
        <w:r w:rsidRPr="00192FAA" w:rsidDel="005035E7">
          <w:rPr>
            <w:rFonts w:ascii="Times New Roman" w:hAnsi="Times New Roman"/>
            <w:noProof/>
            <w:sz w:val="24"/>
            <w:szCs w:val="24"/>
          </w:rPr>
          <w:delText>.</w:delText>
        </w:r>
      </w:del>
    </w:p>
    <w:p w14:paraId="18AE8D9B" w14:textId="60E861AF" w:rsidR="00633AB9" w:rsidRPr="00192FAA" w:rsidRDefault="00633AB9">
      <w:pPr>
        <w:spacing w:after="120" w:line="240" w:lineRule="auto"/>
        <w:rPr>
          <w:ins w:id="4453" w:author="EMRAH COLAK" w:date="2015-07-30T17:59:00Z"/>
          <w:rFonts w:ascii="Times New Roman" w:hAnsi="Times New Roman"/>
          <w:noProof/>
          <w:sz w:val="24"/>
          <w:szCs w:val="24"/>
        </w:rPr>
        <w:pPrChange w:id="4454" w:author="EMRAH COLAK" w:date="2015-07-30T18:26:00Z">
          <w:pPr>
            <w:spacing w:before="240" w:after="240" w:line="360" w:lineRule="auto"/>
          </w:pPr>
        </w:pPrChange>
      </w:pPr>
      <w:r w:rsidRPr="00192FAA">
        <w:rPr>
          <w:rFonts w:ascii="Times New Roman" w:hAnsi="Times New Roman"/>
          <w:b/>
          <w:noProof/>
          <w:sz w:val="24"/>
          <w:szCs w:val="24"/>
        </w:rPr>
        <w:t>NASSAR</w:t>
      </w:r>
      <w:ins w:id="4455" w:author="EMRAH COLAK" w:date="2015-07-30T19:21:00Z">
        <w:r w:rsidR="009C0CBF" w:rsidRPr="00192FAA">
          <w:rPr>
            <w:rFonts w:ascii="Times New Roman" w:hAnsi="Times New Roman"/>
            <w:b/>
            <w:noProof/>
            <w:sz w:val="24"/>
            <w:szCs w:val="24"/>
          </w:rPr>
          <w:t>,</w:t>
        </w:r>
      </w:ins>
      <w:r w:rsidRPr="00192FAA">
        <w:rPr>
          <w:rFonts w:ascii="Times New Roman" w:hAnsi="Times New Roman"/>
          <w:b/>
          <w:noProof/>
          <w:sz w:val="24"/>
          <w:szCs w:val="24"/>
        </w:rPr>
        <w:t xml:space="preserve"> D</w:t>
      </w:r>
      <w:del w:id="4456" w:author="EMRAH COLAK" w:date="2015-07-30T19:20:00Z">
        <w:r w:rsidRPr="00192FAA" w:rsidDel="009C0CBF">
          <w:rPr>
            <w:rFonts w:ascii="Times New Roman" w:hAnsi="Times New Roman"/>
            <w:b/>
            <w:noProof/>
            <w:sz w:val="24"/>
            <w:szCs w:val="24"/>
          </w:rPr>
          <w:delText>.</w:delText>
        </w:r>
      </w:del>
      <w:ins w:id="4457" w:author="EMRAH COLAK" w:date="2015-07-30T19:20:00Z">
        <w:r w:rsidR="009C0CBF" w:rsidRPr="00192FAA">
          <w:rPr>
            <w:rFonts w:ascii="Times New Roman" w:hAnsi="Times New Roman"/>
            <w:b/>
            <w:noProof/>
            <w:sz w:val="24"/>
            <w:szCs w:val="24"/>
          </w:rPr>
          <w:t>aniel</w:t>
        </w:r>
      </w:ins>
      <w:ins w:id="4458" w:author="EMRAH COLAK" w:date="2015-07-30T19:21:00Z">
        <w:r w:rsidR="009C0CBF" w:rsidRPr="00192FAA">
          <w:rPr>
            <w:rFonts w:ascii="Times New Roman" w:hAnsi="Times New Roman"/>
            <w:b/>
            <w:noProof/>
            <w:sz w:val="24"/>
            <w:szCs w:val="24"/>
          </w:rPr>
          <w:t>,</w:t>
        </w:r>
      </w:ins>
      <w:r w:rsidRPr="00192FAA">
        <w:rPr>
          <w:rFonts w:ascii="Times New Roman" w:hAnsi="Times New Roman"/>
          <w:b/>
          <w:noProof/>
          <w:sz w:val="24"/>
          <w:szCs w:val="24"/>
        </w:rPr>
        <w:t xml:space="preserve"> </w:t>
      </w:r>
      <w:del w:id="4459" w:author="EMRAH COLAK" w:date="2015-07-30T19:22:00Z">
        <w:r w:rsidRPr="00192FAA" w:rsidDel="009C0CBF">
          <w:rPr>
            <w:rFonts w:ascii="Times New Roman" w:hAnsi="Times New Roman"/>
            <w:b/>
            <w:i/>
            <w:noProof/>
            <w:sz w:val="24"/>
            <w:szCs w:val="24"/>
            <w:rPrChange w:id="4460" w:author="EMRAH COLAK" w:date="2015-07-30T19:44:00Z">
              <w:rPr>
                <w:rFonts w:ascii="Times New Roman" w:hAnsi="Times New Roman"/>
                <w:b/>
                <w:noProof/>
                <w:sz w:val="24"/>
                <w:szCs w:val="24"/>
              </w:rPr>
            </w:rPrChange>
          </w:rPr>
          <w:delText xml:space="preserve"> 2000</w:delText>
        </w:r>
        <w:r w:rsidRPr="00192FAA" w:rsidDel="009C0CBF">
          <w:rPr>
            <w:rFonts w:ascii="Times New Roman" w:hAnsi="Times New Roman"/>
            <w:i/>
            <w:noProof/>
            <w:sz w:val="24"/>
            <w:szCs w:val="24"/>
            <w:rPrChange w:id="4461" w:author="EMRAH COLAK" w:date="2015-07-30T19:44:00Z">
              <w:rPr>
                <w:rFonts w:ascii="Times New Roman" w:hAnsi="Times New Roman"/>
                <w:noProof/>
                <w:sz w:val="24"/>
                <w:szCs w:val="24"/>
              </w:rPr>
            </w:rPrChange>
          </w:rPr>
          <w:delText xml:space="preserve"> </w:delText>
        </w:r>
        <w:r w:rsidRPr="00192FAA" w:rsidDel="00207341">
          <w:rPr>
            <w:rFonts w:ascii="Times New Roman" w:hAnsi="Times New Roman"/>
            <w:i/>
            <w:noProof/>
            <w:sz w:val="24"/>
            <w:szCs w:val="24"/>
            <w:rPrChange w:id="4462" w:author="EMRAH COLAK" w:date="2015-07-30T19:44:00Z">
              <w:rPr>
                <w:rFonts w:ascii="Times New Roman" w:hAnsi="Times New Roman"/>
                <w:noProof/>
                <w:sz w:val="24"/>
                <w:szCs w:val="24"/>
              </w:rPr>
            </w:rPrChange>
          </w:rPr>
          <w:delText>“</w:delText>
        </w:r>
      </w:del>
      <w:r w:rsidRPr="00192FAA">
        <w:rPr>
          <w:rFonts w:ascii="Times New Roman" w:hAnsi="Times New Roman"/>
          <w:i/>
          <w:noProof/>
          <w:sz w:val="24"/>
          <w:szCs w:val="24"/>
          <w:rPrChange w:id="4463" w:author="EMRAH COLAK" w:date="2015-07-30T19:44:00Z">
            <w:rPr>
              <w:rFonts w:ascii="Times New Roman" w:hAnsi="Times New Roman"/>
              <w:noProof/>
              <w:sz w:val="24"/>
              <w:szCs w:val="24"/>
            </w:rPr>
          </w:rPrChange>
        </w:rPr>
        <w:t>Network Performance Baselining</w:t>
      </w:r>
      <w:del w:id="4464" w:author="EMRAH COLAK" w:date="2015-07-30T19:22:00Z">
        <w:r w:rsidRPr="00192FAA" w:rsidDel="00207341">
          <w:rPr>
            <w:rFonts w:ascii="Times New Roman" w:hAnsi="Times New Roman"/>
            <w:noProof/>
            <w:sz w:val="24"/>
            <w:szCs w:val="24"/>
          </w:rPr>
          <w:delText>”</w:delText>
        </w:r>
      </w:del>
      <w:r w:rsidRPr="00192FAA">
        <w:rPr>
          <w:rFonts w:ascii="Times New Roman" w:hAnsi="Times New Roman"/>
          <w:noProof/>
          <w:sz w:val="24"/>
          <w:szCs w:val="24"/>
        </w:rPr>
        <w:t xml:space="preserve">, </w:t>
      </w:r>
      <w:del w:id="4465" w:author="EMRAH COLAK" w:date="2015-07-30T19:21:00Z">
        <w:r w:rsidRPr="00192FAA" w:rsidDel="009C0CBF">
          <w:rPr>
            <w:rFonts w:ascii="Times New Roman" w:hAnsi="Times New Roman"/>
            <w:noProof/>
            <w:sz w:val="24"/>
            <w:szCs w:val="24"/>
          </w:rPr>
          <w:delText xml:space="preserve">MTP, </w:delText>
        </w:r>
      </w:del>
      <w:moveFromRangeStart w:id="4466" w:author="EMRAH COLAK" w:date="2015-07-30T19:21:00Z" w:name="move426047406"/>
      <w:moveFrom w:id="4467" w:author="EMRAH COLAK" w:date="2015-07-30T19:21:00Z">
        <w:r w:rsidRPr="00192FAA" w:rsidDel="009C0CBF">
          <w:rPr>
            <w:rFonts w:ascii="Times New Roman" w:hAnsi="Times New Roman"/>
            <w:noProof/>
            <w:sz w:val="24"/>
            <w:szCs w:val="24"/>
          </w:rPr>
          <w:t xml:space="preserve">1. Baskı. </w:t>
        </w:r>
      </w:moveFrom>
      <w:moveFromRangeEnd w:id="4466"/>
      <w:r w:rsidRPr="00192FAA">
        <w:rPr>
          <w:rFonts w:ascii="Times New Roman" w:hAnsi="Times New Roman"/>
          <w:noProof/>
          <w:sz w:val="24"/>
          <w:szCs w:val="24"/>
        </w:rPr>
        <w:t>USA</w:t>
      </w:r>
      <w:ins w:id="4468" w:author="EMRAH COLAK" w:date="2015-07-30T19:21:00Z">
        <w:r w:rsidR="009C0CBF" w:rsidRPr="00192FAA">
          <w:rPr>
            <w:rFonts w:ascii="Times New Roman" w:hAnsi="Times New Roman"/>
            <w:noProof/>
            <w:sz w:val="24"/>
            <w:szCs w:val="24"/>
          </w:rPr>
          <w:t xml:space="preserve">, </w:t>
        </w:r>
      </w:ins>
      <w:moveToRangeStart w:id="4469" w:author="EMRAH COLAK" w:date="2015-07-30T19:21:00Z" w:name="move426047406"/>
      <w:moveTo w:id="4470" w:author="EMRAH COLAK" w:date="2015-07-30T19:21:00Z">
        <w:r w:rsidR="009C0CBF" w:rsidRPr="00192FAA">
          <w:rPr>
            <w:rFonts w:ascii="Times New Roman" w:hAnsi="Times New Roman"/>
            <w:noProof/>
            <w:sz w:val="24"/>
            <w:szCs w:val="24"/>
          </w:rPr>
          <w:t>1. Baskı</w:t>
        </w:r>
      </w:moveTo>
      <w:ins w:id="4471" w:author="EMRAH COLAK" w:date="2015-07-30T19:22:00Z">
        <w:r w:rsidR="00207341" w:rsidRPr="00192FAA">
          <w:rPr>
            <w:rFonts w:ascii="Times New Roman" w:hAnsi="Times New Roman"/>
            <w:noProof/>
            <w:sz w:val="24"/>
            <w:szCs w:val="24"/>
          </w:rPr>
          <w:t>, Mayıs 2000.</w:t>
        </w:r>
      </w:ins>
      <w:moveTo w:id="4472" w:author="EMRAH COLAK" w:date="2015-07-30T19:21:00Z">
        <w:del w:id="4473" w:author="EMRAH COLAK" w:date="2015-07-30T19:22:00Z">
          <w:r w:rsidR="009C0CBF" w:rsidRPr="00192FAA" w:rsidDel="00207341">
            <w:rPr>
              <w:rFonts w:ascii="Times New Roman" w:hAnsi="Times New Roman"/>
              <w:noProof/>
              <w:sz w:val="24"/>
              <w:szCs w:val="24"/>
            </w:rPr>
            <w:delText>.</w:delText>
          </w:r>
        </w:del>
      </w:moveTo>
      <w:moveToRangeEnd w:id="4469"/>
    </w:p>
    <w:p w14:paraId="6B6CA219" w14:textId="77777777" w:rsidR="000D2166" w:rsidRPr="00192FAA" w:rsidRDefault="000D2166">
      <w:pPr>
        <w:spacing w:after="120" w:line="240" w:lineRule="auto"/>
        <w:rPr>
          <w:rFonts w:ascii="Times New Roman" w:hAnsi="Times New Roman"/>
          <w:noProof/>
          <w:sz w:val="24"/>
          <w:szCs w:val="24"/>
        </w:rPr>
        <w:pPrChange w:id="4474" w:author="EMRAH COLAK" w:date="2015-07-30T18:26:00Z">
          <w:pPr>
            <w:spacing w:before="240" w:after="240" w:line="360" w:lineRule="auto"/>
          </w:pPr>
        </w:pPrChange>
      </w:pPr>
    </w:p>
    <w:p w14:paraId="41938EF2" w14:textId="2DFE9320" w:rsidR="000D2166" w:rsidRPr="00192FAA" w:rsidRDefault="000F7C00">
      <w:pPr>
        <w:spacing w:after="120" w:line="240" w:lineRule="auto"/>
        <w:rPr>
          <w:ins w:id="4475" w:author="EMRAH COLAK" w:date="2015-07-30T17:59:00Z"/>
          <w:rFonts w:ascii="Times New Roman" w:hAnsi="Times New Roman"/>
          <w:noProof/>
          <w:sz w:val="24"/>
          <w:szCs w:val="24"/>
        </w:rPr>
        <w:pPrChange w:id="4476" w:author="EMRAH COLAK" w:date="2015-07-30T18:26:00Z">
          <w:pPr>
            <w:spacing w:before="240" w:after="240" w:line="360" w:lineRule="auto"/>
          </w:pPr>
        </w:pPrChange>
      </w:pPr>
      <w:r w:rsidRPr="00192FAA">
        <w:rPr>
          <w:rFonts w:ascii="Times New Roman" w:hAnsi="Times New Roman"/>
          <w:b/>
          <w:noProof/>
          <w:sz w:val="24"/>
          <w:szCs w:val="24"/>
        </w:rPr>
        <w:t xml:space="preserve">RUEST, </w:t>
      </w:r>
      <w:del w:id="4477" w:author="EMRAH COLAK" w:date="2015-07-30T19:24:00Z">
        <w:r w:rsidRPr="00192FAA" w:rsidDel="00207341">
          <w:rPr>
            <w:rFonts w:ascii="Times New Roman" w:hAnsi="Times New Roman"/>
            <w:b/>
            <w:noProof/>
            <w:sz w:val="24"/>
            <w:szCs w:val="24"/>
          </w:rPr>
          <w:delText>Danielle</w:delText>
        </w:r>
      </w:del>
      <w:ins w:id="4478" w:author="EMRAH COLAK" w:date="2015-07-30T19:24:00Z">
        <w:r w:rsidR="00207341" w:rsidRPr="00192FAA">
          <w:rPr>
            <w:rFonts w:ascii="Times New Roman" w:hAnsi="Times New Roman"/>
            <w:b/>
            <w:noProof/>
            <w:sz w:val="24"/>
            <w:szCs w:val="24"/>
          </w:rPr>
          <w:t>Nelson</w:t>
        </w:r>
      </w:ins>
      <w:ins w:id="4479" w:author="EMRAH COLAK" w:date="2015-07-30T19:23:00Z">
        <w:r w:rsidR="00207341" w:rsidRPr="00192FAA">
          <w:rPr>
            <w:rFonts w:ascii="Times New Roman" w:hAnsi="Times New Roman"/>
            <w:b/>
            <w:noProof/>
            <w:sz w:val="24"/>
            <w:szCs w:val="24"/>
          </w:rPr>
          <w:t xml:space="preserve">, </w:t>
        </w:r>
      </w:ins>
      <w:del w:id="4480" w:author="EMRAH COLAK" w:date="2015-07-30T19:23:00Z">
        <w:r w:rsidRPr="00192FAA" w:rsidDel="00207341">
          <w:rPr>
            <w:rFonts w:ascii="Times New Roman" w:hAnsi="Times New Roman"/>
            <w:b/>
            <w:noProof/>
            <w:sz w:val="24"/>
            <w:szCs w:val="24"/>
          </w:rPr>
          <w:delText xml:space="preserve"> ve RUEST, Nelson. 2009.</w:delText>
        </w:r>
        <w:r w:rsidRPr="00192FAA" w:rsidDel="00207341">
          <w:rPr>
            <w:rFonts w:ascii="Times New Roman" w:hAnsi="Times New Roman"/>
            <w:noProof/>
            <w:sz w:val="24"/>
            <w:szCs w:val="24"/>
          </w:rPr>
          <w:delText xml:space="preserve"> </w:delText>
        </w:r>
      </w:del>
      <w:r w:rsidRPr="00192FAA">
        <w:rPr>
          <w:rFonts w:ascii="Times New Roman" w:hAnsi="Times New Roman"/>
          <w:i/>
          <w:noProof/>
          <w:sz w:val="24"/>
          <w:szCs w:val="24"/>
          <w:rPrChange w:id="4481" w:author="EMRAH COLAK" w:date="2015-07-30T19:44:00Z">
            <w:rPr>
              <w:rFonts w:ascii="Times New Roman" w:hAnsi="Times New Roman"/>
              <w:noProof/>
              <w:sz w:val="24"/>
              <w:szCs w:val="24"/>
            </w:rPr>
          </w:rPrChange>
        </w:rPr>
        <w:t>Virtualization A Beginner's Guide</w:t>
      </w:r>
      <w:ins w:id="4482" w:author="EMRAH COLAK" w:date="2015-07-30T19:23:00Z">
        <w:r w:rsidR="00207341" w:rsidRPr="00192FAA">
          <w:rPr>
            <w:rFonts w:ascii="Times New Roman" w:hAnsi="Times New Roman"/>
            <w:noProof/>
            <w:sz w:val="24"/>
            <w:szCs w:val="24"/>
          </w:rPr>
          <w:t>,</w:t>
        </w:r>
      </w:ins>
      <w:ins w:id="4483" w:author="EMRAH COLAK" w:date="2015-07-30T19:27:00Z">
        <w:r w:rsidR="00207341" w:rsidRPr="00192FAA">
          <w:rPr>
            <w:rFonts w:ascii="Times New Roman" w:hAnsi="Times New Roman"/>
            <w:noProof/>
            <w:sz w:val="24"/>
            <w:szCs w:val="24"/>
          </w:rPr>
          <w:t xml:space="preserve"> USA</w:t>
        </w:r>
      </w:ins>
      <w:del w:id="4484" w:author="EMRAH COLAK" w:date="2015-07-30T19:23:00Z">
        <w:r w:rsidRPr="00192FAA" w:rsidDel="00207341">
          <w:rPr>
            <w:rFonts w:ascii="Times New Roman" w:hAnsi="Times New Roman"/>
            <w:noProof/>
            <w:sz w:val="24"/>
            <w:szCs w:val="24"/>
          </w:rPr>
          <w:delText>.</w:delText>
        </w:r>
      </w:del>
      <w:r w:rsidRPr="00192FAA">
        <w:rPr>
          <w:rFonts w:ascii="Times New Roman" w:hAnsi="Times New Roman"/>
          <w:noProof/>
          <w:sz w:val="24"/>
          <w:szCs w:val="24"/>
        </w:rPr>
        <w:t xml:space="preserve"> </w:t>
      </w:r>
      <w:ins w:id="4485" w:author="EMRAH COLAK" w:date="2015-07-30T19:26:00Z">
        <w:r w:rsidR="00207341" w:rsidRPr="00192FAA">
          <w:rPr>
            <w:rFonts w:ascii="Times New Roman" w:hAnsi="Times New Roman"/>
            <w:noProof/>
            <w:sz w:val="24"/>
            <w:szCs w:val="24"/>
          </w:rPr>
          <w:t xml:space="preserve">1. Baskı, </w:t>
        </w:r>
      </w:ins>
      <w:ins w:id="4486" w:author="EMRAH COLAK" w:date="2015-07-30T19:24:00Z">
        <w:r w:rsidR="00207341" w:rsidRPr="00192FAA">
          <w:rPr>
            <w:rFonts w:ascii="Times New Roman" w:hAnsi="Times New Roman"/>
            <w:noProof/>
            <w:sz w:val="24"/>
            <w:szCs w:val="24"/>
          </w:rPr>
          <w:t>Şubat</w:t>
        </w:r>
      </w:ins>
      <w:ins w:id="4487" w:author="EMRAH COLAK" w:date="2015-07-30T19:26:00Z">
        <w:r w:rsidR="00207341" w:rsidRPr="00192FAA">
          <w:rPr>
            <w:rFonts w:ascii="Times New Roman" w:hAnsi="Times New Roman"/>
            <w:noProof/>
            <w:sz w:val="24"/>
            <w:szCs w:val="24"/>
          </w:rPr>
          <w:t xml:space="preserve"> </w:t>
        </w:r>
      </w:ins>
      <w:ins w:id="4488" w:author="EMRAH COLAK" w:date="2015-07-30T19:24:00Z">
        <w:r w:rsidR="00207341" w:rsidRPr="00192FAA">
          <w:rPr>
            <w:rFonts w:ascii="Times New Roman" w:hAnsi="Times New Roman"/>
            <w:noProof/>
            <w:sz w:val="24"/>
            <w:szCs w:val="24"/>
          </w:rPr>
          <w:t>2009</w:t>
        </w:r>
      </w:ins>
      <w:ins w:id="4489" w:author="EMRAH COLAK" w:date="2015-07-30T19:29:00Z">
        <w:r w:rsidR="00207341" w:rsidRPr="00192FAA">
          <w:rPr>
            <w:rFonts w:ascii="Times New Roman" w:hAnsi="Times New Roman"/>
            <w:noProof/>
            <w:sz w:val="24"/>
            <w:szCs w:val="24"/>
          </w:rPr>
          <w:t>.</w:t>
        </w:r>
      </w:ins>
      <w:del w:id="4490" w:author="EMRAH COLAK" w:date="2015-07-30T19:24:00Z">
        <w:r w:rsidRPr="00192FAA" w:rsidDel="00207341">
          <w:rPr>
            <w:rFonts w:ascii="Times New Roman" w:hAnsi="Times New Roman"/>
            <w:noProof/>
            <w:sz w:val="24"/>
            <w:szCs w:val="24"/>
          </w:rPr>
          <w:delText>The McGraw Hill Companies,</w:delText>
        </w:r>
      </w:del>
    </w:p>
    <w:p w14:paraId="7B7B432E" w14:textId="54DFA91D" w:rsidR="000F7C00" w:rsidRPr="00192FAA" w:rsidRDefault="000F7C00">
      <w:pPr>
        <w:spacing w:after="120" w:line="240" w:lineRule="auto"/>
        <w:rPr>
          <w:rFonts w:ascii="Times New Roman" w:hAnsi="Times New Roman"/>
          <w:noProof/>
          <w:sz w:val="24"/>
          <w:szCs w:val="24"/>
        </w:rPr>
        <w:pPrChange w:id="4491" w:author="EMRAH COLAK" w:date="2015-07-30T18:26:00Z">
          <w:pPr>
            <w:spacing w:before="240" w:after="240" w:line="360" w:lineRule="auto"/>
          </w:pPr>
        </w:pPrChange>
      </w:pPr>
      <w:del w:id="4492" w:author="EMRAH COLAK" w:date="2015-07-30T09:48:00Z">
        <w:r w:rsidRPr="00192FAA" w:rsidDel="005035E7">
          <w:rPr>
            <w:rFonts w:ascii="Times New Roman" w:hAnsi="Times New Roman"/>
            <w:noProof/>
            <w:sz w:val="24"/>
            <w:szCs w:val="24"/>
          </w:rPr>
          <w:delText xml:space="preserve"> s. 263.</w:delText>
        </w:r>
      </w:del>
    </w:p>
    <w:p w14:paraId="759794A1" w14:textId="77777777" w:rsidR="00207341" w:rsidRPr="00192FAA" w:rsidRDefault="000F7C00">
      <w:pPr>
        <w:spacing w:after="0" w:line="240" w:lineRule="auto"/>
        <w:rPr>
          <w:ins w:id="4493" w:author="EMRAH COLAK" w:date="2015-07-30T19:29:00Z"/>
          <w:rFonts w:ascii="Times New Roman" w:hAnsi="Times New Roman"/>
          <w:iCs/>
          <w:noProof/>
          <w:sz w:val="24"/>
          <w:szCs w:val="24"/>
        </w:rPr>
        <w:pPrChange w:id="4494" w:author="EMRAH COLAK" w:date="2015-07-30T19:29:00Z">
          <w:pPr>
            <w:spacing w:before="240" w:after="240" w:line="360" w:lineRule="auto"/>
          </w:pPr>
        </w:pPrChange>
      </w:pPr>
      <w:r w:rsidRPr="00192FAA">
        <w:rPr>
          <w:rFonts w:ascii="Times New Roman" w:hAnsi="Times New Roman"/>
          <w:b/>
          <w:bCs/>
          <w:noProof/>
          <w:sz w:val="24"/>
          <w:szCs w:val="24"/>
        </w:rPr>
        <w:t xml:space="preserve">SHELDON, Robert, </w:t>
      </w:r>
      <w:del w:id="4495" w:author="EMRAH COLAK" w:date="2015-07-30T19:27:00Z">
        <w:r w:rsidRPr="00192FAA" w:rsidDel="00207341">
          <w:rPr>
            <w:rFonts w:ascii="Times New Roman" w:hAnsi="Times New Roman"/>
            <w:b/>
            <w:bCs/>
            <w:i/>
            <w:noProof/>
            <w:sz w:val="24"/>
            <w:szCs w:val="24"/>
            <w:rPrChange w:id="4496" w:author="EMRAH COLAK" w:date="2015-07-30T19:44:00Z">
              <w:rPr>
                <w:rFonts w:ascii="Times New Roman" w:hAnsi="Times New Roman"/>
                <w:b/>
                <w:bCs/>
                <w:noProof/>
                <w:sz w:val="24"/>
                <w:szCs w:val="24"/>
              </w:rPr>
            </w:rPrChange>
          </w:rPr>
          <w:delText>ve diğerleri. 2014.</w:delText>
        </w:r>
        <w:r w:rsidRPr="00192FAA" w:rsidDel="00207341">
          <w:rPr>
            <w:rFonts w:ascii="Times New Roman" w:hAnsi="Times New Roman"/>
            <w:i/>
            <w:noProof/>
            <w:sz w:val="24"/>
            <w:szCs w:val="24"/>
            <w:rPrChange w:id="4497" w:author="EMRAH COLAK" w:date="2015-07-30T19:44:00Z">
              <w:rPr>
                <w:rFonts w:ascii="Times New Roman" w:hAnsi="Times New Roman"/>
                <w:noProof/>
                <w:sz w:val="24"/>
                <w:szCs w:val="24"/>
              </w:rPr>
            </w:rPrChange>
          </w:rPr>
          <w:delText xml:space="preserve"> </w:delText>
        </w:r>
      </w:del>
      <w:r w:rsidRPr="00192FAA">
        <w:rPr>
          <w:rFonts w:ascii="Times New Roman" w:hAnsi="Times New Roman"/>
          <w:i/>
          <w:iCs/>
          <w:noProof/>
          <w:sz w:val="24"/>
          <w:szCs w:val="24"/>
        </w:rPr>
        <w:t>Develop Your Criteria for Selecting VDI Software</w:t>
      </w:r>
      <w:ins w:id="4498" w:author="EMRAH COLAK" w:date="2015-07-30T19:27:00Z">
        <w:r w:rsidR="00207341" w:rsidRPr="00192FAA">
          <w:rPr>
            <w:rFonts w:ascii="Times New Roman" w:hAnsi="Times New Roman"/>
            <w:iCs/>
            <w:noProof/>
            <w:sz w:val="24"/>
            <w:szCs w:val="24"/>
            <w:rPrChange w:id="4499" w:author="EMRAH COLAK" w:date="2015-07-30T19:44:00Z">
              <w:rPr>
                <w:rFonts w:ascii="Times New Roman" w:hAnsi="Times New Roman"/>
                <w:i/>
                <w:iCs/>
                <w:noProof/>
                <w:sz w:val="24"/>
                <w:szCs w:val="24"/>
              </w:rPr>
            </w:rPrChange>
          </w:rPr>
          <w:t>,</w:t>
        </w:r>
      </w:ins>
      <w:del w:id="4500" w:author="EMRAH COLAK" w:date="2015-07-30T19:27:00Z">
        <w:r w:rsidRPr="00192FAA" w:rsidDel="00207341">
          <w:rPr>
            <w:rFonts w:ascii="Times New Roman" w:hAnsi="Times New Roman"/>
            <w:iCs/>
            <w:noProof/>
            <w:sz w:val="24"/>
            <w:szCs w:val="24"/>
            <w:rPrChange w:id="4501" w:author="EMRAH COLAK" w:date="2015-07-30T19:44:00Z">
              <w:rPr>
                <w:rFonts w:ascii="Times New Roman" w:hAnsi="Times New Roman"/>
                <w:i/>
                <w:iCs/>
                <w:noProof/>
                <w:sz w:val="24"/>
                <w:szCs w:val="24"/>
              </w:rPr>
            </w:rPrChange>
          </w:rPr>
          <w:delText>.</w:delText>
        </w:r>
      </w:del>
      <w:r w:rsidRPr="00192FAA">
        <w:rPr>
          <w:rFonts w:ascii="Times New Roman" w:hAnsi="Times New Roman"/>
          <w:iCs/>
          <w:noProof/>
          <w:sz w:val="24"/>
          <w:szCs w:val="24"/>
          <w:rPrChange w:id="4502" w:author="EMRAH COLAK" w:date="2015-07-30T19:44:00Z">
            <w:rPr>
              <w:rFonts w:ascii="Times New Roman" w:hAnsi="Times New Roman"/>
              <w:i/>
              <w:iCs/>
              <w:noProof/>
              <w:sz w:val="24"/>
              <w:szCs w:val="24"/>
            </w:rPr>
          </w:rPrChange>
        </w:rPr>
        <w:t xml:space="preserve"> </w:t>
      </w:r>
      <w:ins w:id="4503" w:author="EMRAH COLAK" w:date="2015-07-30T19:28:00Z">
        <w:r w:rsidR="00207341" w:rsidRPr="00192FAA">
          <w:rPr>
            <w:rFonts w:ascii="Times New Roman" w:hAnsi="Times New Roman"/>
            <w:iCs/>
            <w:noProof/>
            <w:sz w:val="24"/>
            <w:szCs w:val="24"/>
          </w:rPr>
          <w:t xml:space="preserve">USA, </w:t>
        </w:r>
      </w:ins>
    </w:p>
    <w:p w14:paraId="581E6FEF" w14:textId="5349A342" w:rsidR="000D2166" w:rsidRPr="00192FAA" w:rsidRDefault="00207341">
      <w:pPr>
        <w:spacing w:after="120" w:line="240" w:lineRule="auto"/>
        <w:rPr>
          <w:ins w:id="4504" w:author="EMRAH COLAK" w:date="2015-07-30T18:01:00Z"/>
          <w:rFonts w:ascii="Times New Roman" w:hAnsi="Times New Roman"/>
          <w:noProof/>
          <w:sz w:val="24"/>
          <w:szCs w:val="24"/>
        </w:rPr>
        <w:pPrChange w:id="4505" w:author="EMRAH COLAK" w:date="2015-07-30T19:29:00Z">
          <w:pPr>
            <w:spacing w:before="240" w:after="240" w:line="360" w:lineRule="auto"/>
          </w:pPr>
        </w:pPrChange>
      </w:pPr>
      <w:ins w:id="4506" w:author="EMRAH COLAK" w:date="2015-07-30T19:28:00Z">
        <w:r w:rsidRPr="00192FAA">
          <w:rPr>
            <w:rFonts w:ascii="Times New Roman" w:hAnsi="Times New Roman"/>
            <w:iCs/>
            <w:noProof/>
            <w:sz w:val="24"/>
            <w:szCs w:val="24"/>
          </w:rPr>
          <w:t>1. Baskı</w:t>
        </w:r>
      </w:ins>
      <w:ins w:id="4507" w:author="EMRAH COLAK" w:date="2015-07-30T19:30:00Z">
        <w:r w:rsidRPr="00192FAA">
          <w:rPr>
            <w:rFonts w:ascii="Times New Roman" w:hAnsi="Times New Roman"/>
            <w:iCs/>
            <w:noProof/>
            <w:sz w:val="24"/>
            <w:szCs w:val="24"/>
          </w:rPr>
          <w:t>,</w:t>
        </w:r>
      </w:ins>
      <w:ins w:id="4508" w:author="EMRAH COLAK" w:date="2015-07-30T19:28:00Z">
        <w:r w:rsidRPr="00192FAA">
          <w:rPr>
            <w:rFonts w:ascii="Times New Roman" w:hAnsi="Times New Roman"/>
            <w:iCs/>
            <w:noProof/>
            <w:sz w:val="24"/>
            <w:szCs w:val="24"/>
          </w:rPr>
          <w:t xml:space="preserve"> Mart 2013</w:t>
        </w:r>
      </w:ins>
      <w:ins w:id="4509" w:author="EMRAH COLAK" w:date="2015-07-30T19:29:00Z">
        <w:r w:rsidRPr="00192FAA">
          <w:rPr>
            <w:rFonts w:ascii="Times New Roman" w:hAnsi="Times New Roman"/>
            <w:iCs/>
            <w:noProof/>
            <w:sz w:val="24"/>
            <w:szCs w:val="24"/>
          </w:rPr>
          <w:t>.</w:t>
        </w:r>
      </w:ins>
      <w:del w:id="4510" w:author="EMRAH COLAK" w:date="2015-07-30T19:27:00Z">
        <w:r w:rsidR="000F7C00" w:rsidRPr="00192FAA" w:rsidDel="00207341">
          <w:rPr>
            <w:rFonts w:ascii="Times New Roman" w:hAnsi="Times New Roman"/>
            <w:noProof/>
            <w:sz w:val="24"/>
            <w:szCs w:val="24"/>
          </w:rPr>
          <w:delText xml:space="preserve">Grove Street, Newton : TechTarget, </w:delText>
        </w:r>
      </w:del>
    </w:p>
    <w:p w14:paraId="42CD2DAD" w14:textId="22B90994" w:rsidR="000F7C00" w:rsidRPr="00192FAA" w:rsidDel="00207341" w:rsidRDefault="000F7C00">
      <w:pPr>
        <w:spacing w:after="120" w:line="240" w:lineRule="auto"/>
        <w:rPr>
          <w:del w:id="4511" w:author="EMRAH COLAK" w:date="2015-07-30T19:29:00Z"/>
          <w:rFonts w:ascii="Times New Roman" w:hAnsi="Times New Roman"/>
          <w:noProof/>
          <w:sz w:val="24"/>
          <w:szCs w:val="24"/>
        </w:rPr>
        <w:pPrChange w:id="4512" w:author="EMRAH COLAK" w:date="2015-07-30T18:26:00Z">
          <w:pPr>
            <w:spacing w:before="240" w:after="240" w:line="360" w:lineRule="auto"/>
          </w:pPr>
        </w:pPrChange>
      </w:pPr>
      <w:del w:id="4513" w:author="EMRAH COLAK" w:date="2015-07-30T09:48:00Z">
        <w:r w:rsidRPr="00192FAA" w:rsidDel="005035E7">
          <w:rPr>
            <w:rFonts w:ascii="Times New Roman" w:hAnsi="Times New Roman"/>
            <w:noProof/>
            <w:sz w:val="24"/>
            <w:szCs w:val="24"/>
          </w:rPr>
          <w:delText>s. 3-1</w:delText>
        </w:r>
        <w:r w:rsidR="00633AB9" w:rsidRPr="00192FAA" w:rsidDel="005035E7">
          <w:rPr>
            <w:rFonts w:ascii="Times New Roman" w:hAnsi="Times New Roman"/>
            <w:noProof/>
            <w:sz w:val="24"/>
            <w:szCs w:val="24"/>
          </w:rPr>
          <w:delText>5</w:delText>
        </w:r>
        <w:r w:rsidRPr="00192FAA" w:rsidDel="005035E7">
          <w:rPr>
            <w:rFonts w:ascii="Times New Roman" w:hAnsi="Times New Roman"/>
            <w:noProof/>
            <w:sz w:val="24"/>
            <w:szCs w:val="24"/>
          </w:rPr>
          <w:delText>.</w:delText>
        </w:r>
      </w:del>
    </w:p>
    <w:p w14:paraId="2FB13FDE" w14:textId="1999AA22" w:rsidR="000D2166" w:rsidRPr="00192FAA" w:rsidDel="00207341" w:rsidRDefault="00633AB9">
      <w:pPr>
        <w:spacing w:after="120" w:line="240" w:lineRule="auto"/>
        <w:rPr>
          <w:del w:id="4514" w:author="EMRAH COLAK" w:date="2015-07-30T19:29:00Z"/>
          <w:rFonts w:ascii="Times New Roman" w:hAnsi="Times New Roman"/>
          <w:b/>
          <w:noProof/>
          <w:sz w:val="24"/>
          <w:szCs w:val="24"/>
        </w:rPr>
        <w:pPrChange w:id="4515" w:author="EMRAH COLAK" w:date="2015-07-30T18:26:00Z">
          <w:pPr>
            <w:spacing w:before="240" w:after="240" w:line="360" w:lineRule="auto"/>
          </w:pPr>
        </w:pPrChange>
      </w:pPr>
      <w:del w:id="4516" w:author="EMRAH COLAK" w:date="2015-07-30T19:29:00Z">
        <w:r w:rsidRPr="00192FAA" w:rsidDel="00207341">
          <w:rPr>
            <w:rFonts w:ascii="Times New Roman" w:hAnsi="Times New Roman"/>
            <w:b/>
            <w:noProof/>
            <w:sz w:val="24"/>
            <w:szCs w:val="24"/>
          </w:rPr>
          <w:delText xml:space="preserve">The GREAVES GROUP. 2007. </w:delText>
        </w:r>
        <w:r w:rsidRPr="00192FAA" w:rsidDel="00207341">
          <w:rPr>
            <w:rFonts w:ascii="Times New Roman" w:hAnsi="Times New Roman"/>
            <w:noProof/>
            <w:sz w:val="24"/>
            <w:szCs w:val="24"/>
          </w:rPr>
          <w:delText>“IBM Global Education White Paper,Virtualization in Education”</w:delText>
        </w:r>
      </w:del>
    </w:p>
    <w:p w14:paraId="7723B8FE" w14:textId="5707BDBD" w:rsidR="000D2166" w:rsidRPr="00CD53BD" w:rsidRDefault="00CB5D90">
      <w:pPr>
        <w:spacing w:after="120" w:line="240" w:lineRule="auto"/>
        <w:pPrChange w:id="4517" w:author="EMRAH COLAK" w:date="2015-07-30T19:29:00Z">
          <w:pPr>
            <w:pStyle w:val="DipnotMetni"/>
            <w:spacing w:line="360" w:lineRule="auto"/>
          </w:pPr>
        </w:pPrChange>
      </w:pPr>
      <w:del w:id="4518" w:author="EMRAH COLAK" w:date="2015-07-30T19:29:00Z">
        <w:r w:rsidRPr="00335410" w:rsidDel="00207341">
          <w:rPr>
            <w:b/>
          </w:rPr>
          <w:delText>The ISRD (Instructional Software Research and Development) Group</w:delText>
        </w:r>
        <w:r w:rsidRPr="00D57550" w:rsidDel="00207341">
          <w:delText xml:space="preserve"> (2007) “Data Communication and Computer Networks”, Tata McGraw-Hill Publishing, 1. Baskı, New Delhi</w:delText>
        </w:r>
      </w:del>
    </w:p>
    <w:p w14:paraId="507F1A89" w14:textId="0CE6866A" w:rsidR="00633AB9" w:rsidRPr="00192FAA" w:rsidDel="00B26D84" w:rsidRDefault="00633AB9">
      <w:pPr>
        <w:pStyle w:val="DipnotMetni"/>
        <w:spacing w:after="120"/>
        <w:rPr>
          <w:del w:id="4519" w:author="EMRAH COLAK" w:date="2015-07-30T14:50:00Z"/>
          <w:rFonts w:ascii="Times New Roman" w:hAnsi="Times New Roman"/>
          <w:sz w:val="24"/>
          <w:szCs w:val="24"/>
        </w:rPr>
        <w:pPrChange w:id="4520" w:author="EMRAH COLAK" w:date="2015-07-30T18:26:00Z">
          <w:pPr>
            <w:pStyle w:val="DipnotMetni"/>
            <w:spacing w:line="360" w:lineRule="auto"/>
          </w:pPr>
        </w:pPrChange>
      </w:pPr>
    </w:p>
    <w:p w14:paraId="3729D6D5" w14:textId="46FBA5CE" w:rsidR="00CB5D90" w:rsidRPr="00192FAA" w:rsidRDefault="00CB5D90">
      <w:pPr>
        <w:pStyle w:val="DipnotMetni"/>
        <w:spacing w:after="120"/>
        <w:rPr>
          <w:ins w:id="4521" w:author="EMRAH COLAK" w:date="2015-07-30T18:01:00Z"/>
          <w:rFonts w:ascii="Times New Roman" w:hAnsi="Times New Roman"/>
          <w:sz w:val="24"/>
          <w:szCs w:val="24"/>
        </w:rPr>
        <w:pPrChange w:id="4522" w:author="EMRAH COLAK" w:date="2015-07-30T18:26:00Z">
          <w:pPr>
            <w:pStyle w:val="DipnotMetni"/>
            <w:spacing w:line="360" w:lineRule="auto"/>
          </w:pPr>
        </w:pPrChange>
      </w:pPr>
      <w:r w:rsidRPr="00192FAA">
        <w:rPr>
          <w:rFonts w:ascii="Times New Roman" w:hAnsi="Times New Roman"/>
          <w:b/>
          <w:sz w:val="24"/>
          <w:szCs w:val="24"/>
        </w:rPr>
        <w:t>TUTKU</w:t>
      </w:r>
      <w:ins w:id="4523" w:author="EMRAH COLAK" w:date="2015-07-30T19:30:00Z">
        <w:r w:rsidR="00207341" w:rsidRPr="00192FAA">
          <w:rPr>
            <w:rFonts w:ascii="Times New Roman" w:hAnsi="Times New Roman"/>
            <w:b/>
            <w:sz w:val="24"/>
            <w:szCs w:val="24"/>
          </w:rPr>
          <w:t>,</w:t>
        </w:r>
      </w:ins>
      <w:del w:id="4524" w:author="EMRAH COLAK" w:date="2015-07-30T19:30:00Z">
        <w:r w:rsidRPr="00192FAA" w:rsidDel="00207341">
          <w:rPr>
            <w:rFonts w:ascii="Times New Roman" w:hAnsi="Times New Roman"/>
            <w:b/>
            <w:sz w:val="24"/>
            <w:szCs w:val="24"/>
          </w:rPr>
          <w:delText>N</w:delText>
        </w:r>
      </w:del>
      <w:r w:rsidRPr="00192FAA">
        <w:rPr>
          <w:rFonts w:ascii="Times New Roman" w:hAnsi="Times New Roman"/>
          <w:b/>
          <w:sz w:val="24"/>
          <w:szCs w:val="24"/>
        </w:rPr>
        <w:t xml:space="preserve"> H</w:t>
      </w:r>
      <w:ins w:id="4525" w:author="EMRAH COLAK" w:date="2015-07-30T19:30:00Z">
        <w:r w:rsidR="00207341" w:rsidRPr="00192FAA">
          <w:rPr>
            <w:rFonts w:ascii="Times New Roman" w:hAnsi="Times New Roman"/>
            <w:b/>
            <w:sz w:val="24"/>
            <w:szCs w:val="24"/>
          </w:rPr>
          <w:t>akan Koray,</w:t>
        </w:r>
      </w:ins>
      <w:del w:id="4526" w:author="EMRAH COLAK" w:date="2015-07-30T19:30:00Z">
        <w:r w:rsidRPr="00192FAA" w:rsidDel="00207341">
          <w:rPr>
            <w:rFonts w:ascii="Times New Roman" w:hAnsi="Times New Roman"/>
            <w:b/>
            <w:sz w:val="24"/>
            <w:szCs w:val="24"/>
          </w:rPr>
          <w:delText>.</w:delText>
        </w:r>
      </w:del>
      <w:r w:rsidRPr="00192FAA">
        <w:rPr>
          <w:rFonts w:ascii="Times New Roman" w:hAnsi="Times New Roman"/>
          <w:sz w:val="24"/>
          <w:szCs w:val="24"/>
        </w:rPr>
        <w:t xml:space="preserve"> </w:t>
      </w:r>
      <w:del w:id="4527" w:author="EMRAH COLAK" w:date="2015-07-30T19:30:00Z">
        <w:r w:rsidRPr="00192FAA" w:rsidDel="00207341">
          <w:rPr>
            <w:rFonts w:ascii="Times New Roman" w:hAnsi="Times New Roman"/>
            <w:i/>
            <w:sz w:val="24"/>
            <w:szCs w:val="24"/>
            <w:rPrChange w:id="4528" w:author="EMRAH COLAK" w:date="2015-07-30T19:44:00Z">
              <w:rPr>
                <w:rFonts w:ascii="Times New Roman" w:hAnsi="Times New Roman"/>
                <w:sz w:val="24"/>
                <w:szCs w:val="24"/>
              </w:rPr>
            </w:rPrChange>
          </w:rPr>
          <w:delText>(2012) “</w:delText>
        </w:r>
      </w:del>
      <w:r w:rsidRPr="00192FAA">
        <w:rPr>
          <w:rFonts w:ascii="Times New Roman" w:hAnsi="Times New Roman"/>
          <w:i/>
          <w:sz w:val="24"/>
          <w:szCs w:val="24"/>
          <w:rPrChange w:id="4529" w:author="EMRAH COLAK" w:date="2015-07-30T19:44:00Z">
            <w:rPr>
              <w:rFonts w:ascii="Times New Roman" w:hAnsi="Times New Roman"/>
              <w:sz w:val="24"/>
              <w:szCs w:val="24"/>
            </w:rPr>
          </w:rPrChange>
        </w:rPr>
        <w:t>Network Sistemleri Sistem Yöneticisinin El Kitabı</w:t>
      </w:r>
      <w:del w:id="4530" w:author="EMRAH COLAK" w:date="2015-07-30T19:30:00Z">
        <w:r w:rsidRPr="00192FAA" w:rsidDel="00207341">
          <w:rPr>
            <w:rFonts w:ascii="Times New Roman" w:hAnsi="Times New Roman"/>
            <w:sz w:val="24"/>
            <w:szCs w:val="24"/>
          </w:rPr>
          <w:delText>”</w:delText>
        </w:r>
      </w:del>
      <w:r w:rsidRPr="00192FAA">
        <w:rPr>
          <w:rFonts w:ascii="Times New Roman" w:hAnsi="Times New Roman"/>
          <w:sz w:val="24"/>
          <w:szCs w:val="24"/>
        </w:rPr>
        <w:t xml:space="preserve">, </w:t>
      </w:r>
      <w:del w:id="4531" w:author="EMRAH COLAK" w:date="2015-07-30T19:30:00Z">
        <w:r w:rsidRPr="00192FAA" w:rsidDel="00207341">
          <w:rPr>
            <w:rFonts w:ascii="Times New Roman" w:hAnsi="Times New Roman"/>
            <w:sz w:val="24"/>
            <w:szCs w:val="24"/>
          </w:rPr>
          <w:delText xml:space="preserve">Seçkin Yayıncılık, </w:delText>
        </w:r>
      </w:del>
      <w:ins w:id="4532" w:author="EMRAH COLAK" w:date="2015-07-30T19:30:00Z">
        <w:r w:rsidR="00207341" w:rsidRPr="00192FAA">
          <w:rPr>
            <w:rFonts w:ascii="Times New Roman" w:hAnsi="Times New Roman"/>
            <w:sz w:val="24"/>
            <w:szCs w:val="24"/>
          </w:rPr>
          <w:t>Ankara</w:t>
        </w:r>
      </w:ins>
      <w:ins w:id="4533" w:author="EMRAH COLAK" w:date="2015-07-30T19:33:00Z">
        <w:r w:rsidR="003808F8" w:rsidRPr="00192FAA">
          <w:rPr>
            <w:rFonts w:ascii="Times New Roman" w:hAnsi="Times New Roman"/>
            <w:sz w:val="24"/>
            <w:szCs w:val="24"/>
          </w:rPr>
          <w:t>,</w:t>
        </w:r>
      </w:ins>
      <w:ins w:id="4534" w:author="EMRAH COLAK" w:date="2015-07-30T19:30:00Z">
        <w:r w:rsidR="00207341" w:rsidRPr="00192FAA">
          <w:rPr>
            <w:rFonts w:ascii="Times New Roman" w:hAnsi="Times New Roman"/>
            <w:sz w:val="24"/>
            <w:szCs w:val="24"/>
          </w:rPr>
          <w:t xml:space="preserve"> </w:t>
        </w:r>
      </w:ins>
      <w:r w:rsidRPr="00192FAA">
        <w:rPr>
          <w:rFonts w:ascii="Times New Roman" w:hAnsi="Times New Roman"/>
          <w:sz w:val="24"/>
          <w:szCs w:val="24"/>
        </w:rPr>
        <w:t xml:space="preserve">2. Baskı, </w:t>
      </w:r>
      <w:ins w:id="4535" w:author="EMRAH COLAK" w:date="2015-07-30T19:31:00Z">
        <w:r w:rsidR="00207341" w:rsidRPr="00192FAA">
          <w:rPr>
            <w:rFonts w:ascii="Times New Roman" w:hAnsi="Times New Roman"/>
            <w:sz w:val="24"/>
            <w:szCs w:val="24"/>
          </w:rPr>
          <w:t>Mart 2012</w:t>
        </w:r>
      </w:ins>
      <w:ins w:id="4536" w:author="EMRAH COLAK" w:date="2015-07-30T19:37:00Z">
        <w:r w:rsidR="003808F8" w:rsidRPr="00192FAA">
          <w:rPr>
            <w:rFonts w:ascii="Times New Roman" w:hAnsi="Times New Roman"/>
            <w:sz w:val="24"/>
            <w:szCs w:val="24"/>
          </w:rPr>
          <w:t>.</w:t>
        </w:r>
      </w:ins>
      <w:del w:id="4537" w:author="EMRAH COLAK" w:date="2015-07-30T19:30:00Z">
        <w:r w:rsidRPr="00192FAA" w:rsidDel="00207341">
          <w:rPr>
            <w:rFonts w:ascii="Times New Roman" w:hAnsi="Times New Roman"/>
            <w:sz w:val="24"/>
            <w:szCs w:val="24"/>
          </w:rPr>
          <w:delText>Ankara</w:delText>
        </w:r>
      </w:del>
    </w:p>
    <w:p w14:paraId="307CE016" w14:textId="77777777" w:rsidR="000D2166" w:rsidRPr="00192FAA" w:rsidRDefault="000D2166">
      <w:pPr>
        <w:pStyle w:val="DipnotMetni"/>
        <w:spacing w:after="120"/>
        <w:rPr>
          <w:rFonts w:ascii="Times New Roman" w:hAnsi="Times New Roman"/>
          <w:sz w:val="24"/>
          <w:szCs w:val="24"/>
        </w:rPr>
        <w:pPrChange w:id="4538" w:author="EMRAH COLAK" w:date="2015-07-30T18:26:00Z">
          <w:pPr>
            <w:pStyle w:val="DipnotMetni"/>
            <w:spacing w:line="360" w:lineRule="auto"/>
          </w:pPr>
        </w:pPrChange>
      </w:pPr>
    </w:p>
    <w:p w14:paraId="108E5CF4" w14:textId="77777777" w:rsidR="003808F8" w:rsidRPr="00192FAA" w:rsidRDefault="000F7C00">
      <w:pPr>
        <w:spacing w:after="0" w:line="240" w:lineRule="auto"/>
        <w:rPr>
          <w:ins w:id="4539" w:author="EMRAH COLAK" w:date="2015-07-30T19:34:00Z"/>
          <w:rFonts w:ascii="Times New Roman" w:hAnsi="Times New Roman"/>
          <w:noProof/>
          <w:sz w:val="24"/>
          <w:szCs w:val="24"/>
        </w:rPr>
        <w:pPrChange w:id="4540" w:author="EMRAH COLAK" w:date="2015-07-30T19:34:00Z">
          <w:pPr>
            <w:spacing w:before="240" w:after="240" w:line="360" w:lineRule="auto"/>
          </w:pPr>
        </w:pPrChange>
      </w:pPr>
      <w:r w:rsidRPr="00192FAA">
        <w:rPr>
          <w:rFonts w:ascii="Times New Roman" w:hAnsi="Times New Roman"/>
          <w:b/>
          <w:bCs/>
          <w:noProof/>
          <w:sz w:val="24"/>
          <w:szCs w:val="24"/>
        </w:rPr>
        <w:t>VİLE, Dale,</w:t>
      </w:r>
      <w:del w:id="4541" w:author="EMRAH COLAK" w:date="2015-07-30T19:32:00Z">
        <w:r w:rsidRPr="00192FAA" w:rsidDel="00207341">
          <w:rPr>
            <w:rFonts w:ascii="Times New Roman" w:hAnsi="Times New Roman"/>
            <w:b/>
            <w:bCs/>
            <w:noProof/>
            <w:sz w:val="24"/>
            <w:szCs w:val="24"/>
          </w:rPr>
          <w:delText xml:space="preserve"> ve diğerleri. </w:delText>
        </w:r>
      </w:del>
      <w:del w:id="4542" w:author="EMRAH COLAK" w:date="2015-07-30T19:31:00Z">
        <w:r w:rsidRPr="00192FAA" w:rsidDel="00207341">
          <w:rPr>
            <w:rFonts w:ascii="Times New Roman" w:hAnsi="Times New Roman"/>
            <w:b/>
            <w:bCs/>
            <w:noProof/>
            <w:sz w:val="24"/>
            <w:szCs w:val="24"/>
          </w:rPr>
          <w:delText>2010</w:delText>
        </w:r>
      </w:del>
      <w:del w:id="4543" w:author="EMRAH COLAK" w:date="2015-07-30T19:32:00Z">
        <w:r w:rsidRPr="00192FAA" w:rsidDel="00207341">
          <w:rPr>
            <w:rFonts w:ascii="Times New Roman" w:hAnsi="Times New Roman"/>
            <w:b/>
            <w:bCs/>
            <w:noProof/>
            <w:sz w:val="24"/>
            <w:szCs w:val="24"/>
          </w:rPr>
          <w:delText>.</w:delText>
        </w:r>
      </w:del>
      <w:r w:rsidRPr="00192FAA">
        <w:rPr>
          <w:rFonts w:ascii="Times New Roman" w:hAnsi="Times New Roman"/>
          <w:noProof/>
          <w:sz w:val="24"/>
          <w:szCs w:val="24"/>
        </w:rPr>
        <w:t xml:space="preserve"> </w:t>
      </w:r>
      <w:r w:rsidRPr="00192FAA">
        <w:rPr>
          <w:rFonts w:ascii="Times New Roman" w:hAnsi="Times New Roman"/>
          <w:i/>
          <w:iCs/>
          <w:noProof/>
          <w:sz w:val="24"/>
          <w:szCs w:val="24"/>
        </w:rPr>
        <w:t>Desktop Virtualization for Dummies</w:t>
      </w:r>
      <w:ins w:id="4544" w:author="EMRAH COLAK" w:date="2015-07-30T19:32:00Z">
        <w:r w:rsidR="003808F8" w:rsidRPr="00192FAA">
          <w:rPr>
            <w:rFonts w:ascii="Times New Roman" w:hAnsi="Times New Roman"/>
            <w:iCs/>
            <w:noProof/>
            <w:sz w:val="24"/>
            <w:szCs w:val="24"/>
            <w:rPrChange w:id="4545" w:author="EMRAH COLAK" w:date="2015-07-30T19:44:00Z">
              <w:rPr>
                <w:rFonts w:ascii="Times New Roman" w:hAnsi="Times New Roman"/>
                <w:i/>
                <w:iCs/>
                <w:noProof/>
                <w:sz w:val="24"/>
                <w:szCs w:val="24"/>
              </w:rPr>
            </w:rPrChange>
          </w:rPr>
          <w:t xml:space="preserve">, </w:t>
        </w:r>
      </w:ins>
      <w:del w:id="4546" w:author="EMRAH COLAK" w:date="2015-07-30T19:32:00Z">
        <w:r w:rsidRPr="00192FAA" w:rsidDel="003808F8">
          <w:rPr>
            <w:rFonts w:ascii="Times New Roman" w:hAnsi="Times New Roman"/>
            <w:i/>
            <w:iCs/>
            <w:noProof/>
            <w:sz w:val="24"/>
            <w:szCs w:val="24"/>
          </w:rPr>
          <w:delText xml:space="preserve">. </w:delText>
        </w:r>
        <w:r w:rsidRPr="00192FAA" w:rsidDel="003808F8">
          <w:rPr>
            <w:rFonts w:ascii="Times New Roman" w:hAnsi="Times New Roman"/>
            <w:noProof/>
            <w:sz w:val="24"/>
            <w:szCs w:val="24"/>
          </w:rPr>
          <w:delText>Chichester, West Sussex, England</w:delText>
        </w:r>
      </w:del>
      <w:ins w:id="4547" w:author="EMRAH COLAK" w:date="2015-07-30T19:32:00Z">
        <w:r w:rsidR="003808F8" w:rsidRPr="00192FAA">
          <w:rPr>
            <w:rFonts w:ascii="Times New Roman" w:hAnsi="Times New Roman"/>
            <w:i/>
            <w:iCs/>
            <w:noProof/>
            <w:sz w:val="24"/>
            <w:szCs w:val="24"/>
          </w:rPr>
          <w:t>United Kingdom</w:t>
        </w:r>
      </w:ins>
      <w:ins w:id="4548" w:author="EMRAH COLAK" w:date="2015-07-30T19:33:00Z">
        <w:r w:rsidR="003808F8" w:rsidRPr="00192FAA">
          <w:rPr>
            <w:rFonts w:ascii="Times New Roman" w:hAnsi="Times New Roman"/>
            <w:i/>
            <w:iCs/>
            <w:noProof/>
            <w:sz w:val="24"/>
            <w:szCs w:val="24"/>
          </w:rPr>
          <w:t>,</w:t>
        </w:r>
      </w:ins>
      <w:del w:id="4549" w:author="EMRAH COLAK" w:date="2015-07-30T19:32:00Z">
        <w:r w:rsidRPr="00192FAA" w:rsidDel="003808F8">
          <w:rPr>
            <w:rFonts w:ascii="Times New Roman" w:hAnsi="Times New Roman"/>
            <w:noProof/>
            <w:sz w:val="24"/>
            <w:szCs w:val="24"/>
          </w:rPr>
          <w:delText> : John Wiley &amp; Sons, Ltd,</w:delText>
        </w:r>
      </w:del>
      <w:r w:rsidRPr="00192FAA">
        <w:rPr>
          <w:rFonts w:ascii="Times New Roman" w:hAnsi="Times New Roman"/>
          <w:noProof/>
          <w:sz w:val="24"/>
          <w:szCs w:val="24"/>
        </w:rPr>
        <w:t xml:space="preserve"> </w:t>
      </w:r>
    </w:p>
    <w:p w14:paraId="41AD708D" w14:textId="4842D53F" w:rsidR="000D2166" w:rsidRPr="00192FAA" w:rsidRDefault="003808F8">
      <w:pPr>
        <w:spacing w:after="120" w:line="240" w:lineRule="auto"/>
        <w:rPr>
          <w:ins w:id="4550" w:author="EMRAH COLAK" w:date="2015-07-30T18:01:00Z"/>
          <w:rFonts w:ascii="Times New Roman" w:hAnsi="Times New Roman"/>
          <w:noProof/>
          <w:sz w:val="24"/>
          <w:szCs w:val="24"/>
        </w:rPr>
        <w:pPrChange w:id="4551" w:author="EMRAH COLAK" w:date="2015-07-30T19:34:00Z">
          <w:pPr>
            <w:spacing w:before="240" w:after="240" w:line="360" w:lineRule="auto"/>
          </w:pPr>
        </w:pPrChange>
      </w:pPr>
      <w:ins w:id="4552" w:author="EMRAH COLAK" w:date="2015-07-30T19:34:00Z">
        <w:r w:rsidRPr="00192FAA">
          <w:rPr>
            <w:rFonts w:ascii="Times New Roman" w:hAnsi="Times New Roman"/>
            <w:noProof/>
            <w:sz w:val="24"/>
            <w:szCs w:val="24"/>
          </w:rPr>
          <w:t xml:space="preserve">1. Baskı, </w:t>
        </w:r>
      </w:ins>
      <w:ins w:id="4553" w:author="EMRAH COLAK" w:date="2015-07-30T19:33:00Z">
        <w:r w:rsidRPr="00192FAA">
          <w:rPr>
            <w:rFonts w:ascii="Times New Roman" w:hAnsi="Times New Roman"/>
            <w:noProof/>
            <w:sz w:val="24"/>
            <w:szCs w:val="24"/>
          </w:rPr>
          <w:t>Kasım 2007</w:t>
        </w:r>
      </w:ins>
      <w:ins w:id="4554" w:author="EMRAH COLAK" w:date="2015-07-30T19:37:00Z">
        <w:r w:rsidRPr="00192FAA">
          <w:rPr>
            <w:rFonts w:ascii="Times New Roman" w:hAnsi="Times New Roman"/>
            <w:noProof/>
            <w:sz w:val="24"/>
            <w:szCs w:val="24"/>
          </w:rPr>
          <w:t>.</w:t>
        </w:r>
      </w:ins>
    </w:p>
    <w:p w14:paraId="5B2373C8" w14:textId="35C3B2C8" w:rsidR="000F7C00" w:rsidRPr="00192FAA" w:rsidRDefault="000F7C00">
      <w:pPr>
        <w:spacing w:after="120" w:line="240" w:lineRule="auto"/>
        <w:rPr>
          <w:rFonts w:ascii="Times New Roman" w:hAnsi="Times New Roman"/>
          <w:noProof/>
          <w:sz w:val="24"/>
          <w:szCs w:val="24"/>
        </w:rPr>
        <w:pPrChange w:id="4555" w:author="EMRAH COLAK" w:date="2015-07-30T18:26:00Z">
          <w:pPr>
            <w:spacing w:before="240" w:after="240" w:line="360" w:lineRule="auto"/>
          </w:pPr>
        </w:pPrChange>
      </w:pPr>
      <w:del w:id="4556" w:author="EMRAH COLAK" w:date="2015-07-30T09:48:00Z">
        <w:r w:rsidRPr="00192FAA" w:rsidDel="005035E7">
          <w:rPr>
            <w:rFonts w:ascii="Times New Roman" w:hAnsi="Times New Roman"/>
            <w:noProof/>
            <w:sz w:val="24"/>
            <w:szCs w:val="24"/>
          </w:rPr>
          <w:delText>s. 4-29.</w:delText>
        </w:r>
      </w:del>
    </w:p>
    <w:p w14:paraId="02BF36A6" w14:textId="2C049E8A" w:rsidR="00B26D84" w:rsidRPr="00192FAA" w:rsidRDefault="000F7C00">
      <w:pPr>
        <w:spacing w:after="120" w:line="240" w:lineRule="auto"/>
        <w:rPr>
          <w:ins w:id="4557" w:author="EMRAH COLAK" w:date="2015-07-30T14:50:00Z"/>
          <w:rFonts w:ascii="Times New Roman" w:hAnsi="Times New Roman"/>
          <w:i/>
          <w:iCs/>
          <w:noProof/>
          <w:sz w:val="24"/>
          <w:szCs w:val="24"/>
        </w:rPr>
        <w:pPrChange w:id="4558" w:author="EMRAH COLAK" w:date="2015-07-30T18:26:00Z">
          <w:pPr>
            <w:spacing w:before="240" w:after="240" w:line="360" w:lineRule="auto"/>
          </w:pPr>
        </w:pPrChange>
      </w:pPr>
      <w:r w:rsidRPr="00192FAA">
        <w:rPr>
          <w:rFonts w:ascii="Times New Roman" w:hAnsi="Times New Roman"/>
          <w:b/>
          <w:bCs/>
          <w:noProof/>
          <w:sz w:val="24"/>
          <w:szCs w:val="24"/>
        </w:rPr>
        <w:t>YÜKSEL, Hakan</w:t>
      </w:r>
      <w:del w:id="4559" w:author="EMRAH COLAK" w:date="2015-07-30T19:35:00Z">
        <w:r w:rsidRPr="00192FAA" w:rsidDel="003808F8">
          <w:rPr>
            <w:rFonts w:ascii="Times New Roman" w:hAnsi="Times New Roman"/>
            <w:b/>
            <w:bCs/>
            <w:noProof/>
            <w:sz w:val="24"/>
            <w:szCs w:val="24"/>
          </w:rPr>
          <w:delText xml:space="preserve">. </w:delText>
        </w:r>
      </w:del>
      <w:ins w:id="4560" w:author="EMRAH COLAK" w:date="2015-07-30T19:35:00Z">
        <w:r w:rsidR="003808F8" w:rsidRPr="00192FAA">
          <w:rPr>
            <w:rFonts w:ascii="Times New Roman" w:hAnsi="Times New Roman"/>
            <w:b/>
            <w:bCs/>
            <w:noProof/>
            <w:sz w:val="24"/>
            <w:szCs w:val="24"/>
          </w:rPr>
          <w:t>,</w:t>
        </w:r>
      </w:ins>
      <w:del w:id="4561" w:author="EMRAH COLAK" w:date="2015-07-30T19:35:00Z">
        <w:r w:rsidRPr="00192FAA" w:rsidDel="003808F8">
          <w:rPr>
            <w:rFonts w:ascii="Times New Roman" w:hAnsi="Times New Roman"/>
            <w:b/>
            <w:bCs/>
            <w:noProof/>
            <w:sz w:val="24"/>
            <w:szCs w:val="24"/>
          </w:rPr>
          <w:delText>2012.</w:delText>
        </w:r>
      </w:del>
      <w:r w:rsidRPr="00192FAA">
        <w:rPr>
          <w:rFonts w:ascii="Times New Roman" w:hAnsi="Times New Roman"/>
          <w:noProof/>
          <w:sz w:val="24"/>
          <w:szCs w:val="24"/>
        </w:rPr>
        <w:t xml:space="preserve"> </w:t>
      </w:r>
      <w:r w:rsidRPr="00192FAA">
        <w:rPr>
          <w:rFonts w:ascii="Times New Roman" w:hAnsi="Times New Roman"/>
          <w:i/>
          <w:iCs/>
          <w:noProof/>
          <w:sz w:val="24"/>
          <w:szCs w:val="24"/>
        </w:rPr>
        <w:t>Bulut Bilişim El Kitabı</w:t>
      </w:r>
      <w:del w:id="4562" w:author="EMRAH COLAK" w:date="2015-07-30T19:35:00Z">
        <w:r w:rsidRPr="00192FAA" w:rsidDel="003808F8">
          <w:rPr>
            <w:rFonts w:ascii="Times New Roman" w:hAnsi="Times New Roman"/>
            <w:iCs/>
            <w:noProof/>
            <w:sz w:val="24"/>
            <w:szCs w:val="24"/>
            <w:rPrChange w:id="4563" w:author="EMRAH COLAK" w:date="2015-07-30T19:44:00Z">
              <w:rPr>
                <w:rFonts w:ascii="Times New Roman" w:hAnsi="Times New Roman"/>
                <w:i/>
                <w:iCs/>
                <w:noProof/>
                <w:sz w:val="24"/>
                <w:szCs w:val="24"/>
              </w:rPr>
            </w:rPrChange>
          </w:rPr>
          <w:delText>.</w:delText>
        </w:r>
      </w:del>
      <w:ins w:id="4564" w:author="EMRAH COLAK" w:date="2015-07-30T19:35:00Z">
        <w:r w:rsidR="003808F8" w:rsidRPr="00192FAA">
          <w:rPr>
            <w:rFonts w:ascii="Times New Roman" w:hAnsi="Times New Roman"/>
            <w:iCs/>
            <w:noProof/>
            <w:sz w:val="24"/>
            <w:szCs w:val="24"/>
            <w:rPrChange w:id="4565" w:author="EMRAH COLAK" w:date="2015-07-30T19:44:00Z">
              <w:rPr>
                <w:rFonts w:ascii="Times New Roman" w:hAnsi="Times New Roman"/>
                <w:i/>
                <w:iCs/>
                <w:noProof/>
                <w:sz w:val="24"/>
                <w:szCs w:val="24"/>
              </w:rPr>
            </w:rPrChange>
          </w:rPr>
          <w:t>,</w:t>
        </w:r>
      </w:ins>
      <w:r w:rsidRPr="00192FAA">
        <w:rPr>
          <w:rFonts w:ascii="Times New Roman" w:hAnsi="Times New Roman"/>
          <w:iCs/>
          <w:noProof/>
          <w:sz w:val="24"/>
          <w:szCs w:val="24"/>
          <w:rPrChange w:id="4566" w:author="EMRAH COLAK" w:date="2015-07-30T19:44:00Z">
            <w:rPr>
              <w:rFonts w:ascii="Times New Roman" w:hAnsi="Times New Roman"/>
              <w:i/>
              <w:iCs/>
              <w:noProof/>
              <w:sz w:val="24"/>
              <w:szCs w:val="24"/>
            </w:rPr>
          </w:rPrChange>
        </w:rPr>
        <w:t xml:space="preserve"> </w:t>
      </w:r>
      <w:ins w:id="4567" w:author="EMRAH COLAK" w:date="2015-07-30T19:36:00Z">
        <w:r w:rsidR="003808F8" w:rsidRPr="00192FAA">
          <w:rPr>
            <w:rFonts w:ascii="Times New Roman" w:hAnsi="Times New Roman"/>
            <w:iCs/>
            <w:noProof/>
            <w:sz w:val="24"/>
            <w:szCs w:val="24"/>
          </w:rPr>
          <w:t xml:space="preserve">İstanbul, 1. Baskı, </w:t>
        </w:r>
      </w:ins>
      <w:ins w:id="4568" w:author="EMRAH COLAK" w:date="2015-07-30T19:35:00Z">
        <w:r w:rsidR="003808F8" w:rsidRPr="00192FAA">
          <w:rPr>
            <w:rFonts w:ascii="Times New Roman" w:hAnsi="Times New Roman"/>
            <w:iCs/>
            <w:noProof/>
            <w:sz w:val="24"/>
            <w:szCs w:val="24"/>
            <w:rPrChange w:id="4569" w:author="EMRAH COLAK" w:date="2015-07-30T19:44:00Z">
              <w:rPr>
                <w:rFonts w:ascii="Times New Roman" w:hAnsi="Times New Roman"/>
                <w:i/>
                <w:iCs/>
                <w:noProof/>
                <w:sz w:val="24"/>
                <w:szCs w:val="24"/>
              </w:rPr>
            </w:rPrChange>
          </w:rPr>
          <w:t>Ocak 2012</w:t>
        </w:r>
      </w:ins>
      <w:ins w:id="4570" w:author="EMRAH COLAK" w:date="2015-07-30T19:37:00Z">
        <w:r w:rsidR="003808F8" w:rsidRPr="00192FAA">
          <w:rPr>
            <w:rFonts w:ascii="Times New Roman" w:hAnsi="Times New Roman"/>
            <w:iCs/>
            <w:noProof/>
            <w:sz w:val="24"/>
            <w:szCs w:val="24"/>
          </w:rPr>
          <w:t>.</w:t>
        </w:r>
      </w:ins>
    </w:p>
    <w:p w14:paraId="7A1DA7A7" w14:textId="7CA0433C" w:rsidR="000F7C00" w:rsidRPr="00192FAA" w:rsidRDefault="000F7C00">
      <w:pPr>
        <w:spacing w:after="120" w:line="240" w:lineRule="auto"/>
        <w:rPr>
          <w:rFonts w:ascii="Times New Roman" w:hAnsi="Times New Roman"/>
          <w:noProof/>
          <w:sz w:val="24"/>
          <w:szCs w:val="24"/>
        </w:rPr>
        <w:pPrChange w:id="4571" w:author="EMRAH COLAK" w:date="2015-07-30T18:25:00Z">
          <w:pPr>
            <w:spacing w:before="240" w:after="240" w:line="360" w:lineRule="auto"/>
          </w:pPr>
        </w:pPrChange>
      </w:pPr>
      <w:del w:id="4572" w:author="EMRAH COLAK" w:date="2015-07-30T09:48:00Z">
        <w:r w:rsidRPr="00192FAA" w:rsidDel="005035E7">
          <w:rPr>
            <w:rFonts w:ascii="Times New Roman" w:hAnsi="Times New Roman"/>
            <w:noProof/>
            <w:sz w:val="24"/>
            <w:szCs w:val="24"/>
          </w:rPr>
          <w:delText xml:space="preserve"> s. 8-11.</w:delText>
        </w:r>
      </w:del>
    </w:p>
    <w:p w14:paraId="5EB5B65D" w14:textId="77777777" w:rsidR="000F7C00" w:rsidRPr="00192FAA" w:rsidRDefault="000F7C00">
      <w:pPr>
        <w:spacing w:after="120" w:line="240" w:lineRule="auto"/>
        <w:rPr>
          <w:ins w:id="4573" w:author="EMRAH COLAK" w:date="2015-07-30T17:58:00Z"/>
          <w:rFonts w:ascii="Times New Roman" w:hAnsi="Times New Roman"/>
          <w:b/>
          <w:noProof/>
          <w:sz w:val="24"/>
          <w:szCs w:val="24"/>
          <w:u w:val="single"/>
        </w:rPr>
        <w:pPrChange w:id="4574" w:author="EMRAH COLAK" w:date="2015-07-30T18:27:00Z">
          <w:pPr>
            <w:spacing w:before="240" w:after="240" w:line="360" w:lineRule="auto"/>
          </w:pPr>
        </w:pPrChange>
      </w:pPr>
      <w:r w:rsidRPr="00192FAA">
        <w:rPr>
          <w:rFonts w:ascii="Times New Roman" w:hAnsi="Times New Roman"/>
          <w:b/>
          <w:noProof/>
          <w:sz w:val="24"/>
          <w:szCs w:val="24"/>
          <w:u w:val="single"/>
        </w:rPr>
        <w:t>DERGİ VE MAKALELER</w:t>
      </w:r>
    </w:p>
    <w:p w14:paraId="6C617177" w14:textId="6644289A" w:rsidR="000D2166" w:rsidRPr="00192FAA" w:rsidDel="00FA6E1D" w:rsidRDefault="000D2166">
      <w:pPr>
        <w:spacing w:after="120" w:line="240" w:lineRule="auto"/>
        <w:rPr>
          <w:del w:id="4575" w:author="EMRAH COLAK" w:date="2015-07-30T18:26:00Z"/>
          <w:rFonts w:ascii="Times New Roman" w:hAnsi="Times New Roman"/>
          <w:b/>
          <w:noProof/>
          <w:sz w:val="24"/>
          <w:szCs w:val="24"/>
          <w:u w:val="single"/>
        </w:rPr>
        <w:pPrChange w:id="4576" w:author="EMRAH COLAK" w:date="2015-07-30T18:27:00Z">
          <w:pPr>
            <w:spacing w:before="240" w:after="240" w:line="360" w:lineRule="auto"/>
          </w:pPr>
        </w:pPrChange>
      </w:pPr>
    </w:p>
    <w:p w14:paraId="7C2201FF" w14:textId="14F86C79" w:rsidR="0040221C" w:rsidRPr="00192FAA" w:rsidRDefault="0040221C">
      <w:pPr>
        <w:spacing w:after="120" w:line="240" w:lineRule="auto"/>
        <w:rPr>
          <w:ins w:id="4577" w:author="EMRAH COLAK" w:date="2015-07-30T18:01:00Z"/>
          <w:rFonts w:ascii="Times New Roman" w:hAnsi="Times New Roman"/>
          <w:bCs/>
          <w:noProof/>
          <w:sz w:val="24"/>
          <w:szCs w:val="24"/>
        </w:rPr>
        <w:pPrChange w:id="4578" w:author="EMRAH COLAK" w:date="2015-07-30T18:27:00Z">
          <w:pPr>
            <w:spacing w:before="240" w:after="240" w:line="360" w:lineRule="auto"/>
          </w:pPr>
        </w:pPrChange>
      </w:pPr>
      <w:r w:rsidRPr="00192FAA">
        <w:rPr>
          <w:rFonts w:ascii="Times New Roman" w:hAnsi="Times New Roman"/>
          <w:b/>
          <w:bCs/>
          <w:noProof/>
          <w:sz w:val="24"/>
          <w:szCs w:val="24"/>
        </w:rPr>
        <w:t>CALYAM, Prasad</w:t>
      </w:r>
      <w:ins w:id="4579" w:author="EMRAH COLAK" w:date="2015-07-30T19:38:00Z">
        <w:r w:rsidR="00C632AF" w:rsidRPr="00192FAA">
          <w:rPr>
            <w:rFonts w:ascii="Times New Roman" w:hAnsi="Times New Roman"/>
            <w:b/>
            <w:bCs/>
            <w:noProof/>
            <w:sz w:val="24"/>
            <w:szCs w:val="24"/>
          </w:rPr>
          <w:t xml:space="preserve">, </w:t>
        </w:r>
      </w:ins>
      <w:del w:id="4580" w:author="EMRAH COLAK" w:date="2015-07-30T19:38:00Z">
        <w:r w:rsidRPr="00192FAA" w:rsidDel="00C632AF">
          <w:rPr>
            <w:rFonts w:ascii="Times New Roman" w:hAnsi="Times New Roman"/>
            <w:b/>
            <w:bCs/>
            <w:noProof/>
            <w:sz w:val="24"/>
            <w:szCs w:val="24"/>
          </w:rPr>
          <w:delText xml:space="preserve">. 2011. </w:delText>
        </w:r>
      </w:del>
      <w:r w:rsidRPr="00192FAA">
        <w:rPr>
          <w:rFonts w:ascii="Times New Roman" w:hAnsi="Times New Roman"/>
          <w:bCs/>
          <w:noProof/>
          <w:sz w:val="24"/>
          <w:szCs w:val="24"/>
        </w:rPr>
        <w:t>“Utility-directed resource allocation in virtual desktop clouds”</w:t>
      </w:r>
      <w:ins w:id="4581" w:author="EMRAH COLAK" w:date="2015-07-30T19:38:00Z">
        <w:r w:rsidR="00C632AF" w:rsidRPr="00192FAA">
          <w:rPr>
            <w:rFonts w:ascii="Times New Roman" w:hAnsi="Times New Roman"/>
            <w:bCs/>
            <w:noProof/>
            <w:sz w:val="24"/>
            <w:szCs w:val="24"/>
          </w:rPr>
          <w:t>, 2011</w:t>
        </w:r>
      </w:ins>
      <w:ins w:id="4582" w:author="EMRAH COLAK" w:date="2015-07-30T19:39:00Z">
        <w:r w:rsidR="00C632AF" w:rsidRPr="00192FAA">
          <w:rPr>
            <w:rFonts w:ascii="Times New Roman" w:hAnsi="Times New Roman"/>
            <w:bCs/>
            <w:noProof/>
            <w:sz w:val="24"/>
            <w:szCs w:val="24"/>
          </w:rPr>
          <w:t>.</w:t>
        </w:r>
      </w:ins>
    </w:p>
    <w:p w14:paraId="2FAE692A" w14:textId="77777777" w:rsidR="000D2166" w:rsidRPr="00192FAA" w:rsidRDefault="000D2166">
      <w:pPr>
        <w:spacing w:after="120" w:line="240" w:lineRule="auto"/>
        <w:rPr>
          <w:rFonts w:ascii="Times New Roman" w:hAnsi="Times New Roman"/>
          <w:bCs/>
          <w:noProof/>
          <w:sz w:val="24"/>
          <w:szCs w:val="24"/>
        </w:rPr>
        <w:pPrChange w:id="4583" w:author="EMRAH COLAK" w:date="2015-07-30T18:26:00Z">
          <w:pPr>
            <w:spacing w:before="240" w:after="240" w:line="360" w:lineRule="auto"/>
          </w:pPr>
        </w:pPrChange>
      </w:pPr>
    </w:p>
    <w:p w14:paraId="3FB38946" w14:textId="2DA102E2" w:rsidR="00156D76" w:rsidRPr="00192FAA" w:rsidRDefault="00156D76">
      <w:pPr>
        <w:spacing w:after="120" w:line="240" w:lineRule="auto"/>
        <w:rPr>
          <w:ins w:id="4584" w:author="EMRAH COLAK" w:date="2015-07-30T18:01:00Z"/>
          <w:rFonts w:ascii="Times New Roman" w:hAnsi="Times New Roman"/>
          <w:bCs/>
          <w:noProof/>
          <w:sz w:val="24"/>
          <w:szCs w:val="24"/>
        </w:rPr>
        <w:pPrChange w:id="4585" w:author="EMRAH COLAK" w:date="2015-07-30T18:26:00Z">
          <w:pPr>
            <w:spacing w:before="240" w:after="240" w:line="360" w:lineRule="auto"/>
          </w:pPr>
        </w:pPrChange>
      </w:pPr>
      <w:r w:rsidRPr="00192FAA">
        <w:rPr>
          <w:rFonts w:ascii="Times New Roman" w:hAnsi="Times New Roman"/>
          <w:b/>
          <w:bCs/>
          <w:noProof/>
          <w:sz w:val="24"/>
          <w:szCs w:val="24"/>
        </w:rPr>
        <w:t>DEBOOSERE,</w:t>
      </w:r>
      <w:r w:rsidR="0040221C" w:rsidRPr="00192FAA">
        <w:rPr>
          <w:rFonts w:ascii="Times New Roman" w:hAnsi="Times New Roman"/>
          <w:b/>
          <w:bCs/>
          <w:noProof/>
          <w:sz w:val="24"/>
          <w:szCs w:val="24"/>
        </w:rPr>
        <w:t xml:space="preserve"> </w:t>
      </w:r>
      <w:r w:rsidRPr="00192FAA">
        <w:rPr>
          <w:rFonts w:ascii="Times New Roman" w:hAnsi="Times New Roman"/>
          <w:b/>
          <w:bCs/>
          <w:noProof/>
          <w:sz w:val="24"/>
          <w:szCs w:val="24"/>
        </w:rPr>
        <w:t>Lien</w:t>
      </w:r>
      <w:del w:id="4586" w:author="EMRAH COLAK" w:date="2015-07-30T19:38:00Z">
        <w:r w:rsidRPr="00192FAA" w:rsidDel="00C632AF">
          <w:rPr>
            <w:rFonts w:ascii="Times New Roman" w:hAnsi="Times New Roman"/>
            <w:b/>
            <w:bCs/>
            <w:noProof/>
            <w:sz w:val="24"/>
            <w:szCs w:val="24"/>
          </w:rPr>
          <w:delText>.2002.</w:delText>
        </w:r>
      </w:del>
      <w:ins w:id="4587" w:author="EMRAH COLAK" w:date="2015-07-30T19:38:00Z">
        <w:r w:rsidR="00C632AF" w:rsidRPr="00192FAA">
          <w:rPr>
            <w:rFonts w:ascii="Times New Roman" w:hAnsi="Times New Roman"/>
            <w:b/>
            <w:bCs/>
            <w:noProof/>
            <w:sz w:val="24"/>
            <w:szCs w:val="24"/>
          </w:rPr>
          <w:t>,</w:t>
        </w:r>
      </w:ins>
      <w:r w:rsidRPr="00192FAA">
        <w:rPr>
          <w:rFonts w:ascii="Times New Roman" w:hAnsi="Times New Roman"/>
          <w:b/>
          <w:bCs/>
          <w:noProof/>
          <w:sz w:val="24"/>
          <w:szCs w:val="24"/>
        </w:rPr>
        <w:t xml:space="preserve"> </w:t>
      </w:r>
      <w:r w:rsidRPr="00192FAA">
        <w:rPr>
          <w:rFonts w:ascii="Times New Roman" w:hAnsi="Times New Roman"/>
          <w:bCs/>
          <w:noProof/>
          <w:sz w:val="24"/>
          <w:szCs w:val="24"/>
        </w:rPr>
        <w:t>“</w:t>
      </w:r>
      <w:r w:rsidRPr="00192FAA">
        <w:rPr>
          <w:rFonts w:ascii="Times New Roman" w:hAnsi="Times New Roman"/>
          <w:sz w:val="24"/>
          <w:szCs w:val="24"/>
        </w:rPr>
        <w:t>Thin clients and Digitan Independence</w:t>
      </w:r>
      <w:r w:rsidRPr="00192FAA">
        <w:rPr>
          <w:rFonts w:ascii="Times New Roman" w:hAnsi="Times New Roman"/>
          <w:bCs/>
          <w:noProof/>
          <w:sz w:val="24"/>
          <w:szCs w:val="24"/>
        </w:rPr>
        <w:t>”</w:t>
      </w:r>
      <w:ins w:id="4588" w:author="EMRAH COLAK" w:date="2015-07-30T19:38:00Z">
        <w:r w:rsidR="00C632AF" w:rsidRPr="00192FAA">
          <w:rPr>
            <w:rFonts w:ascii="Times New Roman" w:hAnsi="Times New Roman"/>
            <w:bCs/>
            <w:noProof/>
            <w:sz w:val="24"/>
            <w:szCs w:val="24"/>
          </w:rPr>
          <w:t>, 2002</w:t>
        </w:r>
      </w:ins>
      <w:ins w:id="4589" w:author="EMRAH COLAK" w:date="2015-07-30T19:39:00Z">
        <w:r w:rsidR="00C632AF" w:rsidRPr="00192FAA">
          <w:rPr>
            <w:rFonts w:ascii="Times New Roman" w:hAnsi="Times New Roman"/>
            <w:bCs/>
            <w:noProof/>
            <w:sz w:val="24"/>
            <w:szCs w:val="24"/>
          </w:rPr>
          <w:t>.</w:t>
        </w:r>
      </w:ins>
    </w:p>
    <w:p w14:paraId="5105472D" w14:textId="0E2FF4FB" w:rsidR="000D2166" w:rsidRPr="00192FAA" w:rsidDel="00C632AF" w:rsidRDefault="000D2166">
      <w:pPr>
        <w:spacing w:after="120" w:line="240" w:lineRule="auto"/>
        <w:rPr>
          <w:del w:id="4590" w:author="EMRAH COLAK" w:date="2015-07-30T19:38:00Z"/>
          <w:rFonts w:ascii="Times New Roman" w:hAnsi="Times New Roman"/>
          <w:bCs/>
          <w:noProof/>
          <w:sz w:val="24"/>
          <w:szCs w:val="24"/>
        </w:rPr>
        <w:pPrChange w:id="4591" w:author="EMRAH COLAK" w:date="2015-07-30T18:26:00Z">
          <w:pPr>
            <w:spacing w:before="240" w:after="240" w:line="360" w:lineRule="auto"/>
          </w:pPr>
        </w:pPrChange>
      </w:pPr>
    </w:p>
    <w:p w14:paraId="65A62329" w14:textId="44CAA822" w:rsidR="0040221C" w:rsidRPr="00192FAA" w:rsidRDefault="0040221C">
      <w:pPr>
        <w:spacing w:after="120" w:line="240" w:lineRule="auto"/>
        <w:rPr>
          <w:ins w:id="4592" w:author="EMRAH COLAK" w:date="2015-07-30T18:01:00Z"/>
          <w:rFonts w:ascii="Times New Roman" w:hAnsi="Times New Roman"/>
          <w:bCs/>
          <w:noProof/>
          <w:sz w:val="24"/>
          <w:szCs w:val="24"/>
        </w:rPr>
        <w:pPrChange w:id="4593" w:author="EMRAH COLAK" w:date="2015-07-30T18:26:00Z">
          <w:pPr>
            <w:spacing w:before="240" w:after="240" w:line="360" w:lineRule="auto"/>
          </w:pPr>
        </w:pPrChange>
      </w:pPr>
      <w:r w:rsidRPr="00192FAA">
        <w:rPr>
          <w:rFonts w:ascii="Times New Roman" w:hAnsi="Times New Roman"/>
          <w:b/>
          <w:bCs/>
          <w:noProof/>
          <w:sz w:val="24"/>
          <w:szCs w:val="24"/>
        </w:rPr>
        <w:t>DEBOOSERE, Lien</w:t>
      </w:r>
      <w:ins w:id="4594" w:author="EMRAH COLAK" w:date="2015-07-30T19:38:00Z">
        <w:r w:rsidR="00C632AF" w:rsidRPr="00192FAA">
          <w:rPr>
            <w:rFonts w:ascii="Times New Roman" w:hAnsi="Times New Roman"/>
            <w:b/>
            <w:bCs/>
            <w:noProof/>
            <w:sz w:val="24"/>
            <w:szCs w:val="24"/>
          </w:rPr>
          <w:t>,</w:t>
        </w:r>
      </w:ins>
      <w:del w:id="4595" w:author="EMRAH COLAK" w:date="2015-07-30T19:38:00Z">
        <w:r w:rsidRPr="00192FAA" w:rsidDel="00C632AF">
          <w:rPr>
            <w:rFonts w:ascii="Times New Roman" w:hAnsi="Times New Roman"/>
            <w:b/>
            <w:bCs/>
            <w:noProof/>
            <w:sz w:val="24"/>
            <w:szCs w:val="24"/>
          </w:rPr>
          <w:delText>.2012.</w:delText>
        </w:r>
      </w:del>
      <w:r w:rsidRPr="00192FAA">
        <w:rPr>
          <w:rFonts w:ascii="Times New Roman" w:hAnsi="Times New Roman"/>
          <w:b/>
          <w:bCs/>
          <w:noProof/>
          <w:sz w:val="24"/>
          <w:szCs w:val="24"/>
        </w:rPr>
        <w:t xml:space="preserve"> </w:t>
      </w:r>
      <w:r w:rsidRPr="00192FAA">
        <w:rPr>
          <w:rFonts w:ascii="Times New Roman" w:hAnsi="Times New Roman"/>
          <w:bCs/>
          <w:noProof/>
          <w:sz w:val="24"/>
          <w:szCs w:val="24"/>
        </w:rPr>
        <w:t>“</w:t>
      </w:r>
      <w:r w:rsidRPr="00192FAA">
        <w:rPr>
          <w:rFonts w:ascii="Times New Roman" w:hAnsi="Times New Roman"/>
          <w:sz w:val="24"/>
          <w:szCs w:val="24"/>
        </w:rPr>
        <w:t>Thin clients Computing</w:t>
      </w:r>
      <w:r w:rsidRPr="00192FAA">
        <w:rPr>
          <w:rFonts w:ascii="Times New Roman" w:hAnsi="Times New Roman"/>
          <w:bCs/>
          <w:noProof/>
          <w:sz w:val="24"/>
          <w:szCs w:val="24"/>
        </w:rPr>
        <w:t>”</w:t>
      </w:r>
      <w:ins w:id="4596" w:author="EMRAH COLAK" w:date="2015-07-30T19:38:00Z">
        <w:r w:rsidR="00C632AF" w:rsidRPr="00192FAA">
          <w:rPr>
            <w:rFonts w:ascii="Times New Roman" w:hAnsi="Times New Roman"/>
            <w:bCs/>
            <w:noProof/>
            <w:sz w:val="24"/>
            <w:szCs w:val="24"/>
          </w:rPr>
          <w:t>, 2012</w:t>
        </w:r>
      </w:ins>
      <w:ins w:id="4597" w:author="EMRAH COLAK" w:date="2015-07-30T19:39:00Z">
        <w:r w:rsidR="00C632AF" w:rsidRPr="00192FAA">
          <w:rPr>
            <w:rFonts w:ascii="Times New Roman" w:hAnsi="Times New Roman"/>
            <w:bCs/>
            <w:noProof/>
            <w:sz w:val="24"/>
            <w:szCs w:val="24"/>
          </w:rPr>
          <w:t>.</w:t>
        </w:r>
      </w:ins>
    </w:p>
    <w:p w14:paraId="528857CC" w14:textId="77777777" w:rsidR="000D2166" w:rsidRPr="00192FAA" w:rsidRDefault="000D2166">
      <w:pPr>
        <w:spacing w:after="120" w:line="240" w:lineRule="auto"/>
        <w:rPr>
          <w:rFonts w:ascii="Times New Roman" w:hAnsi="Times New Roman"/>
          <w:bCs/>
          <w:noProof/>
          <w:sz w:val="24"/>
          <w:szCs w:val="24"/>
        </w:rPr>
        <w:pPrChange w:id="4598" w:author="EMRAH COLAK" w:date="2015-07-30T18:26:00Z">
          <w:pPr>
            <w:spacing w:before="240" w:after="240" w:line="360" w:lineRule="auto"/>
          </w:pPr>
        </w:pPrChange>
      </w:pPr>
    </w:p>
    <w:p w14:paraId="539D0DC4" w14:textId="5684EED1" w:rsidR="000D2166" w:rsidRPr="00192FAA" w:rsidRDefault="000F7C00">
      <w:pPr>
        <w:spacing w:after="120" w:line="240" w:lineRule="auto"/>
        <w:rPr>
          <w:ins w:id="4599" w:author="EMRAH COLAK" w:date="2015-07-30T18:01:00Z"/>
          <w:rFonts w:ascii="Times New Roman" w:hAnsi="Times New Roman"/>
          <w:noProof/>
          <w:sz w:val="24"/>
          <w:szCs w:val="24"/>
        </w:rPr>
        <w:pPrChange w:id="4600" w:author="EMRAH COLAK" w:date="2015-07-30T18:26:00Z">
          <w:pPr>
            <w:spacing w:before="240" w:after="240" w:line="360" w:lineRule="auto"/>
          </w:pPr>
        </w:pPrChange>
      </w:pPr>
      <w:r w:rsidRPr="00192FAA">
        <w:rPr>
          <w:rFonts w:ascii="Times New Roman" w:hAnsi="Times New Roman"/>
          <w:b/>
          <w:bCs/>
          <w:noProof/>
          <w:sz w:val="24"/>
          <w:szCs w:val="24"/>
        </w:rPr>
        <w:t>EBEM, Şeriban</w:t>
      </w:r>
      <w:ins w:id="4601" w:author="EMRAH COLAK" w:date="2015-07-30T19:39:00Z">
        <w:r w:rsidR="00C632AF" w:rsidRPr="00192FAA">
          <w:rPr>
            <w:rFonts w:ascii="Times New Roman" w:hAnsi="Times New Roman"/>
            <w:b/>
            <w:bCs/>
            <w:noProof/>
            <w:sz w:val="24"/>
            <w:szCs w:val="24"/>
          </w:rPr>
          <w:t>,</w:t>
        </w:r>
      </w:ins>
      <w:del w:id="4602" w:author="EMRAH COLAK" w:date="2015-07-30T19:39:00Z">
        <w:r w:rsidRPr="00192FAA" w:rsidDel="00C632AF">
          <w:rPr>
            <w:rFonts w:ascii="Times New Roman" w:hAnsi="Times New Roman"/>
            <w:b/>
            <w:bCs/>
            <w:noProof/>
            <w:sz w:val="24"/>
            <w:szCs w:val="24"/>
          </w:rPr>
          <w:delText>. 2013.</w:delText>
        </w:r>
      </w:del>
      <w:r w:rsidRPr="00192FAA">
        <w:rPr>
          <w:rFonts w:ascii="Times New Roman" w:hAnsi="Times New Roman"/>
          <w:noProof/>
          <w:sz w:val="24"/>
          <w:szCs w:val="24"/>
        </w:rPr>
        <w:t xml:space="preserve"> “</w:t>
      </w:r>
      <w:r w:rsidRPr="00192FAA">
        <w:rPr>
          <w:rFonts w:ascii="Times New Roman" w:hAnsi="Times New Roman"/>
          <w:iCs/>
          <w:noProof/>
          <w:sz w:val="24"/>
          <w:szCs w:val="24"/>
        </w:rPr>
        <w:t>Kamu Bilişim Sistemleri Açısından Bulut Bilişimin Teknik, Yönetim ve Hukuki Boyutlarıyla İncelenmesi: Bilgi Teknolojileri ve İletişim Kurumu İçin Öneriler”</w:t>
      </w:r>
      <w:ins w:id="4603" w:author="EMRAH COLAK" w:date="2015-07-30T19:39:00Z">
        <w:r w:rsidR="00C632AF" w:rsidRPr="00192FAA">
          <w:rPr>
            <w:rFonts w:ascii="Times New Roman" w:hAnsi="Times New Roman"/>
            <w:iCs/>
            <w:noProof/>
            <w:sz w:val="24"/>
            <w:szCs w:val="24"/>
            <w:rPrChange w:id="4604" w:author="EMRAH COLAK" w:date="2015-07-30T19:44:00Z">
              <w:rPr>
                <w:rFonts w:ascii="Times New Roman" w:hAnsi="Times New Roman"/>
                <w:i/>
                <w:iCs/>
                <w:noProof/>
                <w:sz w:val="24"/>
                <w:szCs w:val="24"/>
              </w:rPr>
            </w:rPrChange>
          </w:rPr>
          <w:t>, 2013</w:t>
        </w:r>
        <w:r w:rsidR="00C632AF" w:rsidRPr="00192FAA">
          <w:rPr>
            <w:rFonts w:ascii="Times New Roman" w:hAnsi="Times New Roman"/>
            <w:iCs/>
            <w:noProof/>
            <w:sz w:val="24"/>
            <w:szCs w:val="24"/>
          </w:rPr>
          <w:t>.</w:t>
        </w:r>
      </w:ins>
      <w:del w:id="4605" w:author="EMRAH COLAK" w:date="2015-07-30T19:39:00Z">
        <w:r w:rsidRPr="00192FAA" w:rsidDel="00C632AF">
          <w:rPr>
            <w:rFonts w:ascii="Times New Roman" w:hAnsi="Times New Roman"/>
            <w:iCs/>
            <w:noProof/>
            <w:sz w:val="24"/>
            <w:szCs w:val="24"/>
          </w:rPr>
          <w:delText>.</w:delText>
        </w:r>
        <w:r w:rsidRPr="00192FAA" w:rsidDel="00C632AF">
          <w:rPr>
            <w:rFonts w:ascii="Times New Roman" w:hAnsi="Times New Roman"/>
            <w:i/>
            <w:iCs/>
            <w:noProof/>
            <w:sz w:val="24"/>
            <w:szCs w:val="24"/>
          </w:rPr>
          <w:delText xml:space="preserve"> </w:delText>
        </w:r>
        <w:r w:rsidR="00CB5D90" w:rsidRPr="00192FAA" w:rsidDel="00C632AF">
          <w:rPr>
            <w:rFonts w:ascii="Times New Roman" w:hAnsi="Times New Roman"/>
            <w:noProof/>
            <w:sz w:val="24"/>
            <w:szCs w:val="24"/>
          </w:rPr>
          <w:delText xml:space="preserve">Ankara, </w:delText>
        </w:r>
      </w:del>
    </w:p>
    <w:p w14:paraId="319FC8D7" w14:textId="4B25FE2E" w:rsidR="000F7C00" w:rsidRPr="00192FAA" w:rsidRDefault="00CB5D90">
      <w:pPr>
        <w:spacing w:after="120" w:line="240" w:lineRule="auto"/>
        <w:rPr>
          <w:rFonts w:ascii="Times New Roman" w:hAnsi="Times New Roman"/>
          <w:noProof/>
          <w:sz w:val="24"/>
          <w:szCs w:val="24"/>
        </w:rPr>
        <w:pPrChange w:id="4606" w:author="EMRAH COLAK" w:date="2015-07-30T18:26:00Z">
          <w:pPr>
            <w:spacing w:before="240" w:after="240" w:line="360" w:lineRule="auto"/>
          </w:pPr>
        </w:pPrChange>
      </w:pPr>
      <w:del w:id="4607" w:author="EMRAH COLAK" w:date="2015-07-30T09:48:00Z">
        <w:r w:rsidRPr="00192FAA" w:rsidDel="005035E7">
          <w:rPr>
            <w:rFonts w:ascii="Times New Roman" w:hAnsi="Times New Roman"/>
            <w:noProof/>
            <w:sz w:val="24"/>
            <w:szCs w:val="24"/>
          </w:rPr>
          <w:delText>s. 11-20</w:delText>
        </w:r>
        <w:r w:rsidR="000F7C00" w:rsidRPr="00192FAA" w:rsidDel="005035E7">
          <w:rPr>
            <w:rFonts w:ascii="Times New Roman" w:hAnsi="Times New Roman"/>
            <w:noProof/>
            <w:sz w:val="24"/>
            <w:szCs w:val="24"/>
          </w:rPr>
          <w:delText>.</w:delText>
        </w:r>
      </w:del>
    </w:p>
    <w:p w14:paraId="0B950CB8" w14:textId="378A7A5C" w:rsidR="000D2166" w:rsidRPr="00192FAA" w:rsidRDefault="000F7C00">
      <w:pPr>
        <w:spacing w:after="120" w:line="240" w:lineRule="auto"/>
        <w:rPr>
          <w:ins w:id="4608" w:author="EMRAH COLAK" w:date="2015-07-30T18:01:00Z"/>
          <w:rFonts w:ascii="Times New Roman" w:hAnsi="Times New Roman"/>
          <w:noProof/>
          <w:sz w:val="24"/>
          <w:szCs w:val="24"/>
        </w:rPr>
        <w:pPrChange w:id="4609" w:author="EMRAH COLAK" w:date="2015-07-30T18:26:00Z">
          <w:pPr>
            <w:spacing w:before="240" w:after="240" w:line="360" w:lineRule="auto"/>
          </w:pPr>
        </w:pPrChange>
      </w:pPr>
      <w:r w:rsidRPr="00192FAA">
        <w:rPr>
          <w:rFonts w:ascii="Times New Roman" w:hAnsi="Times New Roman"/>
          <w:b/>
          <w:bCs/>
          <w:noProof/>
          <w:sz w:val="24"/>
          <w:szCs w:val="24"/>
        </w:rPr>
        <w:t>GİLLEN, Al</w:t>
      </w:r>
      <w:del w:id="4610" w:author="EMRAH COLAK" w:date="2015-07-30T19:42:00Z">
        <w:r w:rsidRPr="00192FAA" w:rsidDel="00C32C1C">
          <w:rPr>
            <w:rFonts w:ascii="Times New Roman" w:hAnsi="Times New Roman"/>
            <w:b/>
            <w:bCs/>
            <w:noProof/>
            <w:sz w:val="24"/>
            <w:szCs w:val="24"/>
          </w:rPr>
          <w:delText xml:space="preserve"> </w:delText>
        </w:r>
      </w:del>
      <w:r w:rsidRPr="00192FAA">
        <w:rPr>
          <w:rFonts w:ascii="Times New Roman" w:hAnsi="Times New Roman"/>
          <w:b/>
          <w:bCs/>
          <w:noProof/>
          <w:sz w:val="24"/>
          <w:szCs w:val="24"/>
        </w:rPr>
        <w:t>,</w:t>
      </w:r>
      <w:del w:id="4611" w:author="EMRAH COLAK" w:date="2015-07-30T19:39:00Z">
        <w:r w:rsidRPr="00192FAA" w:rsidDel="00C632AF">
          <w:rPr>
            <w:rFonts w:ascii="Times New Roman" w:hAnsi="Times New Roman"/>
            <w:b/>
            <w:bCs/>
            <w:noProof/>
            <w:sz w:val="24"/>
            <w:szCs w:val="24"/>
          </w:rPr>
          <w:delText xml:space="preserve"> Grieser,Tim, Perry,Randy. 2008.</w:delText>
        </w:r>
        <w:r w:rsidRPr="00192FAA" w:rsidDel="00C632AF">
          <w:rPr>
            <w:rFonts w:ascii="Times New Roman" w:hAnsi="Times New Roman"/>
            <w:noProof/>
            <w:sz w:val="24"/>
            <w:szCs w:val="24"/>
          </w:rPr>
          <w:delText xml:space="preserve"> </w:delText>
        </w:r>
      </w:del>
      <w:r w:rsidRPr="00192FAA">
        <w:rPr>
          <w:rFonts w:ascii="Times New Roman" w:hAnsi="Times New Roman"/>
          <w:noProof/>
          <w:sz w:val="24"/>
          <w:szCs w:val="24"/>
        </w:rPr>
        <w:t>“</w:t>
      </w:r>
      <w:r w:rsidRPr="00192FAA">
        <w:rPr>
          <w:rFonts w:ascii="Times New Roman" w:hAnsi="Times New Roman"/>
          <w:iCs/>
          <w:noProof/>
          <w:sz w:val="24"/>
          <w:szCs w:val="24"/>
        </w:rPr>
        <w:t>Business Value of Virtualization: Realizing the Benefits of Integrated Solutions</w:t>
      </w:r>
      <w:ins w:id="4612" w:author="EMRAH COLAK" w:date="2015-07-30T19:39:00Z">
        <w:r w:rsidR="00C632AF" w:rsidRPr="00192FAA">
          <w:rPr>
            <w:rFonts w:ascii="Times New Roman" w:hAnsi="Times New Roman"/>
            <w:iCs/>
            <w:noProof/>
            <w:sz w:val="24"/>
            <w:szCs w:val="24"/>
          </w:rPr>
          <w:t xml:space="preserve">”, </w:t>
        </w:r>
        <w:r w:rsidR="00C632AF" w:rsidRPr="00192FAA">
          <w:rPr>
            <w:rFonts w:ascii="Times New Roman" w:hAnsi="Times New Roman"/>
            <w:bCs/>
            <w:noProof/>
            <w:sz w:val="24"/>
            <w:szCs w:val="24"/>
            <w:rPrChange w:id="4613" w:author="EMRAH COLAK" w:date="2015-07-30T19:44:00Z">
              <w:rPr>
                <w:rFonts w:ascii="Times New Roman" w:hAnsi="Times New Roman"/>
                <w:b/>
                <w:bCs/>
                <w:noProof/>
                <w:sz w:val="24"/>
                <w:szCs w:val="24"/>
              </w:rPr>
            </w:rPrChange>
          </w:rPr>
          <w:t>2008.</w:t>
        </w:r>
      </w:ins>
      <w:del w:id="4614" w:author="EMRAH COLAK" w:date="2015-07-30T19:39:00Z">
        <w:r w:rsidRPr="00192FAA" w:rsidDel="00C632AF">
          <w:rPr>
            <w:rFonts w:ascii="Times New Roman" w:hAnsi="Times New Roman"/>
            <w:iCs/>
            <w:noProof/>
            <w:sz w:val="24"/>
            <w:szCs w:val="24"/>
          </w:rPr>
          <w:delText>”</w:delText>
        </w:r>
        <w:r w:rsidRPr="00192FAA" w:rsidDel="00C632AF">
          <w:rPr>
            <w:rFonts w:ascii="Times New Roman" w:hAnsi="Times New Roman"/>
            <w:i/>
            <w:iCs/>
            <w:noProof/>
            <w:sz w:val="24"/>
            <w:szCs w:val="24"/>
          </w:rPr>
          <w:delText xml:space="preserve">. </w:delText>
        </w:r>
        <w:r w:rsidRPr="00192FAA" w:rsidDel="00C632AF">
          <w:rPr>
            <w:rFonts w:ascii="Times New Roman" w:hAnsi="Times New Roman"/>
            <w:noProof/>
            <w:sz w:val="24"/>
            <w:szCs w:val="24"/>
          </w:rPr>
          <w:delText>Middlesex County, Massachusetts : IDC,</w:delText>
        </w:r>
      </w:del>
      <w:r w:rsidRPr="00192FAA">
        <w:rPr>
          <w:rFonts w:ascii="Times New Roman" w:hAnsi="Times New Roman"/>
          <w:noProof/>
          <w:sz w:val="24"/>
          <w:szCs w:val="24"/>
        </w:rPr>
        <w:t xml:space="preserve"> </w:t>
      </w:r>
    </w:p>
    <w:p w14:paraId="59E8BDFD" w14:textId="7015B8CC" w:rsidR="000F7C00" w:rsidRPr="00192FAA" w:rsidRDefault="000F7C00">
      <w:pPr>
        <w:spacing w:after="120" w:line="240" w:lineRule="auto"/>
        <w:rPr>
          <w:rFonts w:ascii="Times New Roman" w:hAnsi="Times New Roman"/>
          <w:noProof/>
          <w:sz w:val="24"/>
          <w:szCs w:val="24"/>
        </w:rPr>
        <w:pPrChange w:id="4615" w:author="EMRAH COLAK" w:date="2015-07-30T18:26:00Z">
          <w:pPr>
            <w:spacing w:before="240" w:after="240" w:line="360" w:lineRule="auto"/>
          </w:pPr>
        </w:pPrChange>
      </w:pPr>
      <w:del w:id="4616" w:author="EMRAH COLAK" w:date="2015-07-30T09:48:00Z">
        <w:r w:rsidRPr="00192FAA" w:rsidDel="005035E7">
          <w:rPr>
            <w:rFonts w:ascii="Times New Roman" w:hAnsi="Times New Roman"/>
            <w:noProof/>
            <w:sz w:val="24"/>
            <w:szCs w:val="24"/>
          </w:rPr>
          <w:delText>s. 1-16.</w:delText>
        </w:r>
      </w:del>
    </w:p>
    <w:p w14:paraId="0C5F4EAB" w14:textId="4983375D" w:rsidR="000D2166" w:rsidRPr="00192FAA" w:rsidRDefault="000F7C00">
      <w:pPr>
        <w:spacing w:after="120" w:line="240" w:lineRule="auto"/>
        <w:rPr>
          <w:ins w:id="4617" w:author="EMRAH COLAK" w:date="2015-07-30T18:01:00Z"/>
          <w:rFonts w:ascii="Times New Roman" w:hAnsi="Times New Roman"/>
          <w:noProof/>
          <w:sz w:val="24"/>
          <w:szCs w:val="24"/>
        </w:rPr>
        <w:pPrChange w:id="4618" w:author="EMRAH COLAK" w:date="2015-07-30T18:26:00Z">
          <w:pPr>
            <w:spacing w:before="240" w:after="240" w:line="360" w:lineRule="auto"/>
          </w:pPr>
        </w:pPrChange>
      </w:pPr>
      <w:r w:rsidRPr="00192FAA">
        <w:rPr>
          <w:rFonts w:ascii="Times New Roman" w:hAnsi="Times New Roman"/>
          <w:b/>
          <w:bCs/>
          <w:noProof/>
          <w:sz w:val="24"/>
          <w:szCs w:val="24"/>
        </w:rPr>
        <w:t>KAMPERT, Paulus</w:t>
      </w:r>
      <w:del w:id="4619" w:author="EMRAH COLAK" w:date="2015-07-30T19:40:00Z">
        <w:r w:rsidRPr="00192FAA" w:rsidDel="00C632AF">
          <w:rPr>
            <w:rFonts w:ascii="Times New Roman" w:hAnsi="Times New Roman"/>
            <w:b/>
            <w:bCs/>
            <w:noProof/>
            <w:sz w:val="24"/>
            <w:szCs w:val="24"/>
          </w:rPr>
          <w:delText xml:space="preserve">. </w:delText>
        </w:r>
      </w:del>
      <w:ins w:id="4620" w:author="EMRAH COLAK" w:date="2015-07-30T19:40:00Z">
        <w:r w:rsidR="00C632AF" w:rsidRPr="00192FAA">
          <w:rPr>
            <w:rFonts w:ascii="Times New Roman" w:hAnsi="Times New Roman"/>
            <w:b/>
            <w:bCs/>
            <w:noProof/>
            <w:sz w:val="24"/>
            <w:szCs w:val="24"/>
          </w:rPr>
          <w:t xml:space="preserve">, </w:t>
        </w:r>
      </w:ins>
      <w:del w:id="4621" w:author="EMRAH COLAK" w:date="2015-07-30T19:40:00Z">
        <w:r w:rsidRPr="00192FAA" w:rsidDel="00C632AF">
          <w:rPr>
            <w:rFonts w:ascii="Times New Roman" w:hAnsi="Times New Roman"/>
            <w:b/>
            <w:bCs/>
            <w:noProof/>
            <w:sz w:val="24"/>
            <w:szCs w:val="24"/>
          </w:rPr>
          <w:delText>2010.</w:delText>
        </w:r>
        <w:r w:rsidRPr="00192FAA" w:rsidDel="00C632AF">
          <w:rPr>
            <w:rFonts w:ascii="Times New Roman" w:hAnsi="Times New Roman"/>
            <w:noProof/>
            <w:sz w:val="24"/>
            <w:szCs w:val="24"/>
          </w:rPr>
          <w:delText xml:space="preserve"> </w:delText>
        </w:r>
      </w:del>
      <w:r w:rsidRPr="00192FAA">
        <w:rPr>
          <w:rFonts w:ascii="Times New Roman" w:hAnsi="Times New Roman"/>
          <w:noProof/>
          <w:sz w:val="24"/>
          <w:szCs w:val="24"/>
        </w:rPr>
        <w:t>“</w:t>
      </w:r>
      <w:r w:rsidRPr="00192FAA">
        <w:rPr>
          <w:rFonts w:ascii="Times New Roman" w:hAnsi="Times New Roman"/>
          <w:iCs/>
          <w:noProof/>
          <w:sz w:val="24"/>
          <w:szCs w:val="24"/>
        </w:rPr>
        <w:t>A taxonomy of virtualization technologies”</w:t>
      </w:r>
      <w:ins w:id="4622" w:author="EMRAH COLAK" w:date="2015-07-30T19:40:00Z">
        <w:r w:rsidR="00C632AF" w:rsidRPr="00192FAA">
          <w:rPr>
            <w:rFonts w:ascii="Times New Roman" w:hAnsi="Times New Roman"/>
            <w:iCs/>
            <w:noProof/>
            <w:sz w:val="24"/>
            <w:szCs w:val="24"/>
          </w:rPr>
          <w:t xml:space="preserve">, </w:t>
        </w:r>
        <w:r w:rsidR="00C632AF" w:rsidRPr="00192FAA">
          <w:rPr>
            <w:rFonts w:ascii="Times New Roman" w:hAnsi="Times New Roman"/>
            <w:bCs/>
            <w:noProof/>
            <w:sz w:val="24"/>
            <w:szCs w:val="24"/>
            <w:rPrChange w:id="4623" w:author="EMRAH COLAK" w:date="2015-07-30T19:44:00Z">
              <w:rPr>
                <w:rFonts w:ascii="Times New Roman" w:hAnsi="Times New Roman"/>
                <w:b/>
                <w:bCs/>
                <w:noProof/>
                <w:sz w:val="24"/>
                <w:szCs w:val="24"/>
              </w:rPr>
            </w:rPrChange>
          </w:rPr>
          <w:t>2010.</w:t>
        </w:r>
        <w:r w:rsidR="00C632AF" w:rsidRPr="00192FAA">
          <w:rPr>
            <w:rFonts w:ascii="Times New Roman" w:hAnsi="Times New Roman"/>
            <w:noProof/>
            <w:sz w:val="24"/>
            <w:szCs w:val="24"/>
          </w:rPr>
          <w:t xml:space="preserve"> </w:t>
        </w:r>
      </w:ins>
      <w:del w:id="4624" w:author="EMRAH COLAK" w:date="2015-07-30T19:40:00Z">
        <w:r w:rsidRPr="00192FAA" w:rsidDel="00C632AF">
          <w:rPr>
            <w:rFonts w:ascii="Times New Roman" w:hAnsi="Times New Roman"/>
            <w:iCs/>
            <w:noProof/>
            <w:sz w:val="24"/>
            <w:szCs w:val="24"/>
          </w:rPr>
          <w:delText xml:space="preserve"> (Master Thesis).</w:delText>
        </w:r>
        <w:r w:rsidRPr="00192FAA" w:rsidDel="00C632AF">
          <w:rPr>
            <w:rFonts w:ascii="Times New Roman" w:hAnsi="Times New Roman"/>
            <w:i/>
            <w:iCs/>
            <w:noProof/>
            <w:sz w:val="24"/>
            <w:szCs w:val="24"/>
          </w:rPr>
          <w:delText xml:space="preserve"> </w:delText>
        </w:r>
        <w:r w:rsidRPr="00192FAA" w:rsidDel="00C632AF">
          <w:rPr>
            <w:rFonts w:ascii="Times New Roman" w:hAnsi="Times New Roman"/>
            <w:noProof/>
            <w:sz w:val="24"/>
            <w:szCs w:val="24"/>
          </w:rPr>
          <w:delText>Netherlands : Faculty of Systems Engineering Policy Analysis &amp; Management,</w:delText>
        </w:r>
      </w:del>
      <w:r w:rsidRPr="00192FAA">
        <w:rPr>
          <w:rFonts w:ascii="Times New Roman" w:hAnsi="Times New Roman"/>
          <w:noProof/>
          <w:sz w:val="24"/>
          <w:szCs w:val="24"/>
        </w:rPr>
        <w:t xml:space="preserve"> </w:t>
      </w:r>
    </w:p>
    <w:p w14:paraId="50CD839A" w14:textId="3F59A09B" w:rsidR="000F7C00" w:rsidRPr="00192FAA" w:rsidRDefault="000F7C00">
      <w:pPr>
        <w:spacing w:after="120" w:line="240" w:lineRule="auto"/>
        <w:rPr>
          <w:rFonts w:ascii="Times New Roman" w:hAnsi="Times New Roman"/>
          <w:noProof/>
          <w:sz w:val="24"/>
          <w:szCs w:val="24"/>
        </w:rPr>
        <w:pPrChange w:id="4625" w:author="EMRAH COLAK" w:date="2015-07-30T18:26:00Z">
          <w:pPr>
            <w:spacing w:before="240" w:after="240" w:line="360" w:lineRule="auto"/>
          </w:pPr>
        </w:pPrChange>
      </w:pPr>
      <w:del w:id="4626" w:author="EMRAH COLAK" w:date="2015-07-30T09:48:00Z">
        <w:r w:rsidRPr="00192FAA" w:rsidDel="005035E7">
          <w:rPr>
            <w:rFonts w:ascii="Times New Roman" w:hAnsi="Times New Roman"/>
            <w:noProof/>
            <w:sz w:val="24"/>
            <w:szCs w:val="24"/>
          </w:rPr>
          <w:delText>s. 9-19.</w:delText>
        </w:r>
      </w:del>
    </w:p>
    <w:p w14:paraId="773E8BF9" w14:textId="2A0B452B" w:rsidR="0040221C" w:rsidRPr="00192FAA" w:rsidRDefault="0040221C">
      <w:pPr>
        <w:spacing w:after="120" w:line="240" w:lineRule="auto"/>
        <w:rPr>
          <w:ins w:id="4627" w:author="EMRAH COLAK" w:date="2015-07-30T18:01:00Z"/>
          <w:rFonts w:ascii="Times New Roman" w:hAnsi="Times New Roman"/>
          <w:noProof/>
          <w:sz w:val="24"/>
          <w:szCs w:val="24"/>
        </w:rPr>
        <w:pPrChange w:id="4628" w:author="EMRAH COLAK" w:date="2015-07-30T18:26:00Z">
          <w:pPr>
            <w:spacing w:before="240" w:after="240" w:line="360" w:lineRule="auto"/>
          </w:pPr>
        </w:pPrChange>
      </w:pPr>
      <w:r w:rsidRPr="00192FAA">
        <w:rPr>
          <w:rFonts w:ascii="Times New Roman" w:hAnsi="Times New Roman"/>
          <w:b/>
          <w:noProof/>
          <w:sz w:val="24"/>
          <w:szCs w:val="24"/>
        </w:rPr>
        <w:t>KİM, Nam-Uk</w:t>
      </w:r>
      <w:ins w:id="4629" w:author="EMRAH COLAK" w:date="2015-07-30T19:40:00Z">
        <w:r w:rsidR="00C632AF" w:rsidRPr="00192FAA">
          <w:rPr>
            <w:rFonts w:ascii="Times New Roman" w:hAnsi="Times New Roman"/>
            <w:b/>
            <w:noProof/>
            <w:sz w:val="24"/>
            <w:szCs w:val="24"/>
          </w:rPr>
          <w:t xml:space="preserve">, </w:t>
        </w:r>
      </w:ins>
      <w:del w:id="4630" w:author="EMRAH COLAK" w:date="2015-07-30T19:40:00Z">
        <w:r w:rsidRPr="00192FAA" w:rsidDel="00C632AF">
          <w:rPr>
            <w:rFonts w:ascii="Times New Roman" w:hAnsi="Times New Roman"/>
            <w:b/>
            <w:noProof/>
            <w:sz w:val="24"/>
            <w:szCs w:val="24"/>
          </w:rPr>
          <w:delText xml:space="preserve">. 2013. </w:delText>
        </w:r>
      </w:del>
      <w:r w:rsidRPr="00192FAA">
        <w:rPr>
          <w:rFonts w:ascii="Times New Roman" w:hAnsi="Times New Roman"/>
          <w:noProof/>
          <w:sz w:val="24"/>
          <w:szCs w:val="24"/>
        </w:rPr>
        <w:t>“A Remote Control Architecture for Thin-Client in Mobile Cloud Computing”</w:t>
      </w:r>
      <w:ins w:id="4631" w:author="EMRAH COLAK" w:date="2015-07-30T19:40:00Z">
        <w:r w:rsidR="00C632AF" w:rsidRPr="00192FAA">
          <w:rPr>
            <w:rFonts w:ascii="Times New Roman" w:hAnsi="Times New Roman"/>
            <w:noProof/>
            <w:sz w:val="24"/>
            <w:szCs w:val="24"/>
          </w:rPr>
          <w:t xml:space="preserve">, </w:t>
        </w:r>
        <w:r w:rsidR="00C632AF" w:rsidRPr="00192FAA">
          <w:rPr>
            <w:rFonts w:ascii="Times New Roman" w:hAnsi="Times New Roman"/>
            <w:noProof/>
            <w:sz w:val="24"/>
            <w:szCs w:val="24"/>
            <w:rPrChange w:id="4632" w:author="EMRAH COLAK" w:date="2015-07-30T19:44:00Z">
              <w:rPr>
                <w:rFonts w:ascii="Times New Roman" w:hAnsi="Times New Roman"/>
                <w:b/>
                <w:noProof/>
                <w:sz w:val="24"/>
                <w:szCs w:val="24"/>
              </w:rPr>
            </w:rPrChange>
          </w:rPr>
          <w:t>2013</w:t>
        </w:r>
        <w:r w:rsidR="00C632AF" w:rsidRPr="00192FAA">
          <w:rPr>
            <w:rFonts w:ascii="Times New Roman" w:hAnsi="Times New Roman"/>
            <w:noProof/>
            <w:sz w:val="24"/>
            <w:szCs w:val="24"/>
          </w:rPr>
          <w:t>.</w:t>
        </w:r>
      </w:ins>
    </w:p>
    <w:p w14:paraId="6C7333C5" w14:textId="77777777" w:rsidR="000D2166" w:rsidRPr="00192FAA" w:rsidRDefault="000D2166">
      <w:pPr>
        <w:spacing w:after="120" w:line="240" w:lineRule="auto"/>
        <w:rPr>
          <w:rFonts w:ascii="Times New Roman" w:hAnsi="Times New Roman"/>
          <w:noProof/>
          <w:sz w:val="24"/>
          <w:szCs w:val="24"/>
        </w:rPr>
        <w:pPrChange w:id="4633" w:author="EMRAH COLAK" w:date="2015-07-30T18:26:00Z">
          <w:pPr>
            <w:spacing w:before="240" w:after="240" w:line="360" w:lineRule="auto"/>
          </w:pPr>
        </w:pPrChange>
      </w:pPr>
    </w:p>
    <w:p w14:paraId="358CD847" w14:textId="0AA9E0FA" w:rsidR="00156D76" w:rsidRPr="00192FAA" w:rsidRDefault="00156D76">
      <w:pPr>
        <w:spacing w:after="120" w:line="240" w:lineRule="auto"/>
        <w:rPr>
          <w:ins w:id="4634" w:author="EMRAH COLAK" w:date="2015-07-30T18:01:00Z"/>
          <w:rFonts w:ascii="Times New Roman" w:hAnsi="Times New Roman"/>
          <w:bCs/>
          <w:noProof/>
          <w:sz w:val="24"/>
          <w:szCs w:val="24"/>
        </w:rPr>
        <w:pPrChange w:id="4635" w:author="EMRAH COLAK" w:date="2015-07-30T18:26:00Z">
          <w:pPr>
            <w:spacing w:before="240" w:after="240" w:line="360" w:lineRule="auto"/>
          </w:pPr>
        </w:pPrChange>
      </w:pPr>
      <w:r w:rsidRPr="00192FAA">
        <w:rPr>
          <w:rFonts w:ascii="Times New Roman" w:hAnsi="Times New Roman"/>
          <w:b/>
          <w:bCs/>
          <w:noProof/>
          <w:sz w:val="24"/>
          <w:szCs w:val="24"/>
        </w:rPr>
        <w:t>MAYER, Philip</w:t>
      </w:r>
      <w:del w:id="4636" w:author="EMRAH COLAK" w:date="2015-07-30T19:40:00Z">
        <w:r w:rsidRPr="00192FAA" w:rsidDel="00C632AF">
          <w:rPr>
            <w:rFonts w:ascii="Times New Roman" w:hAnsi="Times New Roman"/>
            <w:b/>
            <w:bCs/>
            <w:noProof/>
            <w:sz w:val="24"/>
            <w:szCs w:val="24"/>
          </w:rPr>
          <w:delText>. 2009.</w:delText>
        </w:r>
      </w:del>
      <w:ins w:id="4637" w:author="EMRAH COLAK" w:date="2015-07-30T19:40:00Z">
        <w:r w:rsidR="00C632AF" w:rsidRPr="00192FAA">
          <w:rPr>
            <w:rFonts w:ascii="Times New Roman" w:hAnsi="Times New Roman"/>
            <w:b/>
            <w:bCs/>
            <w:noProof/>
            <w:sz w:val="24"/>
            <w:szCs w:val="24"/>
          </w:rPr>
          <w:t>,</w:t>
        </w:r>
      </w:ins>
      <w:r w:rsidRPr="00192FAA">
        <w:rPr>
          <w:rFonts w:ascii="Times New Roman" w:hAnsi="Times New Roman"/>
          <w:b/>
          <w:bCs/>
          <w:noProof/>
          <w:sz w:val="24"/>
          <w:szCs w:val="24"/>
        </w:rPr>
        <w:t xml:space="preserve"> “</w:t>
      </w:r>
      <w:r w:rsidRPr="00192FAA">
        <w:rPr>
          <w:rFonts w:ascii="Times New Roman" w:hAnsi="Times New Roman"/>
          <w:bCs/>
          <w:noProof/>
          <w:sz w:val="24"/>
          <w:szCs w:val="24"/>
        </w:rPr>
        <w:t>Guidelines for writing a Review Article”</w:t>
      </w:r>
      <w:ins w:id="4638" w:author="EMRAH COLAK" w:date="2015-07-30T19:40:00Z">
        <w:r w:rsidR="00C632AF" w:rsidRPr="00192FAA">
          <w:rPr>
            <w:rFonts w:ascii="Times New Roman" w:hAnsi="Times New Roman"/>
            <w:bCs/>
            <w:noProof/>
            <w:sz w:val="24"/>
            <w:szCs w:val="24"/>
          </w:rPr>
          <w:t xml:space="preserve">, </w:t>
        </w:r>
        <w:r w:rsidR="00C632AF" w:rsidRPr="00192FAA">
          <w:rPr>
            <w:rFonts w:ascii="Times New Roman" w:hAnsi="Times New Roman"/>
            <w:bCs/>
            <w:noProof/>
            <w:sz w:val="24"/>
            <w:szCs w:val="24"/>
            <w:rPrChange w:id="4639" w:author="EMRAH COLAK" w:date="2015-07-30T19:44:00Z">
              <w:rPr>
                <w:rFonts w:ascii="Times New Roman" w:hAnsi="Times New Roman"/>
                <w:b/>
                <w:bCs/>
                <w:noProof/>
                <w:sz w:val="24"/>
                <w:szCs w:val="24"/>
              </w:rPr>
            </w:rPrChange>
          </w:rPr>
          <w:t>2009.</w:t>
        </w:r>
      </w:ins>
    </w:p>
    <w:p w14:paraId="1A960820" w14:textId="77777777" w:rsidR="000D2166" w:rsidRPr="00192FAA" w:rsidRDefault="000D2166">
      <w:pPr>
        <w:spacing w:after="120" w:line="240" w:lineRule="auto"/>
        <w:rPr>
          <w:rFonts w:ascii="Times New Roman" w:hAnsi="Times New Roman"/>
          <w:b/>
          <w:bCs/>
          <w:noProof/>
          <w:sz w:val="24"/>
          <w:szCs w:val="24"/>
        </w:rPr>
        <w:pPrChange w:id="4640" w:author="EMRAH COLAK" w:date="2015-07-30T18:26:00Z">
          <w:pPr>
            <w:spacing w:before="240" w:after="240" w:line="360" w:lineRule="auto"/>
          </w:pPr>
        </w:pPrChange>
      </w:pPr>
    </w:p>
    <w:p w14:paraId="33B6CAA6" w14:textId="6A9C669D" w:rsidR="000D2166" w:rsidRPr="00192FAA" w:rsidRDefault="000F7C00">
      <w:pPr>
        <w:spacing w:after="120" w:line="240" w:lineRule="auto"/>
        <w:rPr>
          <w:ins w:id="4641" w:author="EMRAH COLAK" w:date="2015-07-30T17:58:00Z"/>
          <w:rFonts w:ascii="Times New Roman" w:hAnsi="Times New Roman"/>
          <w:noProof/>
          <w:sz w:val="24"/>
          <w:szCs w:val="24"/>
        </w:rPr>
        <w:pPrChange w:id="4642" w:author="EMRAH COLAK" w:date="2015-07-30T18:26:00Z">
          <w:pPr>
            <w:spacing w:before="240" w:after="240" w:line="360" w:lineRule="auto"/>
          </w:pPr>
        </w:pPrChange>
      </w:pPr>
      <w:r w:rsidRPr="00192FAA">
        <w:rPr>
          <w:rFonts w:ascii="Times New Roman" w:hAnsi="Times New Roman"/>
          <w:b/>
          <w:bCs/>
          <w:noProof/>
          <w:sz w:val="24"/>
          <w:szCs w:val="24"/>
        </w:rPr>
        <w:t>MİRZAOĞLU, Ayşe Gül</w:t>
      </w:r>
      <w:ins w:id="4643" w:author="EMRAH COLAK" w:date="2015-07-30T19:42:00Z">
        <w:r w:rsidR="00C32C1C" w:rsidRPr="00192FAA">
          <w:rPr>
            <w:rFonts w:ascii="Times New Roman" w:hAnsi="Times New Roman"/>
            <w:b/>
            <w:bCs/>
            <w:noProof/>
            <w:sz w:val="24"/>
            <w:szCs w:val="24"/>
          </w:rPr>
          <w:t>,</w:t>
        </w:r>
      </w:ins>
      <w:del w:id="4644" w:author="EMRAH COLAK" w:date="2015-07-30T19:41:00Z">
        <w:r w:rsidRPr="00192FAA" w:rsidDel="00C632AF">
          <w:rPr>
            <w:rFonts w:ascii="Times New Roman" w:hAnsi="Times New Roman"/>
            <w:b/>
            <w:bCs/>
            <w:noProof/>
            <w:sz w:val="24"/>
            <w:szCs w:val="24"/>
          </w:rPr>
          <w:delText>. 2011.</w:delText>
        </w:r>
      </w:del>
      <w:r w:rsidRPr="00192FAA">
        <w:rPr>
          <w:rFonts w:ascii="Times New Roman" w:hAnsi="Times New Roman"/>
          <w:noProof/>
          <w:sz w:val="24"/>
          <w:szCs w:val="24"/>
        </w:rPr>
        <w:t xml:space="preserve"> “</w:t>
      </w:r>
      <w:r w:rsidRPr="00192FAA">
        <w:rPr>
          <w:rFonts w:ascii="Times New Roman" w:hAnsi="Times New Roman"/>
          <w:iCs/>
          <w:noProof/>
          <w:sz w:val="24"/>
          <w:szCs w:val="24"/>
        </w:rPr>
        <w:t>Bulut Bilişimin Teknik, Uygulama ve Düzenleme Boyutuyla Değerlendirilmesi, Dünya Örnekleri ve Ülkemize İlişkin Öneriler”</w:t>
      </w:r>
      <w:ins w:id="4645" w:author="EMRAH COLAK" w:date="2015-07-30T19:41:00Z">
        <w:r w:rsidR="00C632AF" w:rsidRPr="00192FAA">
          <w:rPr>
            <w:rFonts w:ascii="Times New Roman" w:hAnsi="Times New Roman"/>
            <w:iCs/>
            <w:noProof/>
            <w:sz w:val="24"/>
            <w:szCs w:val="24"/>
          </w:rPr>
          <w:t>,</w:t>
        </w:r>
        <w:r w:rsidR="00C632AF" w:rsidRPr="00192FAA">
          <w:rPr>
            <w:rFonts w:ascii="Times New Roman" w:hAnsi="Times New Roman"/>
            <w:bCs/>
            <w:noProof/>
            <w:sz w:val="24"/>
            <w:szCs w:val="24"/>
            <w:rPrChange w:id="4646" w:author="EMRAH COLAK" w:date="2015-07-30T19:44:00Z">
              <w:rPr>
                <w:rFonts w:ascii="Times New Roman" w:hAnsi="Times New Roman"/>
                <w:b/>
                <w:bCs/>
                <w:noProof/>
                <w:sz w:val="24"/>
                <w:szCs w:val="24"/>
              </w:rPr>
            </w:rPrChange>
          </w:rPr>
          <w:t>2011.</w:t>
        </w:r>
      </w:ins>
      <w:del w:id="4647" w:author="EMRAH COLAK" w:date="2015-07-30T19:41:00Z">
        <w:r w:rsidRPr="00192FAA" w:rsidDel="00C632AF">
          <w:rPr>
            <w:rFonts w:ascii="Times New Roman" w:hAnsi="Times New Roman"/>
            <w:iCs/>
            <w:noProof/>
            <w:sz w:val="24"/>
            <w:szCs w:val="24"/>
          </w:rPr>
          <w:delText>.</w:delText>
        </w:r>
        <w:r w:rsidRPr="00192FAA" w:rsidDel="00C632AF">
          <w:rPr>
            <w:rFonts w:ascii="Times New Roman" w:hAnsi="Times New Roman"/>
            <w:i/>
            <w:iCs/>
            <w:noProof/>
            <w:sz w:val="24"/>
            <w:szCs w:val="24"/>
          </w:rPr>
          <w:delText xml:space="preserve"> </w:delText>
        </w:r>
        <w:r w:rsidR="00CB5D90" w:rsidRPr="00192FAA" w:rsidDel="00C632AF">
          <w:rPr>
            <w:rFonts w:ascii="Times New Roman" w:hAnsi="Times New Roman"/>
            <w:noProof/>
            <w:sz w:val="24"/>
            <w:szCs w:val="24"/>
          </w:rPr>
          <w:delText>Ankara, </w:delText>
        </w:r>
      </w:del>
    </w:p>
    <w:p w14:paraId="7751E957" w14:textId="068901B3" w:rsidR="000F7C00" w:rsidRPr="00192FAA" w:rsidRDefault="00CB5D90">
      <w:pPr>
        <w:spacing w:after="120" w:line="240" w:lineRule="auto"/>
        <w:rPr>
          <w:rFonts w:ascii="Times New Roman" w:hAnsi="Times New Roman"/>
          <w:noProof/>
          <w:sz w:val="24"/>
          <w:szCs w:val="24"/>
        </w:rPr>
        <w:pPrChange w:id="4648" w:author="EMRAH COLAK" w:date="2015-07-30T18:26:00Z">
          <w:pPr>
            <w:spacing w:before="240" w:after="240" w:line="360" w:lineRule="auto"/>
          </w:pPr>
        </w:pPrChange>
      </w:pPr>
      <w:del w:id="4649" w:author="EMRAH COLAK" w:date="2015-07-30T09:48:00Z">
        <w:r w:rsidRPr="00192FAA" w:rsidDel="005035E7">
          <w:rPr>
            <w:rFonts w:ascii="Times New Roman" w:hAnsi="Times New Roman"/>
            <w:noProof/>
            <w:sz w:val="24"/>
            <w:szCs w:val="24"/>
          </w:rPr>
          <w:delText>s. 20-80</w:delText>
        </w:r>
        <w:r w:rsidR="000F7C00" w:rsidRPr="00192FAA" w:rsidDel="005035E7">
          <w:rPr>
            <w:rFonts w:ascii="Times New Roman" w:hAnsi="Times New Roman"/>
            <w:noProof/>
            <w:sz w:val="24"/>
            <w:szCs w:val="24"/>
          </w:rPr>
          <w:delText>.</w:delText>
        </w:r>
      </w:del>
    </w:p>
    <w:p w14:paraId="5112D6C4" w14:textId="6A3D79A0" w:rsidR="000D2166" w:rsidRPr="00192FAA" w:rsidRDefault="000F7C00">
      <w:pPr>
        <w:spacing w:after="120" w:line="240" w:lineRule="auto"/>
        <w:rPr>
          <w:ins w:id="4650" w:author="EMRAH COLAK" w:date="2015-07-30T17:58:00Z"/>
          <w:rFonts w:ascii="Times New Roman" w:hAnsi="Times New Roman"/>
          <w:noProof/>
          <w:sz w:val="24"/>
          <w:szCs w:val="24"/>
        </w:rPr>
        <w:pPrChange w:id="4651" w:author="EMRAH COLAK" w:date="2015-07-30T18:26:00Z">
          <w:pPr>
            <w:spacing w:before="240" w:after="240" w:line="360" w:lineRule="auto"/>
          </w:pPr>
        </w:pPrChange>
      </w:pPr>
      <w:r w:rsidRPr="00192FAA">
        <w:rPr>
          <w:rFonts w:ascii="Times New Roman" w:hAnsi="Times New Roman"/>
          <w:b/>
          <w:bCs/>
          <w:noProof/>
          <w:sz w:val="24"/>
          <w:szCs w:val="24"/>
        </w:rPr>
        <w:t>ÖZDAŞ, Muhammed Raşit</w:t>
      </w:r>
      <w:ins w:id="4652" w:author="EMRAH COLAK" w:date="2015-07-30T19:41:00Z">
        <w:r w:rsidR="00C632AF" w:rsidRPr="00192FAA">
          <w:rPr>
            <w:rFonts w:ascii="Times New Roman" w:hAnsi="Times New Roman"/>
            <w:b/>
            <w:bCs/>
            <w:noProof/>
            <w:sz w:val="24"/>
            <w:szCs w:val="24"/>
          </w:rPr>
          <w:t>,</w:t>
        </w:r>
      </w:ins>
      <w:del w:id="4653" w:author="EMRAH COLAK" w:date="2015-07-30T19:41:00Z">
        <w:r w:rsidRPr="00192FAA" w:rsidDel="00C632AF">
          <w:rPr>
            <w:rFonts w:ascii="Times New Roman" w:hAnsi="Times New Roman"/>
            <w:b/>
            <w:bCs/>
            <w:noProof/>
            <w:sz w:val="24"/>
            <w:szCs w:val="24"/>
          </w:rPr>
          <w:delText>. 2014.</w:delText>
        </w:r>
      </w:del>
      <w:r w:rsidRPr="00192FAA">
        <w:rPr>
          <w:rFonts w:ascii="Times New Roman" w:hAnsi="Times New Roman"/>
          <w:noProof/>
          <w:sz w:val="24"/>
          <w:szCs w:val="24"/>
        </w:rPr>
        <w:t xml:space="preserve"> “</w:t>
      </w:r>
      <w:r w:rsidRPr="00192FAA">
        <w:rPr>
          <w:rFonts w:ascii="Times New Roman" w:hAnsi="Times New Roman"/>
          <w:iCs/>
          <w:noProof/>
          <w:sz w:val="24"/>
          <w:szCs w:val="24"/>
        </w:rPr>
        <w:t>Bulut Bilişimin Kamuda Kullanımı Dünya Örnekleri ve Türkiye İçin Öneriler Uzmanlık Tezi”</w:t>
      </w:r>
      <w:ins w:id="4654" w:author="EMRAH COLAK" w:date="2015-07-30T19:41:00Z">
        <w:r w:rsidR="00C632AF" w:rsidRPr="00192FAA">
          <w:rPr>
            <w:rFonts w:ascii="Times New Roman" w:hAnsi="Times New Roman"/>
            <w:iCs/>
            <w:noProof/>
            <w:sz w:val="24"/>
            <w:szCs w:val="24"/>
            <w:rPrChange w:id="4655" w:author="EMRAH COLAK" w:date="2015-07-30T19:44:00Z">
              <w:rPr>
                <w:rFonts w:ascii="Times New Roman" w:hAnsi="Times New Roman"/>
                <w:i/>
                <w:iCs/>
                <w:noProof/>
                <w:sz w:val="24"/>
                <w:szCs w:val="24"/>
              </w:rPr>
            </w:rPrChange>
          </w:rPr>
          <w:t>, 2014.</w:t>
        </w:r>
      </w:ins>
      <w:del w:id="4656" w:author="EMRAH COLAK" w:date="2015-07-30T19:41:00Z">
        <w:r w:rsidRPr="00192FAA" w:rsidDel="00C632AF">
          <w:rPr>
            <w:rFonts w:ascii="Times New Roman" w:hAnsi="Times New Roman"/>
            <w:iCs/>
            <w:noProof/>
            <w:sz w:val="24"/>
            <w:szCs w:val="24"/>
          </w:rPr>
          <w:delText>.</w:delText>
        </w:r>
        <w:r w:rsidRPr="00192FAA" w:rsidDel="00C632AF">
          <w:rPr>
            <w:rFonts w:ascii="Times New Roman" w:hAnsi="Times New Roman"/>
            <w:iCs/>
            <w:noProof/>
            <w:sz w:val="24"/>
            <w:szCs w:val="24"/>
            <w:rPrChange w:id="4657" w:author="EMRAH COLAK" w:date="2015-07-30T19:44:00Z">
              <w:rPr>
                <w:rFonts w:ascii="Times New Roman" w:hAnsi="Times New Roman"/>
                <w:i/>
                <w:iCs/>
                <w:noProof/>
                <w:sz w:val="24"/>
                <w:szCs w:val="24"/>
              </w:rPr>
            </w:rPrChange>
          </w:rPr>
          <w:delText xml:space="preserve"> </w:delText>
        </w:r>
        <w:r w:rsidRPr="00192FAA" w:rsidDel="00C632AF">
          <w:rPr>
            <w:rFonts w:ascii="Times New Roman" w:hAnsi="Times New Roman"/>
            <w:noProof/>
            <w:sz w:val="24"/>
            <w:szCs w:val="24"/>
          </w:rPr>
          <w:delText>Ankara, </w:delText>
        </w:r>
      </w:del>
    </w:p>
    <w:p w14:paraId="1C71AEBC" w14:textId="5AC5F385" w:rsidR="000F7C00" w:rsidRPr="00192FAA" w:rsidRDefault="000F7C00">
      <w:pPr>
        <w:spacing w:after="120" w:line="240" w:lineRule="auto"/>
        <w:rPr>
          <w:rFonts w:ascii="Times New Roman" w:hAnsi="Times New Roman"/>
          <w:noProof/>
          <w:sz w:val="24"/>
          <w:szCs w:val="24"/>
        </w:rPr>
        <w:pPrChange w:id="4658" w:author="EMRAH COLAK" w:date="2015-07-30T18:26:00Z">
          <w:pPr>
            <w:spacing w:before="240" w:after="240" w:line="360" w:lineRule="auto"/>
          </w:pPr>
        </w:pPrChange>
      </w:pPr>
      <w:del w:id="4659" w:author="EMRAH COLAK" w:date="2015-07-30T09:48:00Z">
        <w:r w:rsidRPr="00192FAA" w:rsidDel="005035E7">
          <w:rPr>
            <w:rFonts w:ascii="Times New Roman" w:hAnsi="Times New Roman"/>
            <w:noProof/>
            <w:sz w:val="24"/>
            <w:szCs w:val="24"/>
          </w:rPr>
          <w:delText>s. 107.</w:delText>
        </w:r>
      </w:del>
    </w:p>
    <w:p w14:paraId="50492D26" w14:textId="0D1996D0" w:rsidR="00156D76" w:rsidRPr="00192FAA" w:rsidRDefault="00156D76">
      <w:pPr>
        <w:spacing w:after="120" w:line="240" w:lineRule="auto"/>
        <w:rPr>
          <w:ins w:id="4660" w:author="EMRAH COLAK" w:date="2015-07-30T17:58:00Z"/>
          <w:rFonts w:ascii="Times New Roman" w:hAnsi="Times New Roman"/>
          <w:bCs/>
          <w:noProof/>
          <w:sz w:val="24"/>
          <w:szCs w:val="24"/>
        </w:rPr>
        <w:pPrChange w:id="4661" w:author="EMRAH COLAK" w:date="2015-07-30T18:26:00Z">
          <w:pPr>
            <w:spacing w:before="240" w:after="240" w:line="360" w:lineRule="auto"/>
          </w:pPr>
        </w:pPrChange>
      </w:pPr>
      <w:r w:rsidRPr="00192FAA">
        <w:rPr>
          <w:rFonts w:ascii="Times New Roman" w:hAnsi="Times New Roman"/>
          <w:b/>
          <w:bCs/>
          <w:noProof/>
          <w:sz w:val="24"/>
          <w:szCs w:val="24"/>
        </w:rPr>
        <w:t>VANKEİRSBİLCK,Bert</w:t>
      </w:r>
      <w:ins w:id="4662" w:author="EMRAH COLAK" w:date="2015-07-30T19:43:00Z">
        <w:r w:rsidR="00C32C1C" w:rsidRPr="00192FAA">
          <w:rPr>
            <w:rFonts w:ascii="Times New Roman" w:hAnsi="Times New Roman"/>
            <w:b/>
            <w:bCs/>
            <w:noProof/>
            <w:sz w:val="24"/>
            <w:szCs w:val="24"/>
          </w:rPr>
          <w:t>,</w:t>
        </w:r>
      </w:ins>
      <w:del w:id="4663" w:author="EMRAH COLAK" w:date="2015-07-30T19:42:00Z">
        <w:r w:rsidRPr="00192FAA" w:rsidDel="00C632AF">
          <w:rPr>
            <w:rFonts w:ascii="Times New Roman" w:hAnsi="Times New Roman"/>
            <w:b/>
            <w:bCs/>
            <w:noProof/>
            <w:sz w:val="24"/>
            <w:szCs w:val="24"/>
          </w:rPr>
          <w:delText>. 2013.</w:delText>
        </w:r>
      </w:del>
      <w:r w:rsidRPr="00192FAA">
        <w:rPr>
          <w:rFonts w:ascii="Times New Roman" w:hAnsi="Times New Roman"/>
          <w:b/>
          <w:bCs/>
          <w:noProof/>
          <w:sz w:val="24"/>
          <w:szCs w:val="24"/>
        </w:rPr>
        <w:t xml:space="preserve"> </w:t>
      </w:r>
      <w:r w:rsidRPr="00192FAA">
        <w:rPr>
          <w:rFonts w:ascii="Times New Roman" w:hAnsi="Times New Roman"/>
          <w:bCs/>
          <w:noProof/>
          <w:sz w:val="24"/>
          <w:szCs w:val="24"/>
        </w:rPr>
        <w:t>“</w:t>
      </w:r>
      <w:r w:rsidRPr="00192FAA">
        <w:rPr>
          <w:rFonts w:ascii="Times New Roman" w:hAnsi="Times New Roman"/>
          <w:sz w:val="24"/>
          <w:szCs w:val="24"/>
        </w:rPr>
        <w:t>Network latency hiding in thin client systems through server-centric speculative display updating</w:t>
      </w:r>
      <w:r w:rsidRPr="00192FAA">
        <w:rPr>
          <w:rFonts w:ascii="Times New Roman" w:hAnsi="Times New Roman"/>
          <w:bCs/>
          <w:noProof/>
          <w:sz w:val="24"/>
          <w:szCs w:val="24"/>
        </w:rPr>
        <w:t>”</w:t>
      </w:r>
      <w:ins w:id="4664" w:author="EMRAH COLAK" w:date="2015-07-30T19:42:00Z">
        <w:r w:rsidR="00C632AF" w:rsidRPr="00192FAA">
          <w:rPr>
            <w:rFonts w:ascii="Times New Roman" w:hAnsi="Times New Roman"/>
            <w:bCs/>
            <w:noProof/>
            <w:sz w:val="24"/>
            <w:szCs w:val="24"/>
          </w:rPr>
          <w:t>, 2013.</w:t>
        </w:r>
      </w:ins>
    </w:p>
    <w:p w14:paraId="771C18BE" w14:textId="77777777" w:rsidR="000D2166" w:rsidRPr="00192FAA" w:rsidRDefault="000D2166">
      <w:pPr>
        <w:spacing w:after="120" w:line="240" w:lineRule="auto"/>
        <w:rPr>
          <w:rFonts w:ascii="Times New Roman" w:hAnsi="Times New Roman"/>
          <w:bCs/>
          <w:noProof/>
          <w:sz w:val="24"/>
          <w:szCs w:val="24"/>
        </w:rPr>
        <w:pPrChange w:id="4665" w:author="EMRAH COLAK" w:date="2015-07-30T18:26:00Z">
          <w:pPr>
            <w:spacing w:before="240" w:after="240" w:line="360" w:lineRule="auto"/>
          </w:pPr>
        </w:pPrChange>
      </w:pPr>
    </w:p>
    <w:p w14:paraId="2255F641" w14:textId="5DE06DCB" w:rsidR="0040221C" w:rsidRPr="00192FAA" w:rsidRDefault="0040221C">
      <w:pPr>
        <w:spacing w:after="120" w:line="240" w:lineRule="auto"/>
        <w:rPr>
          <w:ins w:id="4666" w:author="EMRAH COLAK" w:date="2015-07-30T17:58:00Z"/>
          <w:rFonts w:ascii="Times New Roman" w:hAnsi="Times New Roman"/>
          <w:b/>
          <w:bCs/>
          <w:noProof/>
          <w:sz w:val="24"/>
          <w:szCs w:val="24"/>
        </w:rPr>
        <w:pPrChange w:id="4667" w:author="EMRAH COLAK" w:date="2015-07-30T18:26:00Z">
          <w:pPr>
            <w:spacing w:before="240" w:after="240" w:line="360" w:lineRule="auto"/>
          </w:pPr>
        </w:pPrChange>
      </w:pPr>
      <w:r w:rsidRPr="00192FAA">
        <w:rPr>
          <w:rFonts w:ascii="Times New Roman" w:hAnsi="Times New Roman"/>
          <w:b/>
          <w:bCs/>
          <w:noProof/>
          <w:sz w:val="24"/>
          <w:szCs w:val="24"/>
        </w:rPr>
        <w:t>WU, Jiayin</w:t>
      </w:r>
      <w:ins w:id="4668" w:author="EMRAH COLAK" w:date="2015-07-30T19:43:00Z">
        <w:r w:rsidR="00C32C1C" w:rsidRPr="00192FAA">
          <w:rPr>
            <w:rFonts w:ascii="Times New Roman" w:hAnsi="Times New Roman"/>
            <w:b/>
            <w:bCs/>
            <w:noProof/>
            <w:sz w:val="24"/>
            <w:szCs w:val="24"/>
          </w:rPr>
          <w:t>,</w:t>
        </w:r>
      </w:ins>
      <w:del w:id="4669" w:author="EMRAH COLAK" w:date="2015-07-30T19:43:00Z">
        <w:r w:rsidRPr="00192FAA" w:rsidDel="00C32C1C">
          <w:rPr>
            <w:rFonts w:ascii="Times New Roman" w:hAnsi="Times New Roman"/>
            <w:b/>
            <w:bCs/>
            <w:noProof/>
            <w:sz w:val="24"/>
            <w:szCs w:val="24"/>
          </w:rPr>
          <w:delText>. 2013.</w:delText>
        </w:r>
      </w:del>
      <w:r w:rsidRPr="00192FAA">
        <w:rPr>
          <w:rFonts w:ascii="Times New Roman" w:hAnsi="Times New Roman"/>
          <w:b/>
          <w:bCs/>
          <w:noProof/>
          <w:sz w:val="24"/>
          <w:szCs w:val="24"/>
        </w:rPr>
        <w:t xml:space="preserve"> “</w:t>
      </w:r>
      <w:r w:rsidRPr="00192FAA">
        <w:rPr>
          <w:rFonts w:ascii="Times New Roman" w:hAnsi="Times New Roman"/>
          <w:bCs/>
          <w:noProof/>
          <w:sz w:val="24"/>
          <w:szCs w:val="24"/>
        </w:rPr>
        <w:t>Research on a Comprehensive Evaluation System for Thin Clients Used in Desktop Cloud</w:t>
      </w:r>
      <w:ins w:id="4670" w:author="EMRAH COLAK" w:date="2015-07-30T19:43:00Z">
        <w:r w:rsidR="00C32C1C" w:rsidRPr="00192FAA">
          <w:rPr>
            <w:rFonts w:ascii="Times New Roman" w:hAnsi="Times New Roman"/>
            <w:bCs/>
            <w:noProof/>
            <w:sz w:val="24"/>
            <w:szCs w:val="24"/>
          </w:rPr>
          <w:t>”,</w:t>
        </w:r>
      </w:ins>
      <w:r w:rsidRPr="00192FAA">
        <w:rPr>
          <w:rFonts w:ascii="Times New Roman" w:hAnsi="Times New Roman"/>
          <w:bCs/>
          <w:noProof/>
          <w:sz w:val="24"/>
          <w:szCs w:val="24"/>
        </w:rPr>
        <w:t xml:space="preserve"> 2013</w:t>
      </w:r>
      <w:ins w:id="4671" w:author="EMRAH COLAK" w:date="2015-07-30T19:43:00Z">
        <w:r w:rsidR="00C32C1C" w:rsidRPr="00192FAA">
          <w:rPr>
            <w:rFonts w:ascii="Times New Roman" w:hAnsi="Times New Roman"/>
            <w:b/>
            <w:bCs/>
            <w:noProof/>
            <w:sz w:val="24"/>
            <w:szCs w:val="24"/>
          </w:rPr>
          <w:t>.</w:t>
        </w:r>
      </w:ins>
      <w:del w:id="4672" w:author="EMRAH COLAK" w:date="2015-07-30T19:43:00Z">
        <w:r w:rsidRPr="00192FAA" w:rsidDel="00C32C1C">
          <w:rPr>
            <w:rFonts w:ascii="Times New Roman" w:hAnsi="Times New Roman"/>
            <w:b/>
            <w:bCs/>
            <w:noProof/>
            <w:sz w:val="24"/>
            <w:szCs w:val="24"/>
          </w:rPr>
          <w:delText>”</w:delText>
        </w:r>
      </w:del>
    </w:p>
    <w:p w14:paraId="0BEE32A7" w14:textId="77777777" w:rsidR="000D2166" w:rsidRPr="00192FAA" w:rsidRDefault="000D2166">
      <w:pPr>
        <w:spacing w:after="120" w:line="240" w:lineRule="auto"/>
        <w:rPr>
          <w:rFonts w:ascii="Times New Roman" w:hAnsi="Times New Roman"/>
          <w:b/>
          <w:bCs/>
          <w:noProof/>
          <w:sz w:val="24"/>
          <w:szCs w:val="24"/>
        </w:rPr>
        <w:pPrChange w:id="4673" w:author="EMRAH COLAK" w:date="2015-07-30T18:26:00Z">
          <w:pPr>
            <w:spacing w:before="240" w:after="240" w:line="360" w:lineRule="auto"/>
          </w:pPr>
        </w:pPrChange>
      </w:pPr>
    </w:p>
    <w:p w14:paraId="4C19ED6F" w14:textId="3E274C20" w:rsidR="000D2166" w:rsidRPr="00192FAA" w:rsidRDefault="000F7C00">
      <w:pPr>
        <w:spacing w:after="120" w:line="240" w:lineRule="auto"/>
        <w:rPr>
          <w:ins w:id="4674" w:author="EMRAH COLAK" w:date="2015-07-30T17:58:00Z"/>
          <w:rFonts w:ascii="Times New Roman" w:hAnsi="Times New Roman"/>
          <w:noProof/>
          <w:sz w:val="24"/>
          <w:szCs w:val="24"/>
        </w:rPr>
        <w:pPrChange w:id="4675" w:author="EMRAH COLAK" w:date="2015-07-30T18:26:00Z">
          <w:pPr>
            <w:spacing w:before="240" w:after="240" w:line="360" w:lineRule="auto"/>
          </w:pPr>
        </w:pPrChange>
      </w:pPr>
      <w:r w:rsidRPr="00192FAA">
        <w:rPr>
          <w:rFonts w:ascii="Times New Roman" w:hAnsi="Times New Roman"/>
          <w:b/>
          <w:bCs/>
          <w:noProof/>
          <w:sz w:val="24"/>
          <w:szCs w:val="24"/>
        </w:rPr>
        <w:t>YAPICI, Cenk</w:t>
      </w:r>
      <w:ins w:id="4676" w:author="EMRAH COLAK" w:date="2015-07-30T19:43:00Z">
        <w:r w:rsidR="00C32C1C" w:rsidRPr="00192FAA">
          <w:rPr>
            <w:rFonts w:ascii="Times New Roman" w:hAnsi="Times New Roman"/>
            <w:b/>
            <w:bCs/>
            <w:noProof/>
            <w:sz w:val="24"/>
            <w:szCs w:val="24"/>
          </w:rPr>
          <w:t>,</w:t>
        </w:r>
      </w:ins>
      <w:del w:id="4677" w:author="EMRAH COLAK" w:date="2015-07-30T19:43:00Z">
        <w:r w:rsidRPr="00192FAA" w:rsidDel="00C32C1C">
          <w:rPr>
            <w:rFonts w:ascii="Times New Roman" w:hAnsi="Times New Roman"/>
            <w:b/>
            <w:bCs/>
            <w:noProof/>
            <w:sz w:val="24"/>
            <w:szCs w:val="24"/>
          </w:rPr>
          <w:delText>. 2010.</w:delText>
        </w:r>
        <w:r w:rsidRPr="00192FAA" w:rsidDel="00C32C1C">
          <w:rPr>
            <w:rFonts w:ascii="Times New Roman" w:hAnsi="Times New Roman"/>
            <w:noProof/>
            <w:sz w:val="24"/>
            <w:szCs w:val="24"/>
          </w:rPr>
          <w:delText xml:space="preserve"> </w:delText>
        </w:r>
      </w:del>
      <w:r w:rsidRPr="00192FAA">
        <w:rPr>
          <w:rFonts w:ascii="Times New Roman" w:hAnsi="Times New Roman"/>
          <w:noProof/>
          <w:sz w:val="24"/>
          <w:szCs w:val="24"/>
        </w:rPr>
        <w:t>“</w:t>
      </w:r>
      <w:r w:rsidRPr="00192FAA">
        <w:rPr>
          <w:rFonts w:ascii="Times New Roman" w:hAnsi="Times New Roman"/>
          <w:iCs/>
          <w:noProof/>
          <w:sz w:val="24"/>
          <w:szCs w:val="24"/>
        </w:rPr>
        <w:t>Bulut Bilişim Dosyası”</w:t>
      </w:r>
      <w:r w:rsidRPr="00192FAA">
        <w:rPr>
          <w:rFonts w:ascii="Times New Roman" w:hAnsi="Times New Roman"/>
          <w:iCs/>
          <w:noProof/>
          <w:sz w:val="24"/>
          <w:szCs w:val="24"/>
          <w:rPrChange w:id="4678" w:author="EMRAH COLAK" w:date="2015-07-30T19:44:00Z">
            <w:rPr>
              <w:rFonts w:ascii="Times New Roman" w:hAnsi="Times New Roman"/>
              <w:i/>
              <w:iCs/>
              <w:noProof/>
              <w:sz w:val="24"/>
              <w:szCs w:val="24"/>
            </w:rPr>
          </w:rPrChange>
        </w:rPr>
        <w:t xml:space="preserve">, </w:t>
      </w:r>
      <w:del w:id="4679" w:author="EMRAH COLAK" w:date="2015-07-30T19:43:00Z">
        <w:r w:rsidRPr="00192FAA" w:rsidDel="00C32C1C">
          <w:rPr>
            <w:rFonts w:ascii="Times New Roman" w:hAnsi="Times New Roman"/>
            <w:noProof/>
            <w:sz w:val="24"/>
            <w:szCs w:val="24"/>
          </w:rPr>
          <w:delText xml:space="preserve">TÜBİSAD Bilişim Sanayicileri Derneği, </w:delText>
        </w:r>
      </w:del>
      <w:ins w:id="4680" w:author="EMRAH COLAK" w:date="2015-07-30T19:43:00Z">
        <w:r w:rsidR="00C32C1C" w:rsidRPr="00192FAA">
          <w:rPr>
            <w:rFonts w:ascii="Times New Roman" w:hAnsi="Times New Roman"/>
            <w:noProof/>
            <w:sz w:val="24"/>
            <w:szCs w:val="24"/>
          </w:rPr>
          <w:t>2010.</w:t>
        </w:r>
      </w:ins>
    </w:p>
    <w:p w14:paraId="56D4E138" w14:textId="19B6A114" w:rsidR="000F7C00" w:rsidRPr="00192FAA" w:rsidRDefault="000F7C00">
      <w:pPr>
        <w:spacing w:after="120" w:line="240" w:lineRule="auto"/>
        <w:rPr>
          <w:rFonts w:ascii="Times New Roman" w:hAnsi="Times New Roman"/>
          <w:noProof/>
          <w:sz w:val="24"/>
          <w:szCs w:val="24"/>
        </w:rPr>
        <w:pPrChange w:id="4681" w:author="EMRAH COLAK" w:date="2015-07-30T18:26:00Z">
          <w:pPr>
            <w:spacing w:before="240" w:after="240" w:line="360" w:lineRule="auto"/>
          </w:pPr>
        </w:pPrChange>
      </w:pPr>
      <w:del w:id="4682" w:author="EMRAH COLAK" w:date="2015-07-30T09:48:00Z">
        <w:r w:rsidRPr="00192FAA" w:rsidDel="005035E7">
          <w:rPr>
            <w:rFonts w:ascii="Times New Roman" w:hAnsi="Times New Roman"/>
            <w:noProof/>
            <w:sz w:val="24"/>
            <w:szCs w:val="24"/>
          </w:rPr>
          <w:delText>s. 71-74.</w:delText>
        </w:r>
      </w:del>
    </w:p>
    <w:p w14:paraId="2B405933" w14:textId="2C76C641" w:rsidR="00B26D84" w:rsidRPr="00192FAA" w:rsidRDefault="000F7C00">
      <w:pPr>
        <w:spacing w:after="120" w:line="240" w:lineRule="auto"/>
        <w:rPr>
          <w:ins w:id="4683" w:author="EMRAH COLAK" w:date="2015-07-30T14:50:00Z"/>
          <w:rFonts w:ascii="Times New Roman" w:hAnsi="Times New Roman"/>
          <w:noProof/>
          <w:sz w:val="24"/>
          <w:szCs w:val="24"/>
        </w:rPr>
        <w:pPrChange w:id="4684" w:author="EMRAH COLAK" w:date="2015-07-30T18:26:00Z">
          <w:pPr>
            <w:spacing w:before="240" w:after="240" w:line="360" w:lineRule="auto"/>
          </w:pPr>
        </w:pPrChange>
      </w:pPr>
      <w:r w:rsidRPr="00192FAA">
        <w:rPr>
          <w:rFonts w:ascii="Times New Roman" w:hAnsi="Times New Roman"/>
          <w:b/>
          <w:bCs/>
          <w:noProof/>
          <w:sz w:val="24"/>
          <w:szCs w:val="24"/>
        </w:rPr>
        <w:t>YAQUB, Naveed</w:t>
      </w:r>
      <w:del w:id="4685" w:author="EMRAH COLAK" w:date="2015-07-30T19:43:00Z">
        <w:r w:rsidRPr="00192FAA" w:rsidDel="00C32C1C">
          <w:rPr>
            <w:rFonts w:ascii="Times New Roman" w:hAnsi="Times New Roman"/>
            <w:b/>
            <w:bCs/>
            <w:noProof/>
            <w:sz w:val="24"/>
            <w:szCs w:val="24"/>
          </w:rPr>
          <w:delText xml:space="preserve">. </w:delText>
        </w:r>
      </w:del>
      <w:ins w:id="4686" w:author="EMRAH COLAK" w:date="2015-07-30T19:43:00Z">
        <w:r w:rsidR="00C32C1C" w:rsidRPr="00192FAA">
          <w:rPr>
            <w:rFonts w:ascii="Times New Roman" w:hAnsi="Times New Roman"/>
            <w:b/>
            <w:bCs/>
            <w:noProof/>
            <w:sz w:val="24"/>
            <w:szCs w:val="24"/>
          </w:rPr>
          <w:t xml:space="preserve">, </w:t>
        </w:r>
      </w:ins>
      <w:del w:id="4687" w:author="EMRAH COLAK" w:date="2015-07-30T19:43:00Z">
        <w:r w:rsidRPr="00192FAA" w:rsidDel="00C32C1C">
          <w:rPr>
            <w:rFonts w:ascii="Times New Roman" w:hAnsi="Times New Roman"/>
            <w:b/>
            <w:bCs/>
            <w:noProof/>
            <w:sz w:val="24"/>
            <w:szCs w:val="24"/>
          </w:rPr>
          <w:delText>2012.</w:delText>
        </w:r>
        <w:r w:rsidRPr="00192FAA" w:rsidDel="00C32C1C">
          <w:rPr>
            <w:rFonts w:ascii="Times New Roman" w:hAnsi="Times New Roman"/>
            <w:noProof/>
            <w:sz w:val="24"/>
            <w:szCs w:val="24"/>
          </w:rPr>
          <w:delText xml:space="preserve"> </w:delText>
        </w:r>
      </w:del>
      <w:r w:rsidRPr="00192FAA">
        <w:rPr>
          <w:rFonts w:ascii="Times New Roman" w:hAnsi="Times New Roman"/>
          <w:noProof/>
          <w:sz w:val="24"/>
          <w:szCs w:val="24"/>
        </w:rPr>
        <w:t>“</w:t>
      </w:r>
      <w:r w:rsidRPr="00192FAA">
        <w:rPr>
          <w:rFonts w:ascii="Times New Roman" w:hAnsi="Times New Roman"/>
          <w:iCs/>
          <w:noProof/>
          <w:sz w:val="24"/>
          <w:szCs w:val="24"/>
        </w:rPr>
        <w:t>Comparison of Virtualization Performance: VMWare and KVM”</w:t>
      </w:r>
      <w:ins w:id="4688" w:author="EMRAH COLAK" w:date="2015-07-30T19:44:00Z">
        <w:r w:rsidR="00C32C1C" w:rsidRPr="00192FAA">
          <w:rPr>
            <w:rFonts w:ascii="Times New Roman" w:hAnsi="Times New Roman"/>
            <w:iCs/>
            <w:noProof/>
            <w:sz w:val="24"/>
            <w:szCs w:val="24"/>
          </w:rPr>
          <w:t>, 2012.</w:t>
        </w:r>
      </w:ins>
      <w:del w:id="4689" w:author="EMRAH COLAK" w:date="2015-07-30T19:44:00Z">
        <w:r w:rsidRPr="00192FAA" w:rsidDel="00C32C1C">
          <w:rPr>
            <w:rFonts w:ascii="Times New Roman" w:hAnsi="Times New Roman"/>
            <w:iCs/>
            <w:noProof/>
            <w:sz w:val="24"/>
            <w:szCs w:val="24"/>
          </w:rPr>
          <w:delText xml:space="preserve"> (Master Thesis).</w:delText>
        </w:r>
        <w:r w:rsidRPr="00192FAA" w:rsidDel="00C32C1C">
          <w:rPr>
            <w:rFonts w:ascii="Times New Roman" w:hAnsi="Times New Roman"/>
            <w:i/>
            <w:iCs/>
            <w:noProof/>
            <w:sz w:val="24"/>
            <w:szCs w:val="24"/>
          </w:rPr>
          <w:delText xml:space="preserve"> </w:delText>
        </w:r>
        <w:r w:rsidRPr="00192FAA" w:rsidDel="00C32C1C">
          <w:rPr>
            <w:rFonts w:ascii="Times New Roman" w:hAnsi="Times New Roman"/>
            <w:noProof/>
            <w:sz w:val="24"/>
            <w:szCs w:val="24"/>
          </w:rPr>
          <w:delText xml:space="preserve">Oslo University College : University Of OSLO Department of Informatics, </w:delText>
        </w:r>
      </w:del>
    </w:p>
    <w:p w14:paraId="41C40F3E" w14:textId="77777777" w:rsidR="00192FAA" w:rsidRPr="00192FAA" w:rsidRDefault="00192FAA">
      <w:pPr>
        <w:spacing w:after="120" w:line="240" w:lineRule="auto"/>
        <w:rPr>
          <w:ins w:id="4690" w:author="EMRAH COLAK" w:date="2015-07-30T19:44:00Z"/>
          <w:rFonts w:ascii="Times New Roman" w:hAnsi="Times New Roman"/>
          <w:noProof/>
          <w:sz w:val="24"/>
          <w:szCs w:val="24"/>
        </w:rPr>
        <w:pPrChange w:id="4691" w:author="EMRAH COLAK" w:date="2015-07-30T18:26:00Z">
          <w:pPr>
            <w:spacing w:before="240" w:after="240" w:line="360" w:lineRule="auto"/>
          </w:pPr>
        </w:pPrChange>
      </w:pPr>
    </w:p>
    <w:p w14:paraId="19898575" w14:textId="77777777" w:rsidR="00192FAA" w:rsidRPr="00192FAA" w:rsidRDefault="00192FAA">
      <w:pPr>
        <w:spacing w:after="120" w:line="240" w:lineRule="auto"/>
        <w:rPr>
          <w:ins w:id="4692" w:author="EMRAH COLAK" w:date="2015-07-30T19:44:00Z"/>
          <w:rFonts w:ascii="Times New Roman" w:hAnsi="Times New Roman"/>
          <w:noProof/>
          <w:sz w:val="24"/>
          <w:szCs w:val="24"/>
        </w:rPr>
        <w:pPrChange w:id="4693" w:author="EMRAH COLAK" w:date="2015-07-30T18:26:00Z">
          <w:pPr>
            <w:spacing w:before="240" w:after="240" w:line="360" w:lineRule="auto"/>
          </w:pPr>
        </w:pPrChange>
      </w:pPr>
    </w:p>
    <w:p w14:paraId="4BD19B5E" w14:textId="77777777" w:rsidR="00192FAA" w:rsidRPr="00192FAA" w:rsidRDefault="00192FAA">
      <w:pPr>
        <w:spacing w:after="120" w:line="240" w:lineRule="auto"/>
        <w:rPr>
          <w:ins w:id="4694" w:author="EMRAH COLAK" w:date="2015-07-30T19:44:00Z"/>
          <w:rFonts w:ascii="Times New Roman" w:hAnsi="Times New Roman"/>
          <w:noProof/>
          <w:sz w:val="24"/>
          <w:szCs w:val="24"/>
        </w:rPr>
        <w:pPrChange w:id="4695" w:author="EMRAH COLAK" w:date="2015-07-30T18:26:00Z">
          <w:pPr>
            <w:spacing w:before="240" w:after="240" w:line="360" w:lineRule="auto"/>
          </w:pPr>
        </w:pPrChange>
      </w:pPr>
    </w:p>
    <w:p w14:paraId="43423206" w14:textId="77777777" w:rsidR="00192FAA" w:rsidRPr="00192FAA" w:rsidRDefault="00192FAA">
      <w:pPr>
        <w:spacing w:after="120" w:line="240" w:lineRule="auto"/>
        <w:rPr>
          <w:ins w:id="4696" w:author="EMRAH COLAK" w:date="2015-07-30T19:44:00Z"/>
          <w:rFonts w:ascii="Times New Roman" w:hAnsi="Times New Roman"/>
          <w:noProof/>
          <w:sz w:val="24"/>
          <w:szCs w:val="24"/>
        </w:rPr>
        <w:pPrChange w:id="4697" w:author="EMRAH COLAK" w:date="2015-07-30T18:26:00Z">
          <w:pPr>
            <w:spacing w:before="240" w:after="240" w:line="360" w:lineRule="auto"/>
          </w:pPr>
        </w:pPrChange>
      </w:pPr>
    </w:p>
    <w:p w14:paraId="5D85F7F4" w14:textId="77777777" w:rsidR="00192FAA" w:rsidRPr="00192FAA" w:rsidRDefault="00192FAA">
      <w:pPr>
        <w:spacing w:after="120" w:line="240" w:lineRule="auto"/>
        <w:rPr>
          <w:ins w:id="4698" w:author="EMRAH COLAK" w:date="2015-07-30T19:44:00Z"/>
          <w:rFonts w:ascii="Times New Roman" w:hAnsi="Times New Roman"/>
          <w:noProof/>
          <w:sz w:val="24"/>
          <w:szCs w:val="24"/>
        </w:rPr>
        <w:pPrChange w:id="4699" w:author="EMRAH COLAK" w:date="2015-07-30T18:26:00Z">
          <w:pPr>
            <w:spacing w:before="240" w:after="240" w:line="360" w:lineRule="auto"/>
          </w:pPr>
        </w:pPrChange>
      </w:pPr>
    </w:p>
    <w:p w14:paraId="3FD117BB" w14:textId="5EAAC26E" w:rsidR="000F7C00" w:rsidRPr="00192FAA" w:rsidRDefault="000F7C00">
      <w:pPr>
        <w:spacing w:after="120" w:line="240" w:lineRule="auto"/>
        <w:rPr>
          <w:rFonts w:ascii="Times New Roman" w:hAnsi="Times New Roman"/>
          <w:noProof/>
          <w:sz w:val="24"/>
          <w:szCs w:val="24"/>
        </w:rPr>
        <w:pPrChange w:id="4700" w:author="EMRAH COLAK" w:date="2015-07-30T18:26:00Z">
          <w:pPr>
            <w:spacing w:before="240" w:after="240" w:line="360" w:lineRule="auto"/>
          </w:pPr>
        </w:pPrChange>
      </w:pPr>
      <w:del w:id="4701" w:author="EMRAH COLAK" w:date="2015-07-30T09:48:00Z">
        <w:r w:rsidRPr="00192FAA" w:rsidDel="005035E7">
          <w:rPr>
            <w:rFonts w:ascii="Times New Roman" w:hAnsi="Times New Roman"/>
            <w:noProof/>
            <w:sz w:val="24"/>
            <w:szCs w:val="24"/>
          </w:rPr>
          <w:delText>s. 15.</w:delText>
        </w:r>
      </w:del>
    </w:p>
    <w:p w14:paraId="53883A79" w14:textId="77777777" w:rsidR="000F7C00" w:rsidRPr="00192FAA" w:rsidRDefault="000F7C00">
      <w:pPr>
        <w:spacing w:after="120" w:line="240" w:lineRule="auto"/>
        <w:rPr>
          <w:ins w:id="4702" w:author="EMRAH COLAK" w:date="2015-07-30T17:58:00Z"/>
          <w:rFonts w:ascii="Times New Roman" w:hAnsi="Times New Roman"/>
          <w:b/>
          <w:sz w:val="24"/>
          <w:szCs w:val="24"/>
          <w:u w:val="single"/>
        </w:rPr>
        <w:pPrChange w:id="4703" w:author="EMRAH COLAK" w:date="2015-07-30T18:27:00Z">
          <w:pPr>
            <w:spacing w:before="240" w:after="240" w:line="360" w:lineRule="auto"/>
          </w:pPr>
        </w:pPrChange>
      </w:pPr>
      <w:r w:rsidRPr="00192FAA">
        <w:rPr>
          <w:rFonts w:ascii="Times New Roman" w:hAnsi="Times New Roman"/>
          <w:b/>
          <w:sz w:val="24"/>
          <w:szCs w:val="24"/>
          <w:u w:val="single"/>
        </w:rPr>
        <w:lastRenderedPageBreak/>
        <w:t>DİĞER KAYNAKLAR</w:t>
      </w:r>
    </w:p>
    <w:p w14:paraId="0E4E495F" w14:textId="7E10FE04" w:rsidR="000D2166" w:rsidRPr="00192FAA" w:rsidDel="00FA6E1D" w:rsidRDefault="000D2166">
      <w:pPr>
        <w:spacing w:after="0" w:line="240" w:lineRule="auto"/>
        <w:rPr>
          <w:del w:id="4704" w:author="EMRAH COLAK" w:date="2015-07-30T18:27:00Z"/>
          <w:rFonts w:ascii="Times New Roman" w:hAnsi="Times New Roman"/>
          <w:b/>
          <w:sz w:val="24"/>
          <w:szCs w:val="24"/>
          <w:u w:val="single"/>
        </w:rPr>
        <w:pPrChange w:id="4705" w:author="EMRAH COLAK" w:date="2015-07-30T18:33:00Z">
          <w:pPr>
            <w:spacing w:before="240" w:after="240" w:line="360" w:lineRule="auto"/>
          </w:pPr>
        </w:pPrChange>
      </w:pPr>
    </w:p>
    <w:p w14:paraId="0CF20F83" w14:textId="3DBDFAAB" w:rsidR="000D2166" w:rsidRPr="00192FAA" w:rsidRDefault="000F7C00">
      <w:pPr>
        <w:spacing w:after="0" w:line="240" w:lineRule="auto"/>
        <w:rPr>
          <w:ins w:id="4706" w:author="EMRAH COLAK" w:date="2015-07-30T18:01:00Z"/>
          <w:rFonts w:ascii="Times New Roman" w:hAnsi="Times New Roman"/>
          <w:noProof/>
          <w:sz w:val="24"/>
          <w:szCs w:val="24"/>
        </w:rPr>
        <w:pPrChange w:id="4707" w:author="EMRAH COLAK" w:date="2015-07-30T18:33:00Z">
          <w:pPr>
            <w:spacing w:before="240" w:after="240" w:line="360" w:lineRule="auto"/>
          </w:pPr>
        </w:pPrChange>
      </w:pPr>
      <w:r w:rsidRPr="00192FAA">
        <w:rPr>
          <w:rFonts w:ascii="Times New Roman" w:hAnsi="Times New Roman"/>
          <w:b/>
          <w:noProof/>
          <w:sz w:val="24"/>
          <w:szCs w:val="24"/>
        </w:rPr>
        <w:t>ALTUN, Uğur</w:t>
      </w:r>
      <w:ins w:id="4708" w:author="EMRAH COLAK" w:date="2015-07-30T18:34:00Z">
        <w:r w:rsidR="00CD2094" w:rsidRPr="00192FAA">
          <w:rPr>
            <w:rFonts w:ascii="Times New Roman" w:hAnsi="Times New Roman"/>
            <w:b/>
            <w:noProof/>
            <w:sz w:val="24"/>
            <w:szCs w:val="24"/>
          </w:rPr>
          <w:t xml:space="preserve">, </w:t>
        </w:r>
      </w:ins>
      <w:del w:id="4709" w:author="EMRAH COLAK" w:date="2015-07-30T18:34:00Z">
        <w:r w:rsidRPr="00192FAA" w:rsidDel="00CD2094">
          <w:rPr>
            <w:rFonts w:ascii="Times New Roman" w:hAnsi="Times New Roman"/>
            <w:b/>
            <w:noProof/>
            <w:sz w:val="24"/>
            <w:szCs w:val="24"/>
          </w:rPr>
          <w:delText>. 2013.</w:delText>
        </w:r>
        <w:r w:rsidRPr="00192FAA" w:rsidDel="00CD2094">
          <w:rPr>
            <w:rFonts w:ascii="Times New Roman" w:hAnsi="Times New Roman"/>
            <w:noProof/>
            <w:sz w:val="24"/>
            <w:szCs w:val="24"/>
          </w:rPr>
          <w:delText xml:space="preserve"> </w:delText>
        </w:r>
      </w:del>
      <w:r w:rsidRPr="00192FAA">
        <w:rPr>
          <w:rFonts w:ascii="Times New Roman" w:hAnsi="Times New Roman"/>
          <w:noProof/>
          <w:sz w:val="24"/>
          <w:szCs w:val="24"/>
        </w:rPr>
        <w:t xml:space="preserve">Güvenli Ağ Mimarisi Tasarımı-2. </w:t>
      </w:r>
      <w:del w:id="4710" w:author="EMRAH COLAK" w:date="2015-07-30T18:33:00Z">
        <w:r w:rsidRPr="00192FAA" w:rsidDel="00CD2094">
          <w:rPr>
            <w:rFonts w:ascii="Times New Roman" w:hAnsi="Times New Roman"/>
            <w:noProof/>
            <w:sz w:val="24"/>
            <w:szCs w:val="24"/>
          </w:rPr>
          <w:delText xml:space="preserve">[Çevrimiçi] TÜBİTAK BİLGEM, 7 Temmuz 2013. [Alıntı Tarihi: 28 Kasım 2014.] </w:delText>
        </w:r>
      </w:del>
    </w:p>
    <w:p w14:paraId="2C38101F" w14:textId="323A75F0" w:rsidR="000F7C00" w:rsidRPr="00192FAA" w:rsidRDefault="000D2166">
      <w:pPr>
        <w:spacing w:after="0" w:line="240" w:lineRule="auto"/>
        <w:rPr>
          <w:ins w:id="4711" w:author="EMRAH COLAK" w:date="2015-07-30T18:31:00Z"/>
          <w:rFonts w:ascii="Times New Roman" w:hAnsi="Times New Roman"/>
          <w:noProof/>
          <w:sz w:val="24"/>
          <w:szCs w:val="24"/>
        </w:rPr>
        <w:pPrChange w:id="4712" w:author="EMRAH COLAK" w:date="2015-07-30T18:33:00Z">
          <w:pPr>
            <w:spacing w:before="240" w:after="240" w:line="360" w:lineRule="auto"/>
          </w:pPr>
        </w:pPrChange>
      </w:pPr>
      <w:ins w:id="4713" w:author="EMRAH COLAK" w:date="2015-07-30T18:02:00Z">
        <w:r w:rsidRPr="00D57550">
          <w:rPr>
            <w:rFonts w:ascii="Times New Roman" w:hAnsi="Times New Roman"/>
            <w:noProof/>
            <w:sz w:val="24"/>
            <w:szCs w:val="24"/>
          </w:rPr>
          <w:fldChar w:fldCharType="begin"/>
        </w:r>
        <w:r w:rsidRPr="00192FAA">
          <w:rPr>
            <w:rFonts w:ascii="Times New Roman" w:hAnsi="Times New Roman"/>
            <w:noProof/>
            <w:sz w:val="24"/>
            <w:szCs w:val="24"/>
          </w:rPr>
          <w:instrText xml:space="preserve"> HYPERLINK "</w:instrText>
        </w:r>
      </w:ins>
      <w:r w:rsidRPr="00192FAA">
        <w:rPr>
          <w:rFonts w:ascii="Times New Roman" w:hAnsi="Times New Roman"/>
          <w:noProof/>
          <w:sz w:val="24"/>
          <w:szCs w:val="24"/>
        </w:rPr>
        <w:instrText>https://www.bilgiguvenligi.gov.tr/ag-guvenligi/guvenli-ag-mimarisi-tasarimi-2.html</w:instrText>
      </w:r>
      <w:ins w:id="4714" w:author="EMRAH COLAK" w:date="2015-07-30T18:02:00Z">
        <w:r w:rsidRPr="00192FAA">
          <w:rPr>
            <w:rFonts w:ascii="Times New Roman" w:hAnsi="Times New Roman"/>
            <w:noProof/>
            <w:sz w:val="24"/>
            <w:szCs w:val="24"/>
          </w:rPr>
          <w:instrText xml:space="preserve">" </w:instrText>
        </w:r>
        <w:r w:rsidRPr="00D57550">
          <w:rPr>
            <w:rFonts w:ascii="Times New Roman" w:hAnsi="Times New Roman"/>
            <w:noProof/>
            <w:sz w:val="24"/>
            <w:szCs w:val="24"/>
            <w:rPrChange w:id="4715" w:author="EMRAH COLAK" w:date="2015-07-30T19:44:00Z">
              <w:rPr>
                <w:rFonts w:ascii="Times New Roman" w:hAnsi="Times New Roman"/>
                <w:noProof/>
                <w:sz w:val="24"/>
                <w:szCs w:val="24"/>
              </w:rPr>
            </w:rPrChange>
          </w:rPr>
          <w:fldChar w:fldCharType="separate"/>
        </w:r>
      </w:ins>
      <w:r w:rsidRPr="00192FAA">
        <w:rPr>
          <w:rStyle w:val="Kpr"/>
          <w:rFonts w:ascii="Times New Roman" w:hAnsi="Times New Roman"/>
          <w:noProof/>
          <w:color w:val="auto"/>
          <w:sz w:val="24"/>
          <w:szCs w:val="24"/>
          <w:rPrChange w:id="4716" w:author="EMRAH COLAK" w:date="2015-07-30T19:44:00Z">
            <w:rPr>
              <w:rStyle w:val="Kpr"/>
              <w:rFonts w:ascii="Times New Roman" w:hAnsi="Times New Roman"/>
              <w:noProof/>
              <w:sz w:val="24"/>
              <w:szCs w:val="24"/>
            </w:rPr>
          </w:rPrChange>
        </w:rPr>
        <w:t>https://www.bilgiguvenligi.gov.tr/ag-guvenligi/guvenli-ag-mimarisi-tasarimi-2.html</w:t>
      </w:r>
      <w:ins w:id="4717" w:author="EMRAH COLAK" w:date="2015-07-30T18:02:00Z">
        <w:r w:rsidRPr="00D57550">
          <w:rPr>
            <w:rFonts w:ascii="Times New Roman" w:hAnsi="Times New Roman"/>
            <w:noProof/>
            <w:sz w:val="24"/>
            <w:szCs w:val="24"/>
          </w:rPr>
          <w:fldChar w:fldCharType="end"/>
        </w:r>
      </w:ins>
      <w:r w:rsidR="000F7C00" w:rsidRPr="00192FAA">
        <w:rPr>
          <w:rFonts w:ascii="Times New Roman" w:hAnsi="Times New Roman"/>
          <w:noProof/>
          <w:sz w:val="24"/>
          <w:szCs w:val="24"/>
        </w:rPr>
        <w:t>.</w:t>
      </w:r>
    </w:p>
    <w:p w14:paraId="528FE5B8" w14:textId="79F7E69C" w:rsidR="000D2166" w:rsidRPr="00192FAA" w:rsidRDefault="00CD2094">
      <w:pPr>
        <w:spacing w:after="120" w:line="240" w:lineRule="auto"/>
        <w:rPr>
          <w:ins w:id="4718" w:author="EMRAH COLAK" w:date="2015-07-30T18:35:00Z"/>
          <w:rFonts w:ascii="Times New Roman" w:hAnsi="Times New Roman"/>
          <w:sz w:val="24"/>
          <w:szCs w:val="24"/>
        </w:rPr>
        <w:pPrChange w:id="4719" w:author="EMRAH COLAK" w:date="2015-07-30T18:35:00Z">
          <w:pPr>
            <w:spacing w:before="240" w:after="240" w:line="360" w:lineRule="auto"/>
          </w:pPr>
        </w:pPrChange>
      </w:pPr>
      <w:ins w:id="4720" w:author="EMRAH COLAK" w:date="2015-07-30T18:34:00Z">
        <w:r w:rsidRPr="00192FAA">
          <w:rPr>
            <w:rFonts w:ascii="Times New Roman" w:hAnsi="Times New Roman"/>
            <w:sz w:val="24"/>
            <w:szCs w:val="24"/>
            <w:rPrChange w:id="4721" w:author="EMRAH COLAK" w:date="2015-07-30T19:44:00Z">
              <w:rPr>
                <w:rFonts w:ascii="Times New Roman" w:hAnsi="Times New Roman"/>
                <w:sz w:val="20"/>
                <w:szCs w:val="20"/>
              </w:rPr>
            </w:rPrChange>
          </w:rPr>
          <w:t>(Erişim Tarihi: 20/05/2015)</w:t>
        </w:r>
      </w:ins>
    </w:p>
    <w:p w14:paraId="03B3D5B8" w14:textId="77777777" w:rsidR="00CD2094" w:rsidRPr="00192FAA" w:rsidRDefault="00CD2094">
      <w:pPr>
        <w:spacing w:after="120" w:line="240" w:lineRule="auto"/>
        <w:rPr>
          <w:rFonts w:ascii="Times New Roman" w:hAnsi="Times New Roman"/>
          <w:noProof/>
          <w:sz w:val="24"/>
          <w:szCs w:val="24"/>
        </w:rPr>
        <w:pPrChange w:id="4722" w:author="EMRAH COLAK" w:date="2015-07-30T18:35:00Z">
          <w:pPr>
            <w:spacing w:before="240" w:after="240" w:line="360" w:lineRule="auto"/>
          </w:pPr>
        </w:pPrChange>
      </w:pPr>
    </w:p>
    <w:p w14:paraId="1CD6A1DD" w14:textId="77777777" w:rsidR="00CD2094" w:rsidRPr="00192FAA" w:rsidRDefault="000F7C00">
      <w:pPr>
        <w:spacing w:after="0" w:line="240" w:lineRule="auto"/>
        <w:rPr>
          <w:ins w:id="4723" w:author="EMRAH COLAK" w:date="2015-07-30T18:35:00Z"/>
          <w:rFonts w:ascii="Times New Roman" w:hAnsi="Times New Roman"/>
          <w:noProof/>
          <w:sz w:val="24"/>
          <w:szCs w:val="24"/>
        </w:rPr>
        <w:pPrChange w:id="4724" w:author="EMRAH COLAK" w:date="2015-07-30T18:35:00Z">
          <w:pPr>
            <w:spacing w:before="240" w:after="240" w:line="360" w:lineRule="auto"/>
          </w:pPr>
        </w:pPrChange>
      </w:pPr>
      <w:r w:rsidRPr="00192FAA">
        <w:rPr>
          <w:rFonts w:ascii="Times New Roman" w:hAnsi="Times New Roman"/>
          <w:b/>
          <w:bCs/>
          <w:noProof/>
          <w:sz w:val="24"/>
          <w:szCs w:val="24"/>
        </w:rPr>
        <w:t>ANIT</w:t>
      </w:r>
      <w:ins w:id="4725" w:author="EMRAH COLAK" w:date="2015-07-30T18:34:00Z">
        <w:r w:rsidR="00CD2094" w:rsidRPr="00192FAA">
          <w:rPr>
            <w:rFonts w:ascii="Times New Roman" w:hAnsi="Times New Roman"/>
            <w:b/>
            <w:bCs/>
            <w:noProof/>
            <w:sz w:val="24"/>
            <w:szCs w:val="24"/>
          </w:rPr>
          <w:t>,</w:t>
        </w:r>
      </w:ins>
      <w:r w:rsidRPr="00192FAA">
        <w:rPr>
          <w:rFonts w:ascii="Times New Roman" w:hAnsi="Times New Roman"/>
          <w:b/>
          <w:bCs/>
          <w:noProof/>
          <w:sz w:val="24"/>
          <w:szCs w:val="24"/>
        </w:rPr>
        <w:t xml:space="preserve"> Tolga</w:t>
      </w:r>
      <w:del w:id="4726" w:author="EMRAH COLAK" w:date="2015-07-30T18:34:00Z">
        <w:r w:rsidRPr="00192FAA" w:rsidDel="00CD2094">
          <w:rPr>
            <w:rFonts w:ascii="Times New Roman" w:hAnsi="Times New Roman"/>
            <w:b/>
            <w:bCs/>
            <w:noProof/>
            <w:sz w:val="24"/>
            <w:szCs w:val="24"/>
          </w:rPr>
          <w:delText xml:space="preserve">. </w:delText>
        </w:r>
      </w:del>
      <w:ins w:id="4727" w:author="EMRAH COLAK" w:date="2015-07-30T18:34:00Z">
        <w:r w:rsidR="00CD2094" w:rsidRPr="00192FAA">
          <w:rPr>
            <w:rFonts w:ascii="Times New Roman" w:hAnsi="Times New Roman"/>
            <w:b/>
            <w:bCs/>
            <w:noProof/>
            <w:sz w:val="24"/>
            <w:szCs w:val="24"/>
          </w:rPr>
          <w:t xml:space="preserve">, </w:t>
        </w:r>
      </w:ins>
      <w:del w:id="4728" w:author="EMRAH COLAK" w:date="2015-07-30T18:34:00Z">
        <w:r w:rsidRPr="00192FAA" w:rsidDel="00CD2094">
          <w:rPr>
            <w:rFonts w:ascii="Times New Roman" w:hAnsi="Times New Roman"/>
            <w:b/>
            <w:bCs/>
            <w:noProof/>
            <w:sz w:val="24"/>
            <w:szCs w:val="24"/>
          </w:rPr>
          <w:delText>2011.</w:delText>
        </w:r>
        <w:r w:rsidRPr="00192FAA" w:rsidDel="00CD2094">
          <w:rPr>
            <w:rFonts w:ascii="Times New Roman" w:hAnsi="Times New Roman"/>
            <w:noProof/>
            <w:sz w:val="24"/>
            <w:szCs w:val="24"/>
          </w:rPr>
          <w:delText xml:space="preserve"> </w:delText>
        </w:r>
      </w:del>
      <w:r w:rsidRPr="00192FAA">
        <w:rPr>
          <w:rFonts w:ascii="Times New Roman" w:hAnsi="Times New Roman"/>
          <w:noProof/>
          <w:sz w:val="24"/>
          <w:szCs w:val="24"/>
        </w:rPr>
        <w:t>Virtualization: Citrix XenDesktop.</w:t>
      </w:r>
    </w:p>
    <w:p w14:paraId="0C85842E" w14:textId="4C32DD34" w:rsidR="00CD2094" w:rsidRPr="00192FAA" w:rsidRDefault="000F7C00">
      <w:pPr>
        <w:spacing w:after="0" w:line="240" w:lineRule="auto"/>
        <w:rPr>
          <w:ins w:id="4729" w:author="EMRAH COLAK" w:date="2015-07-30T18:35:00Z"/>
          <w:rFonts w:ascii="Times New Roman" w:hAnsi="Times New Roman"/>
          <w:i/>
          <w:iCs/>
          <w:noProof/>
          <w:sz w:val="24"/>
          <w:szCs w:val="24"/>
        </w:rPr>
        <w:pPrChange w:id="4730" w:author="EMRAH COLAK" w:date="2015-07-30T18:35:00Z">
          <w:pPr>
            <w:spacing w:before="240" w:after="240" w:line="360" w:lineRule="auto"/>
          </w:pPr>
        </w:pPrChange>
      </w:pPr>
      <w:del w:id="4731" w:author="EMRAH COLAK" w:date="2015-07-30T18:35:00Z">
        <w:r w:rsidRPr="00192FAA" w:rsidDel="00CD2094">
          <w:rPr>
            <w:rFonts w:ascii="Times New Roman" w:hAnsi="Times New Roman"/>
            <w:noProof/>
            <w:sz w:val="24"/>
            <w:szCs w:val="24"/>
          </w:rPr>
          <w:delText xml:space="preserve"> </w:delText>
        </w:r>
      </w:del>
      <w:ins w:id="4732" w:author="EMRAH COLAK" w:date="2015-07-30T18:35:00Z">
        <w:r w:rsidR="00CD2094" w:rsidRPr="00D57550">
          <w:rPr>
            <w:rFonts w:ascii="Times New Roman" w:hAnsi="Times New Roman"/>
            <w:i/>
            <w:iCs/>
            <w:noProof/>
            <w:sz w:val="24"/>
            <w:szCs w:val="24"/>
          </w:rPr>
          <w:fldChar w:fldCharType="begin"/>
        </w:r>
        <w:r w:rsidR="00CD2094" w:rsidRPr="00192FAA">
          <w:rPr>
            <w:rFonts w:ascii="Times New Roman" w:hAnsi="Times New Roman"/>
            <w:i/>
            <w:iCs/>
            <w:noProof/>
            <w:sz w:val="24"/>
            <w:szCs w:val="24"/>
          </w:rPr>
          <w:instrText xml:space="preserve"> HYPERLINK "</w:instrText>
        </w:r>
      </w:ins>
      <w:r w:rsidR="00CD2094" w:rsidRPr="00192FAA">
        <w:rPr>
          <w:rFonts w:ascii="Times New Roman" w:hAnsi="Times New Roman"/>
          <w:i/>
          <w:iCs/>
          <w:noProof/>
          <w:sz w:val="24"/>
          <w:szCs w:val="24"/>
        </w:rPr>
        <w:instrText>http://www.cozumpark.com/</w:instrText>
      </w:r>
      <w:ins w:id="4733" w:author="EMRAH COLAK" w:date="2015-07-30T18:35:00Z">
        <w:r w:rsidR="00CD2094" w:rsidRPr="00192FAA">
          <w:rPr>
            <w:rFonts w:ascii="Times New Roman" w:hAnsi="Times New Roman"/>
            <w:i/>
            <w:iCs/>
            <w:noProof/>
            <w:sz w:val="24"/>
            <w:szCs w:val="24"/>
          </w:rPr>
          <w:instrText xml:space="preserve">" </w:instrText>
        </w:r>
        <w:r w:rsidR="00CD2094" w:rsidRPr="00D57550">
          <w:rPr>
            <w:rFonts w:ascii="Times New Roman" w:hAnsi="Times New Roman"/>
            <w:i/>
            <w:iCs/>
            <w:noProof/>
            <w:sz w:val="24"/>
            <w:szCs w:val="24"/>
            <w:rPrChange w:id="4734" w:author="EMRAH COLAK" w:date="2015-07-30T19:44:00Z">
              <w:rPr>
                <w:rFonts w:ascii="Times New Roman" w:hAnsi="Times New Roman"/>
                <w:i/>
                <w:iCs/>
                <w:noProof/>
                <w:sz w:val="24"/>
                <w:szCs w:val="24"/>
              </w:rPr>
            </w:rPrChange>
          </w:rPr>
          <w:fldChar w:fldCharType="separate"/>
        </w:r>
      </w:ins>
      <w:r w:rsidR="00CD2094" w:rsidRPr="00192FAA">
        <w:rPr>
          <w:rStyle w:val="Kpr"/>
          <w:rFonts w:ascii="Times New Roman" w:hAnsi="Times New Roman"/>
          <w:i/>
          <w:iCs/>
          <w:noProof/>
          <w:color w:val="auto"/>
          <w:sz w:val="24"/>
          <w:szCs w:val="24"/>
          <w:rPrChange w:id="4735" w:author="EMRAH COLAK" w:date="2015-07-30T19:44:00Z">
            <w:rPr>
              <w:rStyle w:val="Kpr"/>
              <w:rFonts w:ascii="Times New Roman" w:hAnsi="Times New Roman"/>
              <w:i/>
              <w:iCs/>
              <w:noProof/>
              <w:sz w:val="24"/>
              <w:szCs w:val="24"/>
            </w:rPr>
          </w:rPrChange>
        </w:rPr>
        <w:t>http://www.cozumpark.com/</w:t>
      </w:r>
      <w:ins w:id="4736" w:author="EMRAH COLAK" w:date="2015-07-30T18:35:00Z">
        <w:r w:rsidR="00CD2094" w:rsidRPr="00D57550">
          <w:rPr>
            <w:rFonts w:ascii="Times New Roman" w:hAnsi="Times New Roman"/>
            <w:i/>
            <w:iCs/>
            <w:noProof/>
            <w:sz w:val="24"/>
            <w:szCs w:val="24"/>
          </w:rPr>
          <w:fldChar w:fldCharType="end"/>
        </w:r>
      </w:ins>
    </w:p>
    <w:p w14:paraId="540F0EA8" w14:textId="6132D05A" w:rsidR="00CD2094" w:rsidRPr="00192FAA" w:rsidRDefault="000F7C00">
      <w:pPr>
        <w:spacing w:after="0" w:line="240" w:lineRule="auto"/>
        <w:rPr>
          <w:ins w:id="4737" w:author="EMRAH COLAK" w:date="2015-07-30T18:35:00Z"/>
          <w:rFonts w:ascii="Times New Roman" w:hAnsi="Times New Roman"/>
          <w:noProof/>
          <w:sz w:val="24"/>
          <w:szCs w:val="24"/>
        </w:rPr>
        <w:pPrChange w:id="4738" w:author="EMRAH COLAK" w:date="2015-07-30T18:35:00Z">
          <w:pPr>
            <w:spacing w:after="120" w:line="240" w:lineRule="auto"/>
          </w:pPr>
        </w:pPrChange>
      </w:pPr>
      <w:del w:id="4739" w:author="EMRAH COLAK" w:date="2015-07-30T18:35:00Z">
        <w:r w:rsidRPr="00192FAA" w:rsidDel="00CD2094">
          <w:rPr>
            <w:rFonts w:ascii="Times New Roman" w:hAnsi="Times New Roman"/>
            <w:i/>
            <w:iCs/>
            <w:noProof/>
            <w:sz w:val="24"/>
            <w:szCs w:val="24"/>
          </w:rPr>
          <w:delText xml:space="preserve">. </w:delText>
        </w:r>
        <w:r w:rsidRPr="00192FAA" w:rsidDel="00CD2094">
          <w:rPr>
            <w:rFonts w:ascii="Times New Roman" w:hAnsi="Times New Roman"/>
            <w:noProof/>
            <w:sz w:val="24"/>
            <w:szCs w:val="24"/>
          </w:rPr>
          <w:delText xml:space="preserve">[Çevrimiçi] 11 Eylül 2011. [Alıntı Tarihi: </w:delText>
        </w:r>
        <w:r w:rsidR="00FA789E" w:rsidRPr="00192FAA" w:rsidDel="00CD2094">
          <w:rPr>
            <w:rFonts w:ascii="Times New Roman" w:hAnsi="Times New Roman"/>
            <w:noProof/>
            <w:sz w:val="24"/>
            <w:szCs w:val="24"/>
          </w:rPr>
          <w:delText>26</w:delText>
        </w:r>
        <w:r w:rsidRPr="00192FAA" w:rsidDel="00CD2094">
          <w:rPr>
            <w:rFonts w:ascii="Times New Roman" w:hAnsi="Times New Roman"/>
            <w:noProof/>
            <w:sz w:val="24"/>
            <w:szCs w:val="24"/>
          </w:rPr>
          <w:delText xml:space="preserve"> </w:delText>
        </w:r>
        <w:r w:rsidR="00FA789E" w:rsidRPr="00192FAA" w:rsidDel="00CD2094">
          <w:rPr>
            <w:rFonts w:ascii="Times New Roman" w:hAnsi="Times New Roman"/>
            <w:noProof/>
            <w:sz w:val="24"/>
            <w:szCs w:val="24"/>
          </w:rPr>
          <w:delText>Mayıs 2015</w:delText>
        </w:r>
        <w:r w:rsidRPr="00192FAA" w:rsidDel="00CD2094">
          <w:rPr>
            <w:rFonts w:ascii="Times New Roman" w:hAnsi="Times New Roman"/>
            <w:noProof/>
            <w:sz w:val="24"/>
            <w:szCs w:val="24"/>
          </w:rPr>
          <w:delText>.]</w:delText>
        </w:r>
      </w:del>
      <w:ins w:id="4740" w:author="EMRAH COLAK" w:date="2015-07-30T18:35:00Z">
        <w:r w:rsidR="00CD2094" w:rsidRPr="00192FAA">
          <w:rPr>
            <w:rFonts w:ascii="Times New Roman" w:hAnsi="Times New Roman"/>
            <w:sz w:val="24"/>
            <w:szCs w:val="24"/>
          </w:rPr>
          <w:t xml:space="preserve"> (Erişim Tarihi: 2</w:t>
        </w:r>
      </w:ins>
      <w:ins w:id="4741" w:author="EMRAH COLAK" w:date="2015-07-30T18:36:00Z">
        <w:r w:rsidR="00CD2094" w:rsidRPr="00192FAA">
          <w:rPr>
            <w:rFonts w:ascii="Times New Roman" w:hAnsi="Times New Roman"/>
            <w:sz w:val="24"/>
            <w:szCs w:val="24"/>
          </w:rPr>
          <w:t>6</w:t>
        </w:r>
      </w:ins>
      <w:ins w:id="4742" w:author="EMRAH COLAK" w:date="2015-07-30T18:35:00Z">
        <w:r w:rsidR="00CD2094" w:rsidRPr="00192FAA">
          <w:rPr>
            <w:rFonts w:ascii="Times New Roman" w:hAnsi="Times New Roman"/>
            <w:sz w:val="24"/>
            <w:szCs w:val="24"/>
          </w:rPr>
          <w:t>/05/2015)</w:t>
        </w:r>
      </w:ins>
    </w:p>
    <w:p w14:paraId="07CB5028" w14:textId="46D77E24" w:rsidR="000D2166" w:rsidRPr="00192FAA" w:rsidRDefault="000F7C00">
      <w:pPr>
        <w:spacing w:after="120" w:line="240" w:lineRule="auto"/>
        <w:rPr>
          <w:ins w:id="4743" w:author="EMRAH COLAK" w:date="2015-07-30T18:02:00Z"/>
          <w:rFonts w:ascii="Times New Roman" w:hAnsi="Times New Roman"/>
          <w:noProof/>
          <w:sz w:val="24"/>
          <w:szCs w:val="24"/>
        </w:rPr>
        <w:pPrChange w:id="4744" w:author="EMRAH COLAK" w:date="2015-07-30T18:26:00Z">
          <w:pPr>
            <w:spacing w:before="240" w:after="240" w:line="360" w:lineRule="auto"/>
          </w:pPr>
        </w:pPrChange>
      </w:pPr>
      <w:r w:rsidRPr="00192FAA">
        <w:rPr>
          <w:rFonts w:ascii="Times New Roman" w:hAnsi="Times New Roman"/>
          <w:noProof/>
          <w:sz w:val="24"/>
          <w:szCs w:val="24"/>
        </w:rPr>
        <w:t xml:space="preserve"> </w:t>
      </w:r>
    </w:p>
    <w:p w14:paraId="2ED7DCA4" w14:textId="33FCEE60" w:rsidR="00CD2094" w:rsidRPr="00192FAA" w:rsidRDefault="00CD2094">
      <w:pPr>
        <w:spacing w:after="0" w:line="240" w:lineRule="auto"/>
        <w:rPr>
          <w:ins w:id="4745" w:author="EMRAH COLAK" w:date="2015-07-30T18:36:00Z"/>
          <w:rFonts w:ascii="Times New Roman" w:hAnsi="Times New Roman"/>
          <w:noProof/>
          <w:sz w:val="24"/>
          <w:szCs w:val="24"/>
        </w:rPr>
        <w:pPrChange w:id="4746" w:author="EMRAH COLAK" w:date="2015-07-30T18:37:00Z">
          <w:pPr>
            <w:spacing w:before="240" w:after="240" w:line="360" w:lineRule="auto"/>
          </w:pPr>
        </w:pPrChange>
      </w:pPr>
      <w:ins w:id="4747" w:author="EMRAH COLAK" w:date="2015-07-30T18:36:00Z">
        <w:r w:rsidRPr="00192FAA">
          <w:rPr>
            <w:rFonts w:ascii="Times New Roman" w:hAnsi="Times New Roman"/>
            <w:b/>
            <w:noProof/>
            <w:sz w:val="24"/>
            <w:szCs w:val="24"/>
            <w:rPrChange w:id="4748" w:author="EMRAH COLAK" w:date="2015-07-30T19:44:00Z">
              <w:rPr>
                <w:rFonts w:ascii="Times New Roman" w:hAnsi="Times New Roman"/>
                <w:noProof/>
                <w:sz w:val="24"/>
                <w:szCs w:val="24"/>
              </w:rPr>
            </w:rPrChange>
          </w:rPr>
          <w:t>Backup Virtual Server</w:t>
        </w:r>
        <w:r w:rsidRPr="00192FAA">
          <w:rPr>
            <w:rFonts w:ascii="Times New Roman" w:hAnsi="Times New Roman"/>
            <w:noProof/>
            <w:sz w:val="24"/>
            <w:szCs w:val="24"/>
          </w:rPr>
          <w:t>, CommVault Systems Inc.</w:t>
        </w:r>
      </w:ins>
    </w:p>
    <w:p w14:paraId="7544E389" w14:textId="77777777" w:rsidR="00CD2094" w:rsidRPr="00192FAA" w:rsidRDefault="00CD2094">
      <w:pPr>
        <w:spacing w:after="0" w:line="240" w:lineRule="auto"/>
        <w:rPr>
          <w:ins w:id="4749" w:author="EMRAH COLAK" w:date="2015-07-30T18:37:00Z"/>
          <w:rFonts w:ascii="Times New Roman" w:hAnsi="Times New Roman"/>
          <w:noProof/>
          <w:sz w:val="24"/>
          <w:szCs w:val="24"/>
        </w:rPr>
        <w:pPrChange w:id="4750" w:author="EMRAH COLAK" w:date="2015-07-30T18:37:00Z">
          <w:pPr>
            <w:spacing w:after="120" w:line="240" w:lineRule="auto"/>
          </w:pPr>
        </w:pPrChange>
      </w:pPr>
      <w:ins w:id="4751" w:author="EMRAH COLAK" w:date="2015-07-30T18:37:00Z">
        <w:r w:rsidRPr="00D57550">
          <w:rPr>
            <w:rFonts w:ascii="Times New Roman" w:hAnsi="Times New Roman"/>
            <w:noProof/>
            <w:sz w:val="24"/>
            <w:szCs w:val="24"/>
          </w:rPr>
          <w:fldChar w:fldCharType="begin"/>
        </w:r>
        <w:r w:rsidRPr="00192FAA">
          <w:rPr>
            <w:rFonts w:ascii="Times New Roman" w:hAnsi="Times New Roman"/>
            <w:noProof/>
            <w:sz w:val="24"/>
            <w:szCs w:val="24"/>
          </w:rPr>
          <w:instrText xml:space="preserve"> HYPERLINK "http://documentation.commvault.com/hds/release_8_0_0/books_online_1/english_us/features/backup/virtual_server.htm" </w:instrText>
        </w:r>
        <w:r w:rsidRPr="00D57550">
          <w:rPr>
            <w:rFonts w:ascii="Times New Roman" w:hAnsi="Times New Roman"/>
            <w:noProof/>
            <w:sz w:val="24"/>
            <w:szCs w:val="24"/>
            <w:rPrChange w:id="4752" w:author="EMRAH COLAK" w:date="2015-07-30T19:44:00Z">
              <w:rPr>
                <w:rFonts w:ascii="Times New Roman" w:hAnsi="Times New Roman"/>
                <w:noProof/>
                <w:sz w:val="24"/>
                <w:szCs w:val="24"/>
              </w:rPr>
            </w:rPrChange>
          </w:rPr>
          <w:fldChar w:fldCharType="separate"/>
        </w:r>
        <w:r w:rsidRPr="00192FAA">
          <w:rPr>
            <w:rStyle w:val="Kpr"/>
            <w:rFonts w:ascii="Times New Roman" w:hAnsi="Times New Roman"/>
            <w:noProof/>
            <w:color w:val="auto"/>
            <w:sz w:val="24"/>
            <w:szCs w:val="24"/>
            <w:rPrChange w:id="4753" w:author="EMRAH COLAK" w:date="2015-07-30T19:44:00Z">
              <w:rPr>
                <w:rStyle w:val="Kpr"/>
                <w:rFonts w:ascii="Times New Roman" w:hAnsi="Times New Roman"/>
                <w:noProof/>
                <w:sz w:val="24"/>
                <w:szCs w:val="24"/>
              </w:rPr>
            </w:rPrChange>
          </w:rPr>
          <w:t>http://documentation.commvault.com/hds/release_8_0_0/books_online_1/english_us/features/backup/virtual_server.htm</w:t>
        </w:r>
        <w:r w:rsidRPr="00D57550">
          <w:rPr>
            <w:rFonts w:ascii="Times New Roman" w:hAnsi="Times New Roman"/>
            <w:noProof/>
            <w:sz w:val="24"/>
            <w:szCs w:val="24"/>
          </w:rPr>
          <w:fldChar w:fldCharType="end"/>
        </w:r>
        <w:r w:rsidRPr="00192FAA">
          <w:rPr>
            <w:rFonts w:ascii="Times New Roman" w:hAnsi="Times New Roman"/>
            <w:noProof/>
            <w:sz w:val="24"/>
            <w:szCs w:val="24"/>
          </w:rPr>
          <w:t>.</w:t>
        </w:r>
      </w:ins>
    </w:p>
    <w:p w14:paraId="7DCF38C5" w14:textId="7C918269" w:rsidR="000F7C00" w:rsidRPr="00192FAA" w:rsidDel="00CD2094" w:rsidRDefault="000F7C00">
      <w:pPr>
        <w:spacing w:after="0" w:line="240" w:lineRule="auto"/>
        <w:rPr>
          <w:del w:id="4754" w:author="EMRAH COLAK" w:date="2015-07-30T18:37:00Z"/>
          <w:rFonts w:ascii="Times New Roman" w:hAnsi="Times New Roman"/>
          <w:noProof/>
          <w:sz w:val="24"/>
          <w:szCs w:val="24"/>
        </w:rPr>
        <w:pPrChange w:id="4755" w:author="EMRAH COLAK" w:date="2015-07-30T18:37:00Z">
          <w:pPr>
            <w:spacing w:before="240" w:after="240" w:line="360" w:lineRule="auto"/>
          </w:pPr>
        </w:pPrChange>
      </w:pPr>
      <w:del w:id="4756" w:author="EMRAH COLAK" w:date="2015-07-30T18:37:00Z">
        <w:r w:rsidRPr="00192FAA" w:rsidDel="00CD2094">
          <w:rPr>
            <w:rFonts w:ascii="Times New Roman" w:hAnsi="Times New Roman"/>
            <w:noProof/>
            <w:sz w:val="24"/>
            <w:szCs w:val="24"/>
          </w:rPr>
          <w:delText>.</w:delText>
        </w:r>
      </w:del>
    </w:p>
    <w:p w14:paraId="0BA52E3E" w14:textId="50C11A5D" w:rsidR="00CD2094" w:rsidRPr="00192FAA" w:rsidRDefault="000F7C00">
      <w:pPr>
        <w:spacing w:after="0" w:line="240" w:lineRule="auto"/>
        <w:rPr>
          <w:ins w:id="4757" w:author="EMRAH COLAK" w:date="2015-07-30T18:36:00Z"/>
          <w:rFonts w:ascii="Times New Roman" w:hAnsi="Times New Roman"/>
          <w:noProof/>
          <w:sz w:val="24"/>
          <w:szCs w:val="24"/>
        </w:rPr>
      </w:pPr>
      <w:del w:id="4758" w:author="EMRAH COLAK" w:date="2015-07-30T18:36:00Z">
        <w:r w:rsidRPr="00192FAA" w:rsidDel="00CD2094">
          <w:rPr>
            <w:rFonts w:ascii="Times New Roman" w:hAnsi="Times New Roman"/>
            <w:noProof/>
            <w:sz w:val="24"/>
            <w:szCs w:val="24"/>
          </w:rPr>
          <w:delText xml:space="preserve">Backup </w:delText>
        </w:r>
      </w:del>
      <w:del w:id="4759" w:author="EMRAH COLAK" w:date="2015-07-30T18:35:00Z">
        <w:r w:rsidRPr="00192FAA" w:rsidDel="00CD2094">
          <w:rPr>
            <w:rFonts w:ascii="Times New Roman" w:hAnsi="Times New Roman"/>
            <w:noProof/>
            <w:sz w:val="24"/>
            <w:szCs w:val="24"/>
          </w:rPr>
          <w:delText xml:space="preserve">- </w:delText>
        </w:r>
      </w:del>
      <w:del w:id="4760" w:author="EMRAH COLAK" w:date="2015-07-30T18:36:00Z">
        <w:r w:rsidRPr="00192FAA" w:rsidDel="00CD2094">
          <w:rPr>
            <w:rFonts w:ascii="Times New Roman" w:hAnsi="Times New Roman"/>
            <w:noProof/>
            <w:sz w:val="24"/>
            <w:szCs w:val="24"/>
          </w:rPr>
          <w:delText>Virtual Server.</w:delText>
        </w:r>
      </w:del>
      <w:r w:rsidRPr="00192FAA">
        <w:rPr>
          <w:rFonts w:ascii="Times New Roman" w:hAnsi="Times New Roman"/>
          <w:noProof/>
          <w:sz w:val="24"/>
          <w:szCs w:val="24"/>
        </w:rPr>
        <w:t xml:space="preserve"> </w:t>
      </w:r>
      <w:ins w:id="4761" w:author="EMRAH COLAK" w:date="2015-07-30T18:36:00Z">
        <w:r w:rsidR="00CD2094" w:rsidRPr="00192FAA">
          <w:rPr>
            <w:rFonts w:ascii="Times New Roman" w:hAnsi="Times New Roman"/>
            <w:sz w:val="24"/>
            <w:szCs w:val="24"/>
          </w:rPr>
          <w:t>(Erişim Tarihi: 2</w:t>
        </w:r>
      </w:ins>
      <w:ins w:id="4762" w:author="EMRAH COLAK" w:date="2015-07-30T18:37:00Z">
        <w:r w:rsidR="00CD2094" w:rsidRPr="00192FAA">
          <w:rPr>
            <w:rFonts w:ascii="Times New Roman" w:hAnsi="Times New Roman"/>
            <w:sz w:val="24"/>
            <w:szCs w:val="24"/>
          </w:rPr>
          <w:t>7</w:t>
        </w:r>
      </w:ins>
      <w:ins w:id="4763" w:author="EMRAH COLAK" w:date="2015-07-30T18:36:00Z">
        <w:r w:rsidR="00CD2094" w:rsidRPr="00192FAA">
          <w:rPr>
            <w:rFonts w:ascii="Times New Roman" w:hAnsi="Times New Roman"/>
            <w:sz w:val="24"/>
            <w:szCs w:val="24"/>
          </w:rPr>
          <w:t>/05/2015)</w:t>
        </w:r>
      </w:ins>
    </w:p>
    <w:p w14:paraId="11FE0F31" w14:textId="5AEBBDE3" w:rsidR="000D2166" w:rsidRPr="00192FAA" w:rsidRDefault="00CD2094">
      <w:pPr>
        <w:spacing w:after="120" w:line="240" w:lineRule="auto"/>
        <w:rPr>
          <w:ins w:id="4764" w:author="EMRAH COLAK" w:date="2015-07-30T18:02:00Z"/>
          <w:rFonts w:ascii="Times New Roman" w:hAnsi="Times New Roman"/>
          <w:noProof/>
          <w:sz w:val="24"/>
          <w:szCs w:val="24"/>
        </w:rPr>
        <w:pPrChange w:id="4765" w:author="EMRAH COLAK" w:date="2015-07-30T18:26:00Z">
          <w:pPr>
            <w:spacing w:before="240" w:after="240" w:line="360" w:lineRule="auto"/>
          </w:pPr>
        </w:pPrChange>
      </w:pPr>
      <w:ins w:id="4766" w:author="EMRAH COLAK" w:date="2015-07-30T18:36:00Z">
        <w:r w:rsidRPr="00192FAA" w:rsidDel="00CD2094">
          <w:rPr>
            <w:rFonts w:ascii="Times New Roman" w:hAnsi="Times New Roman"/>
            <w:noProof/>
            <w:sz w:val="24"/>
            <w:szCs w:val="24"/>
          </w:rPr>
          <w:t xml:space="preserve"> </w:t>
        </w:r>
      </w:ins>
      <w:del w:id="4767" w:author="EMRAH COLAK" w:date="2015-07-30T18:36:00Z">
        <w:r w:rsidR="000F7C00" w:rsidRPr="00192FAA" w:rsidDel="00CD2094">
          <w:rPr>
            <w:rFonts w:ascii="Times New Roman" w:hAnsi="Times New Roman"/>
            <w:noProof/>
            <w:sz w:val="24"/>
            <w:szCs w:val="24"/>
          </w:rPr>
          <w:delText xml:space="preserve">[Çevrimiçi] CommVault Systems Inc. [Alıntı Tarihi: </w:delText>
        </w:r>
        <w:r w:rsidR="00CB5D90" w:rsidRPr="00192FAA" w:rsidDel="00CD2094">
          <w:rPr>
            <w:rFonts w:ascii="Times New Roman" w:hAnsi="Times New Roman"/>
            <w:noProof/>
            <w:sz w:val="24"/>
            <w:szCs w:val="24"/>
          </w:rPr>
          <w:delText>27 Mayıs 2015</w:delText>
        </w:r>
        <w:r w:rsidR="000F7C00" w:rsidRPr="00192FAA" w:rsidDel="00CD2094">
          <w:rPr>
            <w:rFonts w:ascii="Times New Roman" w:hAnsi="Times New Roman"/>
            <w:noProof/>
            <w:sz w:val="24"/>
            <w:szCs w:val="24"/>
          </w:rPr>
          <w:delText xml:space="preserve">.] </w:delText>
        </w:r>
      </w:del>
    </w:p>
    <w:p w14:paraId="5A9980F9" w14:textId="11EA8221" w:rsidR="000D2166" w:rsidRPr="00192FAA" w:rsidDel="00CD2094" w:rsidRDefault="000F7C00">
      <w:pPr>
        <w:spacing w:after="0" w:line="240" w:lineRule="auto"/>
        <w:rPr>
          <w:del w:id="4768" w:author="EMRAH COLAK" w:date="2015-07-30T18:37:00Z"/>
          <w:rFonts w:ascii="Times New Roman" w:hAnsi="Times New Roman"/>
          <w:noProof/>
          <w:sz w:val="24"/>
          <w:szCs w:val="24"/>
        </w:rPr>
        <w:pPrChange w:id="4769" w:author="EMRAH COLAK" w:date="2015-07-30T18:38:00Z">
          <w:pPr>
            <w:spacing w:before="240" w:after="240" w:line="360" w:lineRule="auto"/>
          </w:pPr>
        </w:pPrChange>
      </w:pPr>
      <w:del w:id="4770" w:author="EMRAH COLAK" w:date="2015-07-30T18:37:00Z">
        <w:r w:rsidRPr="00192FAA" w:rsidDel="00CD2094">
          <w:rPr>
            <w:rFonts w:ascii="Times New Roman" w:hAnsi="Times New Roman"/>
            <w:noProof/>
            <w:sz w:val="24"/>
            <w:szCs w:val="24"/>
          </w:rPr>
          <w:delText>.</w:delText>
        </w:r>
      </w:del>
    </w:p>
    <w:p w14:paraId="29A8815E" w14:textId="43731A6E" w:rsidR="00CD2094" w:rsidRPr="00192FAA" w:rsidRDefault="000F7C00">
      <w:pPr>
        <w:spacing w:after="0" w:line="240" w:lineRule="auto"/>
        <w:rPr>
          <w:ins w:id="4771" w:author="EMRAH COLAK" w:date="2015-07-30T18:38:00Z"/>
          <w:rFonts w:ascii="Times New Roman" w:hAnsi="Times New Roman"/>
          <w:bCs/>
          <w:noProof/>
          <w:sz w:val="24"/>
          <w:szCs w:val="24"/>
          <w:rPrChange w:id="4772" w:author="EMRAH COLAK" w:date="2015-07-30T19:44:00Z">
            <w:rPr>
              <w:ins w:id="4773" w:author="EMRAH COLAK" w:date="2015-07-30T18:38:00Z"/>
              <w:rFonts w:ascii="Times New Roman" w:hAnsi="Times New Roman"/>
              <w:b/>
              <w:bCs/>
              <w:noProof/>
              <w:sz w:val="24"/>
              <w:szCs w:val="24"/>
            </w:rPr>
          </w:rPrChange>
        </w:rPr>
        <w:pPrChange w:id="4774" w:author="EMRAH COLAK" w:date="2015-07-30T18:38:00Z">
          <w:pPr>
            <w:spacing w:before="240" w:after="240" w:line="360" w:lineRule="auto"/>
          </w:pPr>
        </w:pPrChange>
      </w:pPr>
      <w:r w:rsidRPr="00192FAA">
        <w:rPr>
          <w:rFonts w:ascii="Times New Roman" w:hAnsi="Times New Roman"/>
          <w:b/>
          <w:bCs/>
          <w:noProof/>
          <w:sz w:val="24"/>
          <w:szCs w:val="24"/>
        </w:rPr>
        <w:t>BTYK</w:t>
      </w:r>
      <w:ins w:id="4775" w:author="EMRAH COLAK" w:date="2015-07-30T18:38:00Z">
        <w:r w:rsidR="00CD2094" w:rsidRPr="00192FAA">
          <w:rPr>
            <w:rFonts w:ascii="Times New Roman" w:hAnsi="Times New Roman"/>
            <w:b/>
            <w:bCs/>
            <w:noProof/>
            <w:sz w:val="24"/>
            <w:szCs w:val="24"/>
          </w:rPr>
          <w:t>,</w:t>
        </w:r>
      </w:ins>
      <w:del w:id="4776" w:author="EMRAH COLAK" w:date="2015-07-30T18:38:00Z">
        <w:r w:rsidRPr="00192FAA" w:rsidDel="00CD2094">
          <w:rPr>
            <w:rFonts w:ascii="Times New Roman" w:hAnsi="Times New Roman"/>
            <w:b/>
            <w:bCs/>
            <w:noProof/>
            <w:sz w:val="24"/>
            <w:szCs w:val="24"/>
          </w:rPr>
          <w:delText>.</w:delText>
        </w:r>
      </w:del>
      <w:r w:rsidRPr="00192FAA">
        <w:rPr>
          <w:rFonts w:ascii="Times New Roman" w:hAnsi="Times New Roman"/>
          <w:b/>
          <w:bCs/>
          <w:noProof/>
          <w:sz w:val="24"/>
          <w:szCs w:val="24"/>
        </w:rPr>
        <w:t xml:space="preserve"> </w:t>
      </w:r>
      <w:ins w:id="4777" w:author="EMRAH COLAK" w:date="2015-07-30T18:38:00Z">
        <w:r w:rsidR="00CD2094" w:rsidRPr="00192FAA">
          <w:rPr>
            <w:rFonts w:ascii="Times New Roman" w:hAnsi="Times New Roman"/>
            <w:b/>
            <w:bCs/>
            <w:noProof/>
            <w:sz w:val="24"/>
            <w:szCs w:val="24"/>
          </w:rPr>
          <w:t xml:space="preserve">Tübitak, </w:t>
        </w:r>
      </w:ins>
      <w:ins w:id="4778" w:author="EMRAH COLAK" w:date="2015-07-30T18:39:00Z">
        <w:r w:rsidR="00CD2094" w:rsidRPr="00192FAA">
          <w:rPr>
            <w:rFonts w:ascii="Times New Roman" w:hAnsi="Times New Roman"/>
            <w:bCs/>
            <w:noProof/>
            <w:sz w:val="24"/>
            <w:szCs w:val="24"/>
          </w:rPr>
          <w:t>tubitak.gov.tr .</w:t>
        </w:r>
      </w:ins>
    </w:p>
    <w:p w14:paraId="536E96DF" w14:textId="6F3C4F68" w:rsidR="000F7C00" w:rsidRPr="00192FAA" w:rsidRDefault="000F7C00">
      <w:pPr>
        <w:spacing w:after="0" w:line="240" w:lineRule="auto"/>
        <w:rPr>
          <w:ins w:id="4779" w:author="EMRAH COLAK" w:date="2015-07-30T18:02:00Z"/>
          <w:rFonts w:ascii="Times New Roman" w:hAnsi="Times New Roman"/>
          <w:noProof/>
          <w:sz w:val="24"/>
          <w:szCs w:val="24"/>
        </w:rPr>
        <w:pPrChange w:id="4780" w:author="EMRAH COLAK" w:date="2015-07-30T18:38:00Z">
          <w:pPr>
            <w:spacing w:before="240" w:after="240" w:line="360" w:lineRule="auto"/>
          </w:pPr>
        </w:pPrChange>
      </w:pPr>
      <w:del w:id="4781" w:author="EMRAH COLAK" w:date="2015-07-30T18:38:00Z">
        <w:r w:rsidRPr="00192FAA" w:rsidDel="00CD2094">
          <w:rPr>
            <w:rFonts w:ascii="Times New Roman" w:hAnsi="Times New Roman"/>
            <w:b/>
            <w:bCs/>
            <w:noProof/>
            <w:sz w:val="24"/>
            <w:szCs w:val="24"/>
          </w:rPr>
          <w:delText>2013.</w:delText>
        </w:r>
        <w:r w:rsidRPr="00192FAA" w:rsidDel="00CD2094">
          <w:rPr>
            <w:rFonts w:ascii="Times New Roman" w:hAnsi="Times New Roman"/>
            <w:noProof/>
            <w:sz w:val="24"/>
            <w:szCs w:val="24"/>
          </w:rPr>
          <w:delText xml:space="preserve"> BTYK'nın 25.Toplantısı. </w:delText>
        </w:r>
        <w:r w:rsidRPr="00192FAA" w:rsidDel="00CD2094">
          <w:rPr>
            <w:rFonts w:ascii="Times New Roman" w:hAnsi="Times New Roman"/>
            <w:i/>
            <w:iCs/>
            <w:noProof/>
            <w:sz w:val="24"/>
            <w:szCs w:val="24"/>
          </w:rPr>
          <w:delText xml:space="preserve">http://www.tubitak.gov.tr/. </w:delText>
        </w:r>
        <w:r w:rsidRPr="00192FAA" w:rsidDel="00CD2094">
          <w:rPr>
            <w:rFonts w:ascii="Times New Roman" w:hAnsi="Times New Roman"/>
            <w:noProof/>
            <w:sz w:val="24"/>
            <w:szCs w:val="24"/>
          </w:rPr>
          <w:delText xml:space="preserve">[Çevrimiçi] 2013. [Alıntı Tarihi: </w:delText>
        </w:r>
        <w:r w:rsidR="006E7376" w:rsidRPr="00192FAA" w:rsidDel="00CD2094">
          <w:rPr>
            <w:rFonts w:ascii="Times New Roman" w:hAnsi="Times New Roman"/>
            <w:noProof/>
            <w:sz w:val="24"/>
            <w:szCs w:val="24"/>
          </w:rPr>
          <w:delText>15 Temmuz 2015</w:delText>
        </w:r>
        <w:r w:rsidRPr="00192FAA" w:rsidDel="00CD2094">
          <w:rPr>
            <w:rFonts w:ascii="Times New Roman" w:hAnsi="Times New Roman"/>
            <w:noProof/>
            <w:sz w:val="24"/>
            <w:szCs w:val="24"/>
          </w:rPr>
          <w:delText xml:space="preserve">.] </w:delText>
        </w:r>
      </w:del>
      <w:ins w:id="4782"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http://www.tubitak.gov.tr/sites/default/files/62_2013_104.pdf</w:instrText>
      </w:r>
      <w:ins w:id="4783"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784"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785" w:author="EMRAH COLAK" w:date="2015-07-30T19:44:00Z">
            <w:rPr>
              <w:rStyle w:val="Kpr"/>
              <w:rFonts w:ascii="Times New Roman" w:hAnsi="Times New Roman"/>
              <w:noProof/>
              <w:sz w:val="24"/>
              <w:szCs w:val="24"/>
            </w:rPr>
          </w:rPrChange>
        </w:rPr>
        <w:t>http://www.tubitak.gov.tr/sites/default/files/62_2013_104.pdf</w:t>
      </w:r>
      <w:ins w:id="4786" w:author="EMRAH COLAK" w:date="2015-07-30T18:02:00Z">
        <w:r w:rsidR="000D2166" w:rsidRPr="00D57550">
          <w:rPr>
            <w:rFonts w:ascii="Times New Roman" w:hAnsi="Times New Roman"/>
            <w:noProof/>
            <w:sz w:val="24"/>
            <w:szCs w:val="24"/>
          </w:rPr>
          <w:fldChar w:fldCharType="end"/>
        </w:r>
      </w:ins>
      <w:r w:rsidRPr="00192FAA">
        <w:rPr>
          <w:rFonts w:ascii="Times New Roman" w:hAnsi="Times New Roman"/>
          <w:noProof/>
          <w:sz w:val="24"/>
          <w:szCs w:val="24"/>
        </w:rPr>
        <w:t>.</w:t>
      </w:r>
    </w:p>
    <w:p w14:paraId="29E4930F" w14:textId="69F16B0C" w:rsidR="000D2166" w:rsidRPr="00192FAA" w:rsidRDefault="00CD2094">
      <w:pPr>
        <w:spacing w:after="120" w:line="240" w:lineRule="auto"/>
        <w:rPr>
          <w:ins w:id="4787" w:author="EMRAH COLAK" w:date="2015-07-30T18:38:00Z"/>
          <w:rFonts w:ascii="Times New Roman" w:hAnsi="Times New Roman"/>
          <w:sz w:val="24"/>
          <w:szCs w:val="24"/>
        </w:rPr>
        <w:pPrChange w:id="4788" w:author="EMRAH COLAK" w:date="2015-07-30T18:38:00Z">
          <w:pPr>
            <w:spacing w:before="240" w:after="240" w:line="360" w:lineRule="auto"/>
          </w:pPr>
        </w:pPrChange>
      </w:pPr>
      <w:ins w:id="4789" w:author="EMRAH COLAK" w:date="2015-07-30T18:38:00Z">
        <w:r w:rsidRPr="00192FAA">
          <w:rPr>
            <w:rFonts w:ascii="Times New Roman" w:hAnsi="Times New Roman"/>
            <w:sz w:val="24"/>
            <w:szCs w:val="24"/>
          </w:rPr>
          <w:t>(Erişim Tarihi: 15/07/2015)</w:t>
        </w:r>
      </w:ins>
    </w:p>
    <w:p w14:paraId="76FB3A08" w14:textId="77777777" w:rsidR="00CD2094" w:rsidRPr="00192FAA" w:rsidRDefault="00CD2094">
      <w:pPr>
        <w:spacing w:after="0" w:line="240" w:lineRule="auto"/>
        <w:rPr>
          <w:rFonts w:ascii="Times New Roman" w:hAnsi="Times New Roman"/>
          <w:noProof/>
          <w:sz w:val="24"/>
          <w:szCs w:val="24"/>
        </w:rPr>
        <w:pPrChange w:id="4790" w:author="EMRAH COLAK" w:date="2015-07-30T18:38:00Z">
          <w:pPr>
            <w:spacing w:before="240" w:after="240" w:line="360" w:lineRule="auto"/>
          </w:pPr>
        </w:pPrChange>
      </w:pPr>
    </w:p>
    <w:p w14:paraId="549EBAAF" w14:textId="65BEDEFE" w:rsidR="000F7C00" w:rsidRPr="00192FAA" w:rsidRDefault="000F7C00">
      <w:pPr>
        <w:spacing w:after="0" w:line="240" w:lineRule="auto"/>
        <w:rPr>
          <w:ins w:id="4791" w:author="EMRAH COLAK" w:date="2015-07-30T18:40:00Z"/>
          <w:rFonts w:ascii="Times New Roman" w:hAnsi="Times New Roman"/>
          <w:noProof/>
          <w:sz w:val="24"/>
          <w:szCs w:val="24"/>
        </w:rPr>
        <w:pPrChange w:id="4792" w:author="EMRAH COLAK" w:date="2015-07-30T18:40:00Z">
          <w:pPr>
            <w:spacing w:before="240" w:after="240" w:line="360" w:lineRule="auto"/>
          </w:pPr>
        </w:pPrChange>
      </w:pPr>
      <w:r w:rsidRPr="00192FAA">
        <w:rPr>
          <w:rFonts w:ascii="Times New Roman" w:hAnsi="Times New Roman"/>
          <w:b/>
          <w:bCs/>
          <w:noProof/>
          <w:sz w:val="24"/>
          <w:szCs w:val="24"/>
        </w:rPr>
        <w:t>DUMLU, Emine</w:t>
      </w:r>
      <w:del w:id="4793" w:author="EMRAH COLAK" w:date="2015-07-30T18:39:00Z">
        <w:r w:rsidRPr="00192FAA" w:rsidDel="00C924E8">
          <w:rPr>
            <w:rFonts w:ascii="Times New Roman" w:hAnsi="Times New Roman"/>
            <w:b/>
            <w:bCs/>
            <w:noProof/>
            <w:sz w:val="24"/>
            <w:szCs w:val="24"/>
          </w:rPr>
          <w:delText xml:space="preserve"> ve Üçer, Serkan. 2013.</w:delText>
        </w:r>
      </w:del>
      <w:ins w:id="4794" w:author="EMRAH COLAK" w:date="2015-07-30T18:39:00Z">
        <w:r w:rsidR="00C924E8" w:rsidRPr="00192FAA">
          <w:rPr>
            <w:rFonts w:ascii="Times New Roman" w:hAnsi="Times New Roman"/>
            <w:b/>
            <w:bCs/>
            <w:noProof/>
            <w:sz w:val="24"/>
            <w:szCs w:val="24"/>
          </w:rPr>
          <w:t>,</w:t>
        </w:r>
      </w:ins>
      <w:r w:rsidRPr="00192FAA">
        <w:rPr>
          <w:rFonts w:ascii="Times New Roman" w:hAnsi="Times New Roman"/>
          <w:noProof/>
          <w:sz w:val="24"/>
          <w:szCs w:val="24"/>
        </w:rPr>
        <w:t xml:space="preserve"> e-Devlet ve Bulut Bilişim: Uluslararası Değerlendirme. </w:t>
      </w:r>
      <w:del w:id="4795" w:author="EMRAH COLAK" w:date="2015-07-30T18:40:00Z">
        <w:r w:rsidRPr="00192FAA" w:rsidDel="00C924E8">
          <w:rPr>
            <w:rFonts w:ascii="Times New Roman" w:hAnsi="Times New Roman"/>
            <w:noProof/>
            <w:sz w:val="24"/>
            <w:szCs w:val="24"/>
          </w:rPr>
          <w:delText xml:space="preserve">[Çevrimiçi] 6 Şubat 2013. [Alıntı Tarihi: </w:delText>
        </w:r>
        <w:r w:rsidR="006E7376" w:rsidRPr="00192FAA" w:rsidDel="00C924E8">
          <w:rPr>
            <w:rFonts w:ascii="Times New Roman" w:hAnsi="Times New Roman"/>
            <w:noProof/>
            <w:sz w:val="24"/>
            <w:szCs w:val="24"/>
          </w:rPr>
          <w:delText>5 Temmuz 2015</w:delText>
        </w:r>
        <w:r w:rsidRPr="00192FAA" w:rsidDel="00C924E8">
          <w:rPr>
            <w:rFonts w:ascii="Times New Roman" w:hAnsi="Times New Roman"/>
            <w:noProof/>
            <w:sz w:val="24"/>
            <w:szCs w:val="24"/>
          </w:rPr>
          <w:delText xml:space="preserve">.] </w:delText>
        </w:r>
      </w:del>
      <w:ins w:id="4796"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http://bil588.files.wordpress.com/2013/02/e-devlet-ve-bulut-bilic59fim.pdf</w:instrText>
      </w:r>
      <w:ins w:id="4797"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798"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799" w:author="EMRAH COLAK" w:date="2015-07-30T19:44:00Z">
            <w:rPr>
              <w:rStyle w:val="Kpr"/>
              <w:rFonts w:ascii="Times New Roman" w:hAnsi="Times New Roman"/>
              <w:noProof/>
              <w:sz w:val="24"/>
              <w:szCs w:val="24"/>
            </w:rPr>
          </w:rPrChange>
        </w:rPr>
        <w:t>http://bil588.files.wordpress.com/2013/02/e-devlet-ve-bulut-bilic59fim.pdf</w:t>
      </w:r>
      <w:ins w:id="4800" w:author="EMRAH COLAK" w:date="2015-07-30T18:02:00Z">
        <w:r w:rsidR="000D2166" w:rsidRPr="00D57550">
          <w:rPr>
            <w:rFonts w:ascii="Times New Roman" w:hAnsi="Times New Roman"/>
            <w:noProof/>
            <w:sz w:val="24"/>
            <w:szCs w:val="24"/>
          </w:rPr>
          <w:fldChar w:fldCharType="end"/>
        </w:r>
      </w:ins>
      <w:r w:rsidRPr="00192FAA">
        <w:rPr>
          <w:rFonts w:ascii="Times New Roman" w:hAnsi="Times New Roman"/>
          <w:noProof/>
          <w:sz w:val="24"/>
          <w:szCs w:val="24"/>
        </w:rPr>
        <w:t>.</w:t>
      </w:r>
    </w:p>
    <w:p w14:paraId="667DAA2F" w14:textId="41052E09" w:rsidR="00C924E8" w:rsidRPr="00192FAA" w:rsidRDefault="00C924E8">
      <w:pPr>
        <w:spacing w:after="120" w:line="240" w:lineRule="auto"/>
        <w:rPr>
          <w:ins w:id="4801" w:author="EMRAH COLAK" w:date="2015-07-30T18:02:00Z"/>
          <w:rFonts w:ascii="Times New Roman" w:hAnsi="Times New Roman"/>
          <w:noProof/>
          <w:sz w:val="24"/>
          <w:szCs w:val="24"/>
        </w:rPr>
        <w:pPrChange w:id="4802" w:author="EMRAH COLAK" w:date="2015-07-30T18:40:00Z">
          <w:pPr>
            <w:spacing w:before="240" w:after="240" w:line="360" w:lineRule="auto"/>
          </w:pPr>
        </w:pPrChange>
      </w:pPr>
      <w:ins w:id="4803" w:author="EMRAH COLAK" w:date="2015-07-30T18:40:00Z">
        <w:r w:rsidRPr="00192FAA">
          <w:rPr>
            <w:rFonts w:ascii="Times New Roman" w:hAnsi="Times New Roman"/>
            <w:sz w:val="24"/>
            <w:szCs w:val="24"/>
          </w:rPr>
          <w:t>(Erişim Tarihi: 05/07/2015)</w:t>
        </w:r>
      </w:ins>
    </w:p>
    <w:p w14:paraId="4AB65A8D" w14:textId="77777777" w:rsidR="000D2166" w:rsidRPr="00192FAA" w:rsidRDefault="000D2166">
      <w:pPr>
        <w:spacing w:after="120" w:line="240" w:lineRule="auto"/>
        <w:rPr>
          <w:rFonts w:ascii="Times New Roman" w:hAnsi="Times New Roman"/>
          <w:noProof/>
          <w:sz w:val="24"/>
          <w:szCs w:val="24"/>
        </w:rPr>
        <w:pPrChange w:id="4804" w:author="EMRAH COLAK" w:date="2015-07-30T18:26:00Z">
          <w:pPr>
            <w:spacing w:before="240" w:after="240" w:line="360" w:lineRule="auto"/>
          </w:pPr>
        </w:pPrChange>
      </w:pPr>
    </w:p>
    <w:p w14:paraId="22B2AFB2" w14:textId="77777777" w:rsidR="00C924E8" w:rsidRPr="00192FAA" w:rsidRDefault="000F7C00">
      <w:pPr>
        <w:spacing w:after="0" w:line="240" w:lineRule="auto"/>
        <w:rPr>
          <w:ins w:id="4805" w:author="EMRAH COLAK" w:date="2015-07-30T18:41:00Z"/>
          <w:rFonts w:ascii="Times New Roman" w:hAnsi="Times New Roman"/>
          <w:noProof/>
          <w:sz w:val="24"/>
          <w:szCs w:val="24"/>
        </w:rPr>
        <w:pPrChange w:id="4806" w:author="EMRAH COLAK" w:date="2015-07-30T18:41:00Z">
          <w:pPr>
            <w:spacing w:before="240" w:after="240" w:line="360" w:lineRule="auto"/>
          </w:pPr>
        </w:pPrChange>
      </w:pPr>
      <w:r w:rsidRPr="00192FAA">
        <w:rPr>
          <w:rFonts w:ascii="Times New Roman" w:hAnsi="Times New Roman"/>
          <w:b/>
          <w:bCs/>
          <w:noProof/>
          <w:sz w:val="24"/>
          <w:szCs w:val="24"/>
        </w:rPr>
        <w:t>FOLLİS, Earl</w:t>
      </w:r>
      <w:del w:id="4807" w:author="EMRAH COLAK" w:date="2015-07-30T18:40:00Z">
        <w:r w:rsidRPr="00192FAA" w:rsidDel="00C924E8">
          <w:rPr>
            <w:rFonts w:ascii="Times New Roman" w:hAnsi="Times New Roman"/>
            <w:b/>
            <w:bCs/>
            <w:noProof/>
            <w:sz w:val="24"/>
            <w:szCs w:val="24"/>
          </w:rPr>
          <w:delText>. 2014.</w:delText>
        </w:r>
      </w:del>
      <w:ins w:id="4808" w:author="EMRAH COLAK" w:date="2015-07-30T18:40:00Z">
        <w:r w:rsidR="00C924E8" w:rsidRPr="00192FAA">
          <w:rPr>
            <w:rFonts w:ascii="Times New Roman" w:hAnsi="Times New Roman"/>
            <w:b/>
            <w:bCs/>
            <w:noProof/>
            <w:sz w:val="24"/>
            <w:szCs w:val="24"/>
          </w:rPr>
          <w:t>,</w:t>
        </w:r>
      </w:ins>
      <w:r w:rsidRPr="00192FAA">
        <w:rPr>
          <w:rFonts w:ascii="Times New Roman" w:hAnsi="Times New Roman"/>
          <w:noProof/>
          <w:sz w:val="24"/>
          <w:szCs w:val="24"/>
        </w:rPr>
        <w:t xml:space="preserve"> How log monitoring tools prepare VDI environments for audits</w:t>
      </w:r>
      <w:del w:id="4809" w:author="EMRAH COLAK" w:date="2015-07-30T18:40:00Z">
        <w:r w:rsidRPr="00192FAA" w:rsidDel="00C924E8">
          <w:rPr>
            <w:rFonts w:ascii="Times New Roman" w:hAnsi="Times New Roman"/>
            <w:noProof/>
            <w:sz w:val="24"/>
            <w:szCs w:val="24"/>
          </w:rPr>
          <w:delText xml:space="preserve"> </w:delText>
        </w:r>
      </w:del>
      <w:r w:rsidRPr="00192FAA">
        <w:rPr>
          <w:rFonts w:ascii="Times New Roman" w:hAnsi="Times New Roman"/>
          <w:noProof/>
          <w:sz w:val="24"/>
          <w:szCs w:val="24"/>
        </w:rPr>
        <w:t xml:space="preserve">. </w:t>
      </w:r>
      <w:del w:id="4810" w:author="EMRAH COLAK" w:date="2015-07-30T18:40:00Z">
        <w:r w:rsidRPr="00192FAA" w:rsidDel="00C924E8">
          <w:rPr>
            <w:rFonts w:ascii="Times New Roman" w:hAnsi="Times New Roman"/>
            <w:i/>
            <w:iCs/>
            <w:noProof/>
            <w:sz w:val="24"/>
            <w:szCs w:val="24"/>
          </w:rPr>
          <w:delText xml:space="preserve">SearchVirtualDesktop. </w:delText>
        </w:r>
        <w:r w:rsidRPr="00192FAA" w:rsidDel="00C924E8">
          <w:rPr>
            <w:rFonts w:ascii="Times New Roman" w:hAnsi="Times New Roman"/>
            <w:noProof/>
            <w:sz w:val="24"/>
            <w:szCs w:val="24"/>
          </w:rPr>
          <w:delText xml:space="preserve">[Çevrimiçi] TechTarget, Mayıs 2014. [Alıntı Tarihi: </w:delText>
        </w:r>
        <w:r w:rsidR="006E7376" w:rsidRPr="00192FAA" w:rsidDel="00C924E8">
          <w:rPr>
            <w:rFonts w:ascii="Times New Roman" w:hAnsi="Times New Roman"/>
            <w:noProof/>
            <w:sz w:val="24"/>
            <w:szCs w:val="24"/>
          </w:rPr>
          <w:delText>5 Temmuz 2015</w:delText>
        </w:r>
        <w:r w:rsidRPr="00192FAA" w:rsidDel="00C924E8">
          <w:rPr>
            <w:rFonts w:ascii="Times New Roman" w:hAnsi="Times New Roman"/>
            <w:noProof/>
            <w:sz w:val="24"/>
            <w:szCs w:val="24"/>
          </w:rPr>
          <w:delText xml:space="preserve">.] </w:delText>
        </w:r>
      </w:del>
      <w:ins w:id="4811"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http://searchvirtualdesktop.techtarget.com/tip/How-log-monitoring-tools-prepare-VDI-environments-for-audits</w:instrText>
      </w:r>
      <w:ins w:id="4812"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13"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14" w:author="EMRAH COLAK" w:date="2015-07-30T19:44:00Z">
            <w:rPr>
              <w:rStyle w:val="Kpr"/>
              <w:rFonts w:ascii="Times New Roman" w:hAnsi="Times New Roman"/>
              <w:noProof/>
              <w:sz w:val="24"/>
              <w:szCs w:val="24"/>
            </w:rPr>
          </w:rPrChange>
        </w:rPr>
        <w:t>http://searchvirtualdesktop.techtarget.com/tip/How-log-monitoring-tools-prepare-VDI-environments-for-audits</w:t>
      </w:r>
      <w:ins w:id="4815" w:author="EMRAH COLAK" w:date="2015-07-30T18:02:00Z">
        <w:r w:rsidR="000D2166" w:rsidRPr="00D57550">
          <w:rPr>
            <w:rFonts w:ascii="Times New Roman" w:hAnsi="Times New Roman"/>
            <w:noProof/>
            <w:sz w:val="24"/>
            <w:szCs w:val="24"/>
          </w:rPr>
          <w:fldChar w:fldCharType="end"/>
        </w:r>
      </w:ins>
    </w:p>
    <w:p w14:paraId="0B15DE24" w14:textId="77777777" w:rsidR="00C924E8" w:rsidRPr="00192FAA" w:rsidRDefault="00C924E8">
      <w:pPr>
        <w:spacing w:after="120" w:line="240" w:lineRule="auto"/>
        <w:rPr>
          <w:ins w:id="4816" w:author="EMRAH COLAK" w:date="2015-07-30T18:41:00Z"/>
          <w:rFonts w:ascii="Times New Roman" w:hAnsi="Times New Roman"/>
          <w:noProof/>
          <w:sz w:val="24"/>
          <w:szCs w:val="24"/>
        </w:rPr>
      </w:pPr>
      <w:ins w:id="4817" w:author="EMRAH COLAK" w:date="2015-07-30T18:41:00Z">
        <w:r w:rsidRPr="00192FAA">
          <w:rPr>
            <w:rFonts w:ascii="Times New Roman" w:hAnsi="Times New Roman"/>
            <w:sz w:val="24"/>
            <w:szCs w:val="24"/>
          </w:rPr>
          <w:t>(Erişim Tarihi: 05/07/2015)</w:t>
        </w:r>
      </w:ins>
    </w:p>
    <w:p w14:paraId="75432E0D" w14:textId="3C0AF2EA" w:rsidR="00C924E8" w:rsidRPr="00192FAA" w:rsidRDefault="000F7C00">
      <w:pPr>
        <w:spacing w:after="120" w:line="240" w:lineRule="auto"/>
        <w:rPr>
          <w:ins w:id="4818" w:author="EMRAH COLAK" w:date="2015-07-30T18:02:00Z"/>
          <w:rFonts w:ascii="Times New Roman" w:hAnsi="Times New Roman"/>
          <w:noProof/>
          <w:sz w:val="24"/>
          <w:szCs w:val="24"/>
        </w:rPr>
        <w:pPrChange w:id="4819" w:author="EMRAH COLAK" w:date="2015-07-30T18:26:00Z">
          <w:pPr>
            <w:spacing w:before="240" w:after="240" w:line="360" w:lineRule="auto"/>
          </w:pPr>
        </w:pPrChange>
      </w:pPr>
      <w:del w:id="4820" w:author="EMRAH COLAK" w:date="2015-07-30T18:41:00Z">
        <w:r w:rsidRPr="00192FAA" w:rsidDel="00C924E8">
          <w:rPr>
            <w:rFonts w:ascii="Times New Roman" w:hAnsi="Times New Roman"/>
            <w:noProof/>
            <w:sz w:val="24"/>
            <w:szCs w:val="24"/>
          </w:rPr>
          <w:delText>.</w:delText>
        </w:r>
      </w:del>
    </w:p>
    <w:p w14:paraId="411B2EA0" w14:textId="7EE7C64B" w:rsidR="000D2166" w:rsidRPr="00192FAA" w:rsidDel="00C924E8" w:rsidRDefault="000D2166">
      <w:pPr>
        <w:spacing w:after="0" w:line="240" w:lineRule="auto"/>
        <w:rPr>
          <w:del w:id="4821" w:author="EMRAH COLAK" w:date="2015-07-30T18:41:00Z"/>
          <w:rFonts w:ascii="Times New Roman" w:hAnsi="Times New Roman"/>
          <w:noProof/>
          <w:sz w:val="24"/>
          <w:szCs w:val="24"/>
        </w:rPr>
        <w:pPrChange w:id="4822" w:author="EMRAH COLAK" w:date="2015-07-30T18:43:00Z">
          <w:pPr>
            <w:spacing w:before="240" w:after="240" w:line="360" w:lineRule="auto"/>
          </w:pPr>
        </w:pPrChange>
      </w:pPr>
    </w:p>
    <w:p w14:paraId="734A4BF7" w14:textId="665530E4" w:rsidR="00C924E8" w:rsidRPr="00192FAA" w:rsidRDefault="000F7C00">
      <w:pPr>
        <w:spacing w:after="0" w:line="240" w:lineRule="auto"/>
        <w:rPr>
          <w:ins w:id="4823" w:author="EMRAH COLAK" w:date="2015-07-30T18:43:00Z"/>
          <w:rFonts w:ascii="Times New Roman" w:hAnsi="Times New Roman"/>
          <w:noProof/>
          <w:sz w:val="24"/>
          <w:szCs w:val="24"/>
        </w:rPr>
        <w:pPrChange w:id="4824" w:author="EMRAH COLAK" w:date="2015-07-30T18:43:00Z">
          <w:pPr>
            <w:spacing w:before="240" w:after="240" w:line="360" w:lineRule="auto"/>
          </w:pPr>
        </w:pPrChange>
      </w:pPr>
      <w:r w:rsidRPr="00192FAA">
        <w:rPr>
          <w:rFonts w:ascii="Times New Roman" w:hAnsi="Times New Roman"/>
          <w:b/>
          <w:bCs/>
          <w:noProof/>
          <w:sz w:val="24"/>
          <w:szCs w:val="24"/>
        </w:rPr>
        <w:t>JAİN, Mayunk</w:t>
      </w:r>
      <w:ins w:id="4825" w:author="EMRAH COLAK" w:date="2015-07-30T18:43:00Z">
        <w:r w:rsidR="00C924E8" w:rsidRPr="00192FAA">
          <w:rPr>
            <w:rFonts w:ascii="Times New Roman" w:hAnsi="Times New Roman"/>
            <w:b/>
            <w:bCs/>
            <w:noProof/>
            <w:sz w:val="24"/>
            <w:szCs w:val="24"/>
          </w:rPr>
          <w:t>,</w:t>
        </w:r>
      </w:ins>
      <w:del w:id="4826" w:author="EMRAH COLAK" w:date="2015-07-30T18:43:00Z">
        <w:r w:rsidRPr="00192FAA" w:rsidDel="00C924E8">
          <w:rPr>
            <w:rFonts w:ascii="Times New Roman" w:hAnsi="Times New Roman"/>
            <w:b/>
            <w:bCs/>
            <w:noProof/>
            <w:sz w:val="24"/>
            <w:szCs w:val="24"/>
          </w:rPr>
          <w:delText>.</w:delText>
        </w:r>
      </w:del>
      <w:r w:rsidRPr="00192FAA">
        <w:rPr>
          <w:rFonts w:ascii="Times New Roman" w:hAnsi="Times New Roman"/>
          <w:noProof/>
          <w:sz w:val="24"/>
          <w:szCs w:val="24"/>
        </w:rPr>
        <w:t xml:space="preserve"> Reviewer’s guide: XenDesktop 7.6</w:t>
      </w:r>
      <w:ins w:id="4827" w:author="EMRAH COLAK" w:date="2015-07-30T18:45:00Z">
        <w:r w:rsidR="00C924E8" w:rsidRPr="00192FAA">
          <w:rPr>
            <w:rFonts w:ascii="Times New Roman" w:hAnsi="Times New Roman"/>
            <w:noProof/>
            <w:sz w:val="24"/>
            <w:szCs w:val="24"/>
          </w:rPr>
          <w:t xml:space="preserve"> .</w:t>
        </w:r>
      </w:ins>
    </w:p>
    <w:p w14:paraId="1584CC2A" w14:textId="77777777" w:rsidR="00C924E8" w:rsidRPr="00192FAA" w:rsidRDefault="000F7C00">
      <w:pPr>
        <w:spacing w:after="0" w:line="240" w:lineRule="auto"/>
        <w:rPr>
          <w:ins w:id="4828" w:author="EMRAH COLAK" w:date="2015-07-30T18:43:00Z"/>
          <w:rFonts w:ascii="Times New Roman" w:hAnsi="Times New Roman"/>
          <w:noProof/>
          <w:sz w:val="24"/>
          <w:szCs w:val="24"/>
        </w:rPr>
        <w:pPrChange w:id="4829" w:author="EMRAH COLAK" w:date="2015-07-30T18:43:00Z">
          <w:pPr>
            <w:spacing w:before="240" w:after="240" w:line="360" w:lineRule="auto"/>
          </w:pPr>
        </w:pPrChange>
      </w:pPr>
      <w:del w:id="4830" w:author="EMRAH COLAK" w:date="2015-07-30T18:43:00Z">
        <w:r w:rsidRPr="00192FAA" w:rsidDel="00C924E8">
          <w:rPr>
            <w:rFonts w:ascii="Times New Roman" w:hAnsi="Times New Roman"/>
            <w:noProof/>
            <w:sz w:val="24"/>
            <w:szCs w:val="24"/>
          </w:rPr>
          <w:delText xml:space="preserve">. </w:delText>
        </w:r>
        <w:r w:rsidRPr="00192FAA" w:rsidDel="00C924E8">
          <w:rPr>
            <w:rFonts w:ascii="Times New Roman" w:hAnsi="Times New Roman"/>
            <w:i/>
            <w:iCs/>
            <w:noProof/>
            <w:sz w:val="24"/>
            <w:szCs w:val="24"/>
          </w:rPr>
          <w:delText xml:space="preserve">http://www.citrix.com/. </w:delText>
        </w:r>
        <w:r w:rsidRPr="00192FAA" w:rsidDel="00C924E8">
          <w:rPr>
            <w:rFonts w:ascii="Times New Roman" w:hAnsi="Times New Roman"/>
            <w:noProof/>
            <w:sz w:val="24"/>
            <w:szCs w:val="24"/>
          </w:rPr>
          <w:delText xml:space="preserve">[Çevrimiçi] Citrix Systems, Inc. [Alıntı Tarihi: 12 </w:delText>
        </w:r>
        <w:r w:rsidR="006E7376" w:rsidRPr="00192FAA" w:rsidDel="00C924E8">
          <w:rPr>
            <w:rFonts w:ascii="Times New Roman" w:hAnsi="Times New Roman"/>
            <w:noProof/>
            <w:sz w:val="24"/>
            <w:szCs w:val="24"/>
          </w:rPr>
          <w:delText>Temmuz</w:delText>
        </w:r>
        <w:r w:rsidRPr="00192FAA" w:rsidDel="00C924E8">
          <w:rPr>
            <w:rFonts w:ascii="Times New Roman" w:hAnsi="Times New Roman"/>
            <w:noProof/>
            <w:sz w:val="24"/>
            <w:szCs w:val="24"/>
          </w:rPr>
          <w:delText xml:space="preserve"> 201</w:delText>
        </w:r>
        <w:r w:rsidR="006E7376" w:rsidRPr="00192FAA" w:rsidDel="00C924E8">
          <w:rPr>
            <w:rFonts w:ascii="Times New Roman" w:hAnsi="Times New Roman"/>
            <w:noProof/>
            <w:sz w:val="24"/>
            <w:szCs w:val="24"/>
          </w:rPr>
          <w:delText>5</w:delText>
        </w:r>
        <w:r w:rsidRPr="00192FAA" w:rsidDel="00C924E8">
          <w:rPr>
            <w:rFonts w:ascii="Times New Roman" w:hAnsi="Times New Roman"/>
            <w:noProof/>
            <w:sz w:val="24"/>
            <w:szCs w:val="24"/>
          </w:rPr>
          <w:delText xml:space="preserve">.] </w:delText>
        </w:r>
      </w:del>
      <w:ins w:id="4831"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http://www.citrix.com/content/dam/citrix/en_us/documents/products-solutions/xendesktop-reviewers-guide.pdf</w:instrText>
      </w:r>
      <w:ins w:id="4832"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33"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34" w:author="EMRAH COLAK" w:date="2015-07-30T19:44:00Z">
            <w:rPr>
              <w:rStyle w:val="Kpr"/>
              <w:rFonts w:ascii="Times New Roman" w:hAnsi="Times New Roman"/>
              <w:noProof/>
              <w:sz w:val="24"/>
              <w:szCs w:val="24"/>
            </w:rPr>
          </w:rPrChange>
        </w:rPr>
        <w:t>http://www.citrix.com/content/dam/citrix/en_us/documents/products-solutions/xendesktop-reviewers-guide.pdf</w:t>
      </w:r>
      <w:ins w:id="4835" w:author="EMRAH COLAK" w:date="2015-07-30T18:02:00Z">
        <w:r w:rsidR="000D2166" w:rsidRPr="00D57550">
          <w:rPr>
            <w:rFonts w:ascii="Times New Roman" w:hAnsi="Times New Roman"/>
            <w:noProof/>
            <w:sz w:val="24"/>
            <w:szCs w:val="24"/>
          </w:rPr>
          <w:fldChar w:fldCharType="end"/>
        </w:r>
      </w:ins>
      <w:r w:rsidRPr="00192FAA">
        <w:rPr>
          <w:rFonts w:ascii="Times New Roman" w:hAnsi="Times New Roman"/>
          <w:noProof/>
          <w:sz w:val="24"/>
          <w:szCs w:val="24"/>
        </w:rPr>
        <w:t>.</w:t>
      </w:r>
    </w:p>
    <w:p w14:paraId="65759D8C" w14:textId="77777777" w:rsidR="00C924E8" w:rsidRPr="00192FAA" w:rsidRDefault="00C924E8">
      <w:pPr>
        <w:spacing w:after="120" w:line="240" w:lineRule="auto"/>
        <w:rPr>
          <w:ins w:id="4836" w:author="EMRAH COLAK" w:date="2015-07-30T18:43:00Z"/>
          <w:rFonts w:ascii="Times New Roman" w:hAnsi="Times New Roman"/>
          <w:noProof/>
          <w:sz w:val="24"/>
          <w:szCs w:val="24"/>
        </w:rPr>
      </w:pPr>
      <w:ins w:id="4837" w:author="EMRAH COLAK" w:date="2015-07-30T18:43:00Z">
        <w:r w:rsidRPr="00192FAA">
          <w:rPr>
            <w:rFonts w:ascii="Times New Roman" w:hAnsi="Times New Roman"/>
            <w:sz w:val="24"/>
            <w:szCs w:val="24"/>
          </w:rPr>
          <w:t>(Erişim Tarihi: 05/07/2015)</w:t>
        </w:r>
      </w:ins>
    </w:p>
    <w:p w14:paraId="2B0165F5" w14:textId="0C74F49C" w:rsidR="000F7C00" w:rsidRPr="00192FAA" w:rsidRDefault="000F7C00">
      <w:pPr>
        <w:spacing w:after="120" w:line="240" w:lineRule="auto"/>
        <w:rPr>
          <w:rFonts w:ascii="Times New Roman" w:hAnsi="Times New Roman"/>
          <w:noProof/>
          <w:sz w:val="24"/>
          <w:szCs w:val="24"/>
        </w:rPr>
        <w:pPrChange w:id="4838" w:author="EMRAH COLAK" w:date="2015-07-30T18:26:00Z">
          <w:pPr>
            <w:spacing w:before="240" w:after="240" w:line="360" w:lineRule="auto"/>
          </w:pPr>
        </w:pPrChange>
      </w:pPr>
      <w:del w:id="4839" w:author="EMRAH COLAK" w:date="2015-07-30T18:43:00Z">
        <w:r w:rsidRPr="00192FAA" w:rsidDel="00C924E8">
          <w:rPr>
            <w:rFonts w:ascii="Times New Roman" w:hAnsi="Times New Roman"/>
            <w:noProof/>
            <w:sz w:val="24"/>
            <w:szCs w:val="24"/>
          </w:rPr>
          <w:delText xml:space="preserve">, </w:delText>
        </w:r>
      </w:del>
      <w:del w:id="4840" w:author="EMRAH COLAK" w:date="2015-07-30T09:48:00Z">
        <w:r w:rsidRPr="00192FAA" w:rsidDel="005035E7">
          <w:rPr>
            <w:rFonts w:ascii="Times New Roman" w:hAnsi="Times New Roman"/>
            <w:noProof/>
            <w:sz w:val="24"/>
            <w:szCs w:val="24"/>
          </w:rPr>
          <w:delText>s.4-5</w:delText>
        </w:r>
      </w:del>
    </w:p>
    <w:p w14:paraId="18EB9AA3" w14:textId="5A60786B" w:rsidR="00C924E8" w:rsidRPr="00192FAA" w:rsidRDefault="000F7C00" w:rsidP="00C924E8">
      <w:pPr>
        <w:spacing w:after="120" w:line="240" w:lineRule="auto"/>
        <w:rPr>
          <w:ins w:id="4841" w:author="EMRAH COLAK" w:date="2015-07-30T18:44:00Z"/>
          <w:rFonts w:ascii="Times New Roman" w:hAnsi="Times New Roman"/>
          <w:noProof/>
          <w:sz w:val="24"/>
          <w:szCs w:val="24"/>
        </w:rPr>
      </w:pPr>
      <w:r w:rsidRPr="00192FAA">
        <w:rPr>
          <w:rFonts w:ascii="Times New Roman" w:hAnsi="Times New Roman"/>
          <w:b/>
          <w:bCs/>
          <w:noProof/>
          <w:sz w:val="24"/>
          <w:szCs w:val="24"/>
        </w:rPr>
        <w:t>KHNASER, Elias</w:t>
      </w:r>
      <w:ins w:id="4842" w:author="EMRAH COLAK" w:date="2015-07-30T18:44:00Z">
        <w:r w:rsidR="00C924E8" w:rsidRPr="00192FAA">
          <w:rPr>
            <w:rFonts w:ascii="Times New Roman" w:hAnsi="Times New Roman"/>
            <w:b/>
            <w:bCs/>
            <w:noProof/>
            <w:sz w:val="24"/>
            <w:szCs w:val="24"/>
          </w:rPr>
          <w:t xml:space="preserve">, </w:t>
        </w:r>
      </w:ins>
      <w:del w:id="4843" w:author="EMRAH COLAK" w:date="2015-07-30T18:44:00Z">
        <w:r w:rsidRPr="00192FAA" w:rsidDel="00C924E8">
          <w:rPr>
            <w:rFonts w:ascii="Times New Roman" w:hAnsi="Times New Roman"/>
            <w:b/>
            <w:bCs/>
            <w:noProof/>
            <w:sz w:val="24"/>
            <w:szCs w:val="24"/>
          </w:rPr>
          <w:delText>. 2011a.</w:delText>
        </w:r>
        <w:r w:rsidRPr="00192FAA" w:rsidDel="00C924E8">
          <w:rPr>
            <w:rFonts w:ascii="Times New Roman" w:hAnsi="Times New Roman"/>
            <w:noProof/>
            <w:sz w:val="24"/>
            <w:szCs w:val="24"/>
          </w:rPr>
          <w:delText xml:space="preserve"> </w:delText>
        </w:r>
      </w:del>
      <w:r w:rsidRPr="00192FAA">
        <w:rPr>
          <w:rFonts w:ascii="Times New Roman" w:hAnsi="Times New Roman"/>
          <w:noProof/>
          <w:sz w:val="24"/>
          <w:szCs w:val="24"/>
        </w:rPr>
        <w:t xml:space="preserve">Desktop Virtualization Challenges. </w:t>
      </w:r>
      <w:del w:id="4844" w:author="EMRAH COLAK" w:date="2015-07-30T18:44:00Z">
        <w:r w:rsidRPr="00192FAA" w:rsidDel="00C924E8">
          <w:rPr>
            <w:rFonts w:ascii="Times New Roman" w:hAnsi="Times New Roman"/>
            <w:noProof/>
            <w:sz w:val="24"/>
            <w:szCs w:val="24"/>
          </w:rPr>
          <w:delText xml:space="preserve">[Çevrimiçi] Petri IT Knowledgebase, 12 Ekim 2011. [Alıntı Tarihi: 13 </w:delText>
        </w:r>
        <w:r w:rsidR="006E7376" w:rsidRPr="00192FAA" w:rsidDel="00C924E8">
          <w:rPr>
            <w:rFonts w:ascii="Times New Roman" w:hAnsi="Times New Roman"/>
            <w:noProof/>
            <w:sz w:val="24"/>
            <w:szCs w:val="24"/>
          </w:rPr>
          <w:delText>Haziran</w:delText>
        </w:r>
        <w:r w:rsidRPr="00192FAA" w:rsidDel="00C924E8">
          <w:rPr>
            <w:rFonts w:ascii="Times New Roman" w:hAnsi="Times New Roman"/>
            <w:noProof/>
            <w:sz w:val="24"/>
            <w:szCs w:val="24"/>
          </w:rPr>
          <w:delText xml:space="preserve"> 201</w:delText>
        </w:r>
        <w:r w:rsidR="006E7376" w:rsidRPr="00192FAA" w:rsidDel="00C924E8">
          <w:rPr>
            <w:rFonts w:ascii="Times New Roman" w:hAnsi="Times New Roman"/>
            <w:noProof/>
            <w:sz w:val="24"/>
            <w:szCs w:val="24"/>
          </w:rPr>
          <w:delText>5</w:delText>
        </w:r>
        <w:r w:rsidRPr="00192FAA" w:rsidDel="00C924E8">
          <w:rPr>
            <w:rFonts w:ascii="Times New Roman" w:hAnsi="Times New Roman"/>
            <w:noProof/>
            <w:sz w:val="24"/>
            <w:szCs w:val="24"/>
          </w:rPr>
          <w:delText xml:space="preserve">.] </w:delText>
        </w:r>
      </w:del>
      <w:ins w:id="4845"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http://www.petri.com/desktop-virtualization-xendesktop-5-part-3.htm</w:instrText>
      </w:r>
      <w:ins w:id="4846"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47"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48" w:author="EMRAH COLAK" w:date="2015-07-30T19:44:00Z">
            <w:rPr>
              <w:rStyle w:val="Kpr"/>
              <w:rFonts w:ascii="Times New Roman" w:hAnsi="Times New Roman"/>
              <w:noProof/>
              <w:sz w:val="24"/>
              <w:szCs w:val="24"/>
            </w:rPr>
          </w:rPrChange>
        </w:rPr>
        <w:t>http://www.petri.com/desktop-virtualization-xendesktop-5-part-3.htm</w:t>
      </w:r>
      <w:ins w:id="4849" w:author="EMRAH COLAK" w:date="2015-07-30T18:02:00Z">
        <w:r w:rsidR="000D2166" w:rsidRPr="00D57550">
          <w:rPr>
            <w:rFonts w:ascii="Times New Roman" w:hAnsi="Times New Roman"/>
            <w:noProof/>
            <w:sz w:val="24"/>
            <w:szCs w:val="24"/>
          </w:rPr>
          <w:fldChar w:fldCharType="end"/>
        </w:r>
      </w:ins>
      <w:ins w:id="4850" w:author="EMRAH COLAK" w:date="2015-07-30T18:44:00Z">
        <w:r w:rsidR="00C924E8" w:rsidRPr="00192FAA">
          <w:rPr>
            <w:rFonts w:ascii="Times New Roman" w:hAnsi="Times New Roman"/>
            <w:noProof/>
            <w:sz w:val="24"/>
            <w:szCs w:val="24"/>
          </w:rPr>
          <w:t xml:space="preserve">               </w:t>
        </w:r>
        <w:r w:rsidR="00C924E8" w:rsidRPr="00192FAA">
          <w:rPr>
            <w:rFonts w:ascii="Times New Roman" w:hAnsi="Times New Roman"/>
            <w:sz w:val="24"/>
            <w:szCs w:val="24"/>
          </w:rPr>
          <w:t>(Erişim Tarihi: 13/06/2015)</w:t>
        </w:r>
      </w:ins>
    </w:p>
    <w:p w14:paraId="4AA47DF8" w14:textId="25F303B5" w:rsidR="000D2166" w:rsidRPr="00192FAA" w:rsidDel="00C924E8" w:rsidRDefault="000F7C00">
      <w:pPr>
        <w:spacing w:after="0" w:line="240" w:lineRule="auto"/>
        <w:rPr>
          <w:del w:id="4851" w:author="EMRAH COLAK" w:date="2015-07-30T18:44:00Z"/>
          <w:rFonts w:ascii="Times New Roman" w:hAnsi="Times New Roman"/>
          <w:noProof/>
          <w:sz w:val="24"/>
          <w:szCs w:val="24"/>
        </w:rPr>
        <w:pPrChange w:id="4852" w:author="EMRAH COLAK" w:date="2015-07-30T18:45:00Z">
          <w:pPr>
            <w:spacing w:before="240" w:after="240" w:line="360" w:lineRule="auto"/>
          </w:pPr>
        </w:pPrChange>
      </w:pPr>
      <w:del w:id="4853" w:author="EMRAH COLAK" w:date="2015-07-30T18:44:00Z">
        <w:r w:rsidRPr="00192FAA" w:rsidDel="00C924E8">
          <w:rPr>
            <w:rFonts w:ascii="Times New Roman" w:hAnsi="Times New Roman"/>
            <w:noProof/>
            <w:sz w:val="24"/>
            <w:szCs w:val="24"/>
          </w:rPr>
          <w:delText>.</w:delText>
        </w:r>
      </w:del>
    </w:p>
    <w:p w14:paraId="6CC83025" w14:textId="62620B37" w:rsidR="00C924E8" w:rsidRPr="00192FAA" w:rsidRDefault="000F7C00">
      <w:pPr>
        <w:spacing w:after="0" w:line="240" w:lineRule="auto"/>
        <w:rPr>
          <w:ins w:id="4854" w:author="EMRAH COLAK" w:date="2015-07-30T18:44:00Z"/>
          <w:rFonts w:ascii="Times New Roman" w:hAnsi="Times New Roman"/>
          <w:noProof/>
          <w:sz w:val="24"/>
          <w:szCs w:val="24"/>
        </w:rPr>
        <w:pPrChange w:id="4855" w:author="EMRAH COLAK" w:date="2015-07-30T18:45:00Z">
          <w:pPr>
            <w:spacing w:before="240" w:after="240" w:line="360" w:lineRule="auto"/>
          </w:pPr>
        </w:pPrChange>
      </w:pPr>
      <w:r w:rsidRPr="00192FAA">
        <w:rPr>
          <w:rFonts w:ascii="Times New Roman" w:hAnsi="Times New Roman"/>
          <w:b/>
          <w:bCs/>
          <w:noProof/>
          <w:sz w:val="24"/>
          <w:szCs w:val="24"/>
        </w:rPr>
        <w:t>KHNASER, Elias</w:t>
      </w:r>
      <w:ins w:id="4856" w:author="EMRAH COLAK" w:date="2015-07-30T18:45:00Z">
        <w:r w:rsidR="00C924E8" w:rsidRPr="00192FAA">
          <w:rPr>
            <w:rFonts w:ascii="Times New Roman" w:hAnsi="Times New Roman"/>
            <w:b/>
            <w:bCs/>
            <w:noProof/>
            <w:sz w:val="24"/>
            <w:szCs w:val="24"/>
          </w:rPr>
          <w:t xml:space="preserve">, </w:t>
        </w:r>
      </w:ins>
      <w:del w:id="4857" w:author="EMRAH COLAK" w:date="2015-07-30T18:45:00Z">
        <w:r w:rsidRPr="00192FAA" w:rsidDel="00C924E8">
          <w:rPr>
            <w:rFonts w:ascii="Times New Roman" w:hAnsi="Times New Roman"/>
            <w:b/>
            <w:bCs/>
            <w:noProof/>
            <w:sz w:val="24"/>
            <w:szCs w:val="24"/>
          </w:rPr>
          <w:delText>. 2011b.</w:delText>
        </w:r>
        <w:r w:rsidRPr="00192FAA" w:rsidDel="00C924E8">
          <w:rPr>
            <w:rFonts w:ascii="Times New Roman" w:hAnsi="Times New Roman"/>
            <w:noProof/>
            <w:sz w:val="24"/>
            <w:szCs w:val="24"/>
          </w:rPr>
          <w:delText xml:space="preserve"> </w:delText>
        </w:r>
      </w:del>
      <w:r w:rsidRPr="00192FAA">
        <w:rPr>
          <w:rFonts w:ascii="Times New Roman" w:hAnsi="Times New Roman"/>
          <w:noProof/>
          <w:sz w:val="24"/>
          <w:szCs w:val="24"/>
        </w:rPr>
        <w:t>Types of Desktop Virtualization - Part 2</w:t>
      </w:r>
      <w:ins w:id="4858" w:author="EMRAH COLAK" w:date="2015-07-30T18:45:00Z">
        <w:r w:rsidR="00C924E8" w:rsidRPr="00192FAA">
          <w:rPr>
            <w:rFonts w:ascii="Times New Roman" w:hAnsi="Times New Roman"/>
            <w:noProof/>
            <w:sz w:val="24"/>
            <w:szCs w:val="24"/>
          </w:rPr>
          <w:t>.</w:t>
        </w:r>
      </w:ins>
      <w:r w:rsidRPr="00192FAA">
        <w:rPr>
          <w:rFonts w:ascii="Times New Roman" w:hAnsi="Times New Roman"/>
          <w:noProof/>
          <w:sz w:val="24"/>
          <w:szCs w:val="24"/>
        </w:rPr>
        <w:t xml:space="preserve"> </w:t>
      </w:r>
      <w:del w:id="4859" w:author="EMRAH COLAK" w:date="2015-07-30T18:44:00Z">
        <w:r w:rsidRPr="00192FAA" w:rsidDel="00C924E8">
          <w:rPr>
            <w:rFonts w:ascii="Times New Roman" w:hAnsi="Times New Roman"/>
            <w:noProof/>
            <w:sz w:val="24"/>
            <w:szCs w:val="24"/>
          </w:rPr>
          <w:delText xml:space="preserve">. [Çevrimiçi] 6 Ekim 2011. [Alıntı Tarihi: </w:delText>
        </w:r>
        <w:r w:rsidR="006E7376" w:rsidRPr="00192FAA" w:rsidDel="00C924E8">
          <w:rPr>
            <w:rFonts w:ascii="Times New Roman" w:hAnsi="Times New Roman"/>
            <w:noProof/>
            <w:sz w:val="24"/>
            <w:szCs w:val="24"/>
          </w:rPr>
          <w:delText>26</w:delText>
        </w:r>
        <w:r w:rsidRPr="00192FAA" w:rsidDel="00C924E8">
          <w:rPr>
            <w:rFonts w:ascii="Times New Roman" w:hAnsi="Times New Roman"/>
            <w:noProof/>
            <w:sz w:val="24"/>
            <w:szCs w:val="24"/>
          </w:rPr>
          <w:delText xml:space="preserve"> </w:delText>
        </w:r>
        <w:r w:rsidR="006E7376" w:rsidRPr="00192FAA" w:rsidDel="00C924E8">
          <w:rPr>
            <w:rFonts w:ascii="Times New Roman" w:hAnsi="Times New Roman"/>
            <w:noProof/>
            <w:sz w:val="24"/>
            <w:szCs w:val="24"/>
          </w:rPr>
          <w:delText>Mayıs</w:delText>
        </w:r>
        <w:r w:rsidRPr="00192FAA" w:rsidDel="00C924E8">
          <w:rPr>
            <w:rFonts w:ascii="Times New Roman" w:hAnsi="Times New Roman"/>
            <w:noProof/>
            <w:sz w:val="24"/>
            <w:szCs w:val="24"/>
          </w:rPr>
          <w:delText xml:space="preserve"> 201</w:delText>
        </w:r>
        <w:r w:rsidR="006E7376" w:rsidRPr="00192FAA" w:rsidDel="00C924E8">
          <w:rPr>
            <w:rFonts w:ascii="Times New Roman" w:hAnsi="Times New Roman"/>
            <w:noProof/>
            <w:sz w:val="24"/>
            <w:szCs w:val="24"/>
          </w:rPr>
          <w:delText>5</w:delText>
        </w:r>
        <w:r w:rsidRPr="00192FAA" w:rsidDel="00C924E8">
          <w:rPr>
            <w:rFonts w:ascii="Times New Roman" w:hAnsi="Times New Roman"/>
            <w:noProof/>
            <w:sz w:val="24"/>
            <w:szCs w:val="24"/>
          </w:rPr>
          <w:delText xml:space="preserve">.] </w:delText>
        </w:r>
      </w:del>
      <w:ins w:id="4860"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http://www.petri.com/types-of-desktop-virtualization-xendesktop-5-part-2.htm#</w:instrText>
      </w:r>
      <w:ins w:id="4861"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62"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63" w:author="EMRAH COLAK" w:date="2015-07-30T19:44:00Z">
            <w:rPr>
              <w:rStyle w:val="Kpr"/>
              <w:rFonts w:ascii="Times New Roman" w:hAnsi="Times New Roman"/>
              <w:noProof/>
              <w:sz w:val="24"/>
              <w:szCs w:val="24"/>
            </w:rPr>
          </w:rPrChange>
        </w:rPr>
        <w:t>http://www.petri.com/types-of-desktop-virtualization-xendesktop-5-part-2.htm#</w:t>
      </w:r>
      <w:ins w:id="4864" w:author="EMRAH COLAK" w:date="2015-07-30T18:02:00Z">
        <w:r w:rsidR="000D2166" w:rsidRPr="00D57550">
          <w:rPr>
            <w:rFonts w:ascii="Times New Roman" w:hAnsi="Times New Roman"/>
            <w:noProof/>
            <w:sz w:val="24"/>
            <w:szCs w:val="24"/>
          </w:rPr>
          <w:fldChar w:fldCharType="end"/>
        </w:r>
      </w:ins>
    </w:p>
    <w:p w14:paraId="7C1B6573" w14:textId="727DC456" w:rsidR="000F7C00" w:rsidRPr="00192FAA" w:rsidRDefault="00C924E8">
      <w:pPr>
        <w:spacing w:after="120" w:line="240" w:lineRule="auto"/>
        <w:rPr>
          <w:ins w:id="4865" w:author="EMRAH COLAK" w:date="2015-07-30T18:02:00Z"/>
          <w:rFonts w:ascii="Times New Roman" w:hAnsi="Times New Roman"/>
          <w:noProof/>
          <w:sz w:val="24"/>
          <w:szCs w:val="24"/>
        </w:rPr>
        <w:pPrChange w:id="4866" w:author="EMRAH COLAK" w:date="2015-07-30T18:45:00Z">
          <w:pPr>
            <w:spacing w:before="240" w:after="240" w:line="360" w:lineRule="auto"/>
          </w:pPr>
        </w:pPrChange>
      </w:pPr>
      <w:ins w:id="4867" w:author="EMRAH COLAK" w:date="2015-07-30T18:45:00Z">
        <w:r w:rsidRPr="00192FAA">
          <w:rPr>
            <w:rFonts w:ascii="Times New Roman" w:hAnsi="Times New Roman"/>
            <w:sz w:val="24"/>
            <w:szCs w:val="24"/>
          </w:rPr>
          <w:t>(Erişim Tarihi: 14/06/2015)</w:t>
        </w:r>
      </w:ins>
      <w:del w:id="4868" w:author="EMRAH COLAK" w:date="2015-07-30T18:44:00Z">
        <w:r w:rsidR="000F7C00" w:rsidRPr="00192FAA" w:rsidDel="00C924E8">
          <w:rPr>
            <w:rFonts w:ascii="Times New Roman" w:hAnsi="Times New Roman"/>
            <w:noProof/>
            <w:sz w:val="24"/>
            <w:szCs w:val="24"/>
          </w:rPr>
          <w:delText>.</w:delText>
        </w:r>
      </w:del>
    </w:p>
    <w:p w14:paraId="5C46810C" w14:textId="77777777" w:rsidR="000D2166" w:rsidRPr="00192FAA" w:rsidRDefault="000D2166">
      <w:pPr>
        <w:spacing w:after="120" w:line="240" w:lineRule="auto"/>
        <w:rPr>
          <w:rFonts w:ascii="Times New Roman" w:hAnsi="Times New Roman"/>
          <w:noProof/>
          <w:sz w:val="24"/>
          <w:szCs w:val="24"/>
        </w:rPr>
        <w:pPrChange w:id="4869" w:author="EMRAH COLAK" w:date="2015-07-30T18:26:00Z">
          <w:pPr>
            <w:spacing w:before="240" w:after="240" w:line="360" w:lineRule="auto"/>
          </w:pPr>
        </w:pPrChange>
      </w:pPr>
    </w:p>
    <w:p w14:paraId="0A8492F9" w14:textId="77777777" w:rsidR="00C924E8" w:rsidRPr="00192FAA" w:rsidRDefault="000F7C00">
      <w:pPr>
        <w:spacing w:after="0" w:line="240" w:lineRule="auto"/>
        <w:rPr>
          <w:ins w:id="4870" w:author="EMRAH COLAK" w:date="2015-07-30T18:45:00Z"/>
          <w:rFonts w:ascii="Times New Roman" w:hAnsi="Times New Roman"/>
          <w:noProof/>
          <w:sz w:val="24"/>
          <w:szCs w:val="24"/>
        </w:rPr>
        <w:pPrChange w:id="4871" w:author="EMRAH COLAK" w:date="2015-07-30T18:46:00Z">
          <w:pPr>
            <w:spacing w:before="240" w:after="240" w:line="360" w:lineRule="auto"/>
          </w:pPr>
        </w:pPrChange>
      </w:pPr>
      <w:r w:rsidRPr="00192FAA">
        <w:rPr>
          <w:rFonts w:ascii="Times New Roman" w:hAnsi="Times New Roman"/>
          <w:b/>
          <w:noProof/>
          <w:sz w:val="24"/>
          <w:szCs w:val="24"/>
        </w:rPr>
        <w:t>KURT, Ayhan</w:t>
      </w:r>
      <w:ins w:id="4872" w:author="EMRAH COLAK" w:date="2015-07-30T18:45:00Z">
        <w:r w:rsidR="00C924E8" w:rsidRPr="00192FAA">
          <w:rPr>
            <w:rFonts w:ascii="Times New Roman" w:hAnsi="Times New Roman"/>
            <w:b/>
            <w:noProof/>
            <w:sz w:val="24"/>
            <w:szCs w:val="24"/>
          </w:rPr>
          <w:t>,</w:t>
        </w:r>
      </w:ins>
      <w:del w:id="4873" w:author="EMRAH COLAK" w:date="2015-07-30T18:45:00Z">
        <w:r w:rsidRPr="00192FAA" w:rsidDel="00C924E8">
          <w:rPr>
            <w:rFonts w:ascii="Times New Roman" w:hAnsi="Times New Roman"/>
            <w:b/>
            <w:noProof/>
            <w:sz w:val="24"/>
            <w:szCs w:val="24"/>
          </w:rPr>
          <w:delText>.</w:delText>
        </w:r>
      </w:del>
      <w:r w:rsidRPr="00192FAA">
        <w:rPr>
          <w:rFonts w:ascii="Times New Roman" w:hAnsi="Times New Roman"/>
          <w:noProof/>
          <w:sz w:val="24"/>
          <w:szCs w:val="24"/>
        </w:rPr>
        <w:t xml:space="preserve"> Çalışma ve Sosyal Güvenlik Bakanlığı e-Uygulama Projeleri. </w:t>
      </w:r>
      <w:del w:id="4874" w:author="EMRAH COLAK" w:date="2015-07-30T18:45:00Z">
        <w:r w:rsidRPr="00192FAA" w:rsidDel="00C924E8">
          <w:rPr>
            <w:rFonts w:ascii="Times New Roman" w:hAnsi="Times New Roman"/>
            <w:noProof/>
            <w:sz w:val="24"/>
            <w:szCs w:val="24"/>
          </w:rPr>
          <w:delText xml:space="preserve">[Çevrimiçi] [Alıntı Tarihi: </w:delText>
        </w:r>
        <w:r w:rsidR="006E7376" w:rsidRPr="00192FAA" w:rsidDel="00C924E8">
          <w:rPr>
            <w:rFonts w:ascii="Times New Roman" w:hAnsi="Times New Roman"/>
            <w:noProof/>
            <w:sz w:val="24"/>
            <w:szCs w:val="24"/>
          </w:rPr>
          <w:delText>27 Mayıs 2015</w:delText>
        </w:r>
        <w:r w:rsidRPr="00192FAA" w:rsidDel="00C924E8">
          <w:rPr>
            <w:rFonts w:ascii="Times New Roman" w:hAnsi="Times New Roman"/>
            <w:noProof/>
            <w:sz w:val="24"/>
            <w:szCs w:val="24"/>
          </w:rPr>
          <w:delText xml:space="preserve">.] </w:delText>
        </w:r>
      </w:del>
      <w:ins w:id="4875"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http://archive.ismmmo.org.tr/docs/seminernotlar/09012014/CSGBeUYGULAMALAR.pdf</w:instrText>
      </w:r>
      <w:ins w:id="4876"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77"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78" w:author="EMRAH COLAK" w:date="2015-07-30T19:44:00Z">
            <w:rPr>
              <w:rStyle w:val="Kpr"/>
              <w:rFonts w:ascii="Times New Roman" w:hAnsi="Times New Roman"/>
              <w:noProof/>
              <w:sz w:val="24"/>
              <w:szCs w:val="24"/>
            </w:rPr>
          </w:rPrChange>
        </w:rPr>
        <w:t>http://archive.ismmmo.org.tr/docs/seminernotlar/09012014/CSGBeUYGULAMALAR.pdf</w:t>
      </w:r>
      <w:ins w:id="4879" w:author="EMRAH COLAK" w:date="2015-07-30T18:02:00Z">
        <w:r w:rsidR="000D2166" w:rsidRPr="00D57550">
          <w:rPr>
            <w:rFonts w:ascii="Times New Roman" w:hAnsi="Times New Roman"/>
            <w:noProof/>
            <w:sz w:val="24"/>
            <w:szCs w:val="24"/>
          </w:rPr>
          <w:fldChar w:fldCharType="end"/>
        </w:r>
      </w:ins>
    </w:p>
    <w:p w14:paraId="30B44DF9" w14:textId="0F377BF6" w:rsidR="00C924E8" w:rsidRPr="00192FAA" w:rsidRDefault="00C924E8">
      <w:pPr>
        <w:spacing w:after="120" w:line="240" w:lineRule="auto"/>
        <w:rPr>
          <w:ins w:id="4880" w:author="EMRAH COLAK" w:date="2015-07-30T18:45:00Z"/>
          <w:rFonts w:ascii="Times New Roman" w:hAnsi="Times New Roman"/>
          <w:noProof/>
          <w:sz w:val="24"/>
          <w:szCs w:val="24"/>
        </w:rPr>
      </w:pPr>
      <w:ins w:id="4881" w:author="EMRAH COLAK" w:date="2015-07-30T18:45:00Z">
        <w:r w:rsidRPr="00192FAA">
          <w:rPr>
            <w:rFonts w:ascii="Times New Roman" w:hAnsi="Times New Roman"/>
            <w:sz w:val="24"/>
            <w:szCs w:val="24"/>
          </w:rPr>
          <w:t>(Erişim Tarihi: 27/0</w:t>
        </w:r>
      </w:ins>
      <w:ins w:id="4882" w:author="EMRAH COLAK" w:date="2015-07-30T18:46:00Z">
        <w:r w:rsidRPr="00192FAA">
          <w:rPr>
            <w:rFonts w:ascii="Times New Roman" w:hAnsi="Times New Roman"/>
            <w:sz w:val="24"/>
            <w:szCs w:val="24"/>
          </w:rPr>
          <w:t>5</w:t>
        </w:r>
      </w:ins>
      <w:ins w:id="4883" w:author="EMRAH COLAK" w:date="2015-07-30T18:45:00Z">
        <w:r w:rsidRPr="00192FAA">
          <w:rPr>
            <w:rFonts w:ascii="Times New Roman" w:hAnsi="Times New Roman"/>
            <w:sz w:val="24"/>
            <w:szCs w:val="24"/>
          </w:rPr>
          <w:t>/2015)</w:t>
        </w:r>
      </w:ins>
    </w:p>
    <w:p w14:paraId="38372F74" w14:textId="747837A2" w:rsidR="000D2166" w:rsidRPr="00192FAA" w:rsidRDefault="000F7C00">
      <w:pPr>
        <w:spacing w:after="120" w:line="240" w:lineRule="auto"/>
        <w:rPr>
          <w:rFonts w:ascii="Times New Roman" w:hAnsi="Times New Roman"/>
          <w:noProof/>
          <w:sz w:val="24"/>
          <w:szCs w:val="24"/>
        </w:rPr>
        <w:pPrChange w:id="4884" w:author="EMRAH COLAK" w:date="2015-07-30T18:26:00Z">
          <w:pPr>
            <w:spacing w:before="240" w:after="240" w:line="360" w:lineRule="auto"/>
          </w:pPr>
        </w:pPrChange>
      </w:pPr>
      <w:del w:id="4885" w:author="EMRAH COLAK" w:date="2015-07-30T18:45:00Z">
        <w:r w:rsidRPr="00192FAA" w:rsidDel="00C924E8">
          <w:rPr>
            <w:rFonts w:ascii="Times New Roman" w:hAnsi="Times New Roman"/>
            <w:noProof/>
            <w:sz w:val="24"/>
            <w:szCs w:val="24"/>
          </w:rPr>
          <w:lastRenderedPageBreak/>
          <w:delText>.</w:delText>
        </w:r>
      </w:del>
    </w:p>
    <w:p w14:paraId="3A22CDD8" w14:textId="77777777" w:rsidR="00273CA8" w:rsidRPr="00192FAA" w:rsidRDefault="000F7C00">
      <w:pPr>
        <w:spacing w:after="0" w:line="240" w:lineRule="auto"/>
        <w:rPr>
          <w:ins w:id="4886" w:author="EMRAH COLAK" w:date="2015-07-30T18:47:00Z"/>
          <w:rFonts w:ascii="Times New Roman" w:hAnsi="Times New Roman"/>
          <w:noProof/>
          <w:sz w:val="24"/>
          <w:szCs w:val="24"/>
        </w:rPr>
        <w:pPrChange w:id="4887" w:author="EMRAH COLAK" w:date="2015-07-30T18:47:00Z">
          <w:pPr>
            <w:spacing w:before="240" w:after="240" w:line="360" w:lineRule="auto"/>
          </w:pPr>
        </w:pPrChange>
      </w:pPr>
      <w:r w:rsidRPr="00192FAA">
        <w:rPr>
          <w:rFonts w:ascii="Times New Roman" w:hAnsi="Times New Roman"/>
          <w:b/>
          <w:bCs/>
          <w:noProof/>
          <w:sz w:val="24"/>
          <w:szCs w:val="24"/>
        </w:rPr>
        <w:t>NELSON, Mike</w:t>
      </w:r>
      <w:ins w:id="4888" w:author="EMRAH COLAK" w:date="2015-07-30T18:47:00Z">
        <w:r w:rsidR="00273CA8" w:rsidRPr="00192FAA">
          <w:rPr>
            <w:rFonts w:ascii="Times New Roman" w:hAnsi="Times New Roman"/>
            <w:b/>
            <w:bCs/>
            <w:noProof/>
            <w:sz w:val="24"/>
            <w:szCs w:val="24"/>
          </w:rPr>
          <w:t xml:space="preserve">, </w:t>
        </w:r>
      </w:ins>
      <w:del w:id="4889" w:author="EMRAH COLAK" w:date="2015-07-30T18:47:00Z">
        <w:r w:rsidRPr="00192FAA" w:rsidDel="00273CA8">
          <w:rPr>
            <w:rFonts w:ascii="Times New Roman" w:hAnsi="Times New Roman"/>
            <w:b/>
            <w:bCs/>
            <w:noProof/>
            <w:sz w:val="24"/>
            <w:szCs w:val="24"/>
          </w:rPr>
          <w:delText>. 2012.</w:delText>
        </w:r>
        <w:r w:rsidRPr="00192FAA" w:rsidDel="00273CA8">
          <w:rPr>
            <w:rFonts w:ascii="Times New Roman" w:hAnsi="Times New Roman"/>
            <w:noProof/>
            <w:sz w:val="24"/>
            <w:szCs w:val="24"/>
          </w:rPr>
          <w:delText xml:space="preserve"> </w:delText>
        </w:r>
      </w:del>
      <w:r w:rsidRPr="00192FAA">
        <w:rPr>
          <w:rFonts w:ascii="Times New Roman" w:hAnsi="Times New Roman"/>
          <w:noProof/>
          <w:sz w:val="24"/>
          <w:szCs w:val="24"/>
        </w:rPr>
        <w:t>Using VDI as a software test environment</w:t>
      </w:r>
      <w:del w:id="4890" w:author="EMRAH COLAK" w:date="2015-07-30T18:47:00Z">
        <w:r w:rsidRPr="00192FAA" w:rsidDel="00273CA8">
          <w:rPr>
            <w:rFonts w:ascii="Times New Roman" w:hAnsi="Times New Roman"/>
            <w:noProof/>
            <w:sz w:val="24"/>
            <w:szCs w:val="24"/>
          </w:rPr>
          <w:delText xml:space="preserve"> </w:delText>
        </w:r>
      </w:del>
      <w:r w:rsidRPr="00192FAA">
        <w:rPr>
          <w:rFonts w:ascii="Times New Roman" w:hAnsi="Times New Roman"/>
          <w:noProof/>
          <w:sz w:val="24"/>
          <w:szCs w:val="24"/>
        </w:rPr>
        <w:t xml:space="preserve">. </w:t>
      </w:r>
      <w:del w:id="4891" w:author="EMRAH COLAK" w:date="2015-07-30T18:47:00Z">
        <w:r w:rsidRPr="00192FAA" w:rsidDel="00273CA8">
          <w:rPr>
            <w:rFonts w:ascii="Times New Roman" w:hAnsi="Times New Roman"/>
            <w:i/>
            <w:iCs/>
            <w:noProof/>
            <w:sz w:val="24"/>
            <w:szCs w:val="24"/>
          </w:rPr>
          <w:delText xml:space="preserve">searchvirtualdesktop.techtarget.com. </w:delText>
        </w:r>
        <w:r w:rsidRPr="00192FAA" w:rsidDel="00273CA8">
          <w:rPr>
            <w:rFonts w:ascii="Times New Roman" w:hAnsi="Times New Roman"/>
            <w:noProof/>
            <w:sz w:val="24"/>
            <w:szCs w:val="24"/>
          </w:rPr>
          <w:delText>[Çevrimiçi] Nisan 2012. [Alıntı Tarihi:</w:delText>
        </w:r>
        <w:r w:rsidR="006E7376" w:rsidRPr="00192FAA" w:rsidDel="00273CA8">
          <w:rPr>
            <w:rFonts w:ascii="Times New Roman" w:hAnsi="Times New Roman"/>
            <w:noProof/>
            <w:sz w:val="24"/>
            <w:szCs w:val="24"/>
          </w:rPr>
          <w:delText xml:space="preserve"> 6 Temmuz 2015</w:delText>
        </w:r>
        <w:r w:rsidRPr="00192FAA" w:rsidDel="00273CA8">
          <w:rPr>
            <w:rFonts w:ascii="Times New Roman" w:hAnsi="Times New Roman"/>
            <w:noProof/>
            <w:sz w:val="24"/>
            <w:szCs w:val="24"/>
          </w:rPr>
          <w:delText xml:space="preserve">.] </w:delText>
        </w:r>
      </w:del>
      <w:ins w:id="4892"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http://searchvirtualdesktop.techtarget.com/tip/Using-VDI-as-a-software-test-environment</w:instrText>
      </w:r>
      <w:ins w:id="4893"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894"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895" w:author="EMRAH COLAK" w:date="2015-07-30T19:44:00Z">
            <w:rPr>
              <w:rStyle w:val="Kpr"/>
              <w:rFonts w:ascii="Times New Roman" w:hAnsi="Times New Roman"/>
              <w:noProof/>
              <w:sz w:val="24"/>
              <w:szCs w:val="24"/>
            </w:rPr>
          </w:rPrChange>
        </w:rPr>
        <w:t>http://searchvirtualdesktop.techtarget.com/tip/Using-VDI-as-a-software-test-environment</w:t>
      </w:r>
      <w:ins w:id="4896" w:author="EMRAH COLAK" w:date="2015-07-30T18:02:00Z">
        <w:r w:rsidR="000D2166" w:rsidRPr="00D57550">
          <w:rPr>
            <w:rFonts w:ascii="Times New Roman" w:hAnsi="Times New Roman"/>
            <w:noProof/>
            <w:sz w:val="24"/>
            <w:szCs w:val="24"/>
          </w:rPr>
          <w:fldChar w:fldCharType="end"/>
        </w:r>
      </w:ins>
    </w:p>
    <w:p w14:paraId="45BE6048" w14:textId="527BBD09" w:rsidR="00273CA8" w:rsidRPr="00192FAA" w:rsidRDefault="00273CA8">
      <w:pPr>
        <w:spacing w:after="120" w:line="240" w:lineRule="auto"/>
        <w:rPr>
          <w:ins w:id="4897" w:author="EMRAH COLAK" w:date="2015-07-30T18:47:00Z"/>
          <w:rFonts w:ascii="Times New Roman" w:hAnsi="Times New Roman"/>
          <w:noProof/>
          <w:sz w:val="24"/>
          <w:szCs w:val="24"/>
        </w:rPr>
      </w:pPr>
      <w:ins w:id="4898" w:author="EMRAH COLAK" w:date="2015-07-30T18:47:00Z">
        <w:r w:rsidRPr="00192FAA">
          <w:rPr>
            <w:rFonts w:ascii="Times New Roman" w:hAnsi="Times New Roman"/>
            <w:sz w:val="24"/>
            <w:szCs w:val="24"/>
          </w:rPr>
          <w:t>(Erişim Tarihi: 06/07/2015)</w:t>
        </w:r>
      </w:ins>
    </w:p>
    <w:p w14:paraId="772EB18B" w14:textId="751C084A" w:rsidR="000D2166" w:rsidRPr="00192FAA" w:rsidRDefault="000F7C00">
      <w:pPr>
        <w:spacing w:after="0" w:line="240" w:lineRule="auto"/>
        <w:rPr>
          <w:rFonts w:ascii="Times New Roman" w:hAnsi="Times New Roman"/>
          <w:noProof/>
          <w:sz w:val="24"/>
          <w:szCs w:val="24"/>
        </w:rPr>
        <w:pPrChange w:id="4899" w:author="EMRAH COLAK" w:date="2015-07-30T18:49:00Z">
          <w:pPr>
            <w:spacing w:before="240" w:after="240" w:line="360" w:lineRule="auto"/>
          </w:pPr>
        </w:pPrChange>
      </w:pPr>
      <w:del w:id="4900" w:author="EMRAH COLAK" w:date="2015-07-30T18:47:00Z">
        <w:r w:rsidRPr="00192FAA" w:rsidDel="00273CA8">
          <w:rPr>
            <w:rFonts w:ascii="Times New Roman" w:hAnsi="Times New Roman"/>
            <w:noProof/>
            <w:sz w:val="24"/>
            <w:szCs w:val="24"/>
          </w:rPr>
          <w:delText>.</w:delText>
        </w:r>
      </w:del>
    </w:p>
    <w:p w14:paraId="06FA8254" w14:textId="33C907ED" w:rsidR="000F7C00" w:rsidRPr="00192FAA" w:rsidRDefault="000F7C00">
      <w:pPr>
        <w:spacing w:after="120" w:line="240" w:lineRule="auto"/>
        <w:rPr>
          <w:ins w:id="4901" w:author="EMRAH COLAK" w:date="2015-07-30T18:02:00Z"/>
          <w:rFonts w:ascii="Times New Roman" w:hAnsi="Times New Roman"/>
          <w:noProof/>
          <w:sz w:val="24"/>
          <w:szCs w:val="24"/>
        </w:rPr>
        <w:pPrChange w:id="4902" w:author="EMRAH COLAK" w:date="2015-07-30T18:49:00Z">
          <w:pPr>
            <w:spacing w:before="240" w:after="240" w:line="360" w:lineRule="auto"/>
          </w:pPr>
        </w:pPrChange>
      </w:pPr>
      <w:r w:rsidRPr="00192FAA">
        <w:rPr>
          <w:rFonts w:ascii="Times New Roman" w:hAnsi="Times New Roman"/>
          <w:b/>
          <w:noProof/>
          <w:sz w:val="24"/>
          <w:szCs w:val="24"/>
        </w:rPr>
        <w:t>ONAR</w:t>
      </w:r>
      <w:r w:rsidRPr="00192FAA">
        <w:rPr>
          <w:rFonts w:ascii="Times New Roman" w:hAnsi="Times New Roman"/>
          <w:noProof/>
          <w:sz w:val="24"/>
          <w:szCs w:val="24"/>
        </w:rPr>
        <w:t xml:space="preserve">, </w:t>
      </w:r>
      <w:r w:rsidRPr="00192FAA">
        <w:rPr>
          <w:rFonts w:ascii="Times New Roman" w:hAnsi="Times New Roman"/>
          <w:b/>
          <w:noProof/>
          <w:sz w:val="24"/>
          <w:szCs w:val="24"/>
        </w:rPr>
        <w:t>Adem</w:t>
      </w:r>
      <w:ins w:id="4903" w:author="EMRAH COLAK" w:date="2015-07-30T18:48:00Z">
        <w:r w:rsidR="00273CA8" w:rsidRPr="00192FAA">
          <w:rPr>
            <w:rFonts w:ascii="Times New Roman" w:hAnsi="Times New Roman"/>
            <w:noProof/>
            <w:sz w:val="24"/>
            <w:szCs w:val="24"/>
          </w:rPr>
          <w:t xml:space="preserve">, </w:t>
        </w:r>
      </w:ins>
      <w:del w:id="4904" w:author="EMRAH COLAK" w:date="2015-07-30T18:48:00Z">
        <w:r w:rsidRPr="00192FAA" w:rsidDel="00273CA8">
          <w:rPr>
            <w:rFonts w:ascii="Times New Roman" w:hAnsi="Times New Roman"/>
            <w:noProof/>
            <w:sz w:val="24"/>
            <w:szCs w:val="24"/>
          </w:rPr>
          <w:delText xml:space="preserve">. </w:delText>
        </w:r>
        <w:r w:rsidRPr="00192FAA" w:rsidDel="00273CA8">
          <w:rPr>
            <w:rFonts w:ascii="Times New Roman" w:hAnsi="Times New Roman"/>
            <w:b/>
            <w:noProof/>
            <w:sz w:val="24"/>
            <w:szCs w:val="24"/>
          </w:rPr>
          <w:delText>13 Haziran 2013</w:delText>
        </w:r>
        <w:r w:rsidRPr="00192FAA" w:rsidDel="00273CA8">
          <w:rPr>
            <w:rFonts w:ascii="Times New Roman" w:hAnsi="Times New Roman"/>
            <w:noProof/>
            <w:sz w:val="24"/>
            <w:szCs w:val="24"/>
          </w:rPr>
          <w:delText xml:space="preserve"> Hizmet Sunumu Genel Müdürü, </w:delText>
        </w:r>
      </w:del>
      <w:r w:rsidRPr="00192FAA">
        <w:rPr>
          <w:rFonts w:ascii="Times New Roman" w:hAnsi="Times New Roman"/>
          <w:noProof/>
          <w:sz w:val="24"/>
          <w:szCs w:val="24"/>
        </w:rPr>
        <w:t>“Avrupa’nın En Büyük Kamusal Veri Merkeziyle Vatandaş Memnuniyetine Dönük, 76 Milyona Kesintisiz, Sürekli ve Etkin e-Devlet Hizmetleri”</w:t>
      </w:r>
      <w:ins w:id="4905" w:author="EMRAH COLAK" w:date="2015-07-30T18:48:00Z">
        <w:r w:rsidR="00273CA8" w:rsidRPr="00192FAA">
          <w:rPr>
            <w:rFonts w:ascii="Times New Roman" w:hAnsi="Times New Roman"/>
            <w:noProof/>
            <w:sz w:val="24"/>
            <w:szCs w:val="24"/>
          </w:rPr>
          <w:t>, Haziran 2013</w:t>
        </w:r>
      </w:ins>
      <w:ins w:id="4906" w:author="EMRAH COLAK" w:date="2015-07-30T18:56:00Z">
        <w:r w:rsidR="00101196" w:rsidRPr="00192FAA">
          <w:rPr>
            <w:rFonts w:ascii="Times New Roman" w:hAnsi="Times New Roman"/>
            <w:noProof/>
            <w:sz w:val="24"/>
            <w:szCs w:val="24"/>
          </w:rPr>
          <w:t>.</w:t>
        </w:r>
      </w:ins>
      <w:del w:id="4907" w:author="EMRAH COLAK" w:date="2015-07-30T18:48:00Z">
        <w:r w:rsidRPr="00192FAA" w:rsidDel="00273CA8">
          <w:rPr>
            <w:rFonts w:ascii="Times New Roman" w:hAnsi="Times New Roman"/>
            <w:noProof/>
            <w:sz w:val="24"/>
            <w:szCs w:val="24"/>
          </w:rPr>
          <w:delText xml:space="preserve"> Konulu Sunumu</w:delText>
        </w:r>
      </w:del>
    </w:p>
    <w:p w14:paraId="1023B813" w14:textId="77777777" w:rsidR="000D2166" w:rsidRPr="00192FAA" w:rsidRDefault="000D2166">
      <w:pPr>
        <w:spacing w:after="120" w:line="240" w:lineRule="auto"/>
        <w:rPr>
          <w:rFonts w:ascii="Times New Roman" w:hAnsi="Times New Roman"/>
          <w:noProof/>
          <w:sz w:val="24"/>
          <w:szCs w:val="24"/>
        </w:rPr>
        <w:pPrChange w:id="4908" w:author="EMRAH COLAK" w:date="2015-07-30T18:26:00Z">
          <w:pPr>
            <w:spacing w:before="240" w:after="240" w:line="360" w:lineRule="auto"/>
          </w:pPr>
        </w:pPrChange>
      </w:pPr>
    </w:p>
    <w:p w14:paraId="189165B0" w14:textId="77777777" w:rsidR="00273CA8" w:rsidRPr="00192FAA" w:rsidRDefault="000F7C00">
      <w:pPr>
        <w:spacing w:after="0" w:line="240" w:lineRule="auto"/>
        <w:rPr>
          <w:ins w:id="4909" w:author="EMRAH COLAK" w:date="2015-07-30T18:49:00Z"/>
          <w:rFonts w:ascii="Times New Roman" w:hAnsi="Times New Roman"/>
          <w:noProof/>
          <w:sz w:val="24"/>
          <w:szCs w:val="24"/>
        </w:rPr>
        <w:pPrChange w:id="4910" w:author="EMRAH COLAK" w:date="2015-07-30T18:49:00Z">
          <w:pPr>
            <w:spacing w:before="240" w:after="240" w:line="360" w:lineRule="auto"/>
          </w:pPr>
        </w:pPrChange>
      </w:pPr>
      <w:r w:rsidRPr="00192FAA">
        <w:rPr>
          <w:rFonts w:ascii="Times New Roman" w:hAnsi="Times New Roman"/>
          <w:b/>
          <w:bCs/>
          <w:noProof/>
          <w:sz w:val="24"/>
          <w:szCs w:val="24"/>
        </w:rPr>
        <w:t>ÖZYALÇIN, Fatih</w:t>
      </w:r>
      <w:ins w:id="4911" w:author="EMRAH COLAK" w:date="2015-07-30T18:49:00Z">
        <w:r w:rsidR="00273CA8" w:rsidRPr="00192FAA">
          <w:rPr>
            <w:rFonts w:ascii="Times New Roman" w:hAnsi="Times New Roman"/>
            <w:b/>
            <w:bCs/>
            <w:noProof/>
            <w:sz w:val="24"/>
            <w:szCs w:val="24"/>
          </w:rPr>
          <w:t xml:space="preserve">, </w:t>
        </w:r>
      </w:ins>
      <w:del w:id="4912" w:author="EMRAH COLAK" w:date="2015-07-30T18:49:00Z">
        <w:r w:rsidRPr="00192FAA" w:rsidDel="00273CA8">
          <w:rPr>
            <w:rFonts w:ascii="Times New Roman" w:hAnsi="Times New Roman"/>
            <w:b/>
            <w:bCs/>
            <w:noProof/>
            <w:sz w:val="24"/>
            <w:szCs w:val="24"/>
          </w:rPr>
          <w:delText>. 2014.</w:delText>
        </w:r>
        <w:r w:rsidRPr="00192FAA" w:rsidDel="00273CA8">
          <w:rPr>
            <w:rFonts w:ascii="Times New Roman" w:hAnsi="Times New Roman"/>
            <w:noProof/>
            <w:sz w:val="24"/>
            <w:szCs w:val="24"/>
          </w:rPr>
          <w:delText xml:space="preserve"> </w:delText>
        </w:r>
      </w:del>
      <w:r w:rsidRPr="00192FAA">
        <w:rPr>
          <w:rFonts w:ascii="Times New Roman" w:hAnsi="Times New Roman"/>
          <w:noProof/>
          <w:sz w:val="24"/>
          <w:szCs w:val="24"/>
        </w:rPr>
        <w:t xml:space="preserve">Citrix XenDesktop 7.6 </w:t>
      </w:r>
      <w:del w:id="4913" w:author="EMRAH COLAK" w:date="2015-07-30T18:49:00Z">
        <w:r w:rsidRPr="00192FAA" w:rsidDel="00273CA8">
          <w:rPr>
            <w:rFonts w:ascii="Times New Roman" w:hAnsi="Times New Roman"/>
            <w:noProof/>
            <w:sz w:val="24"/>
            <w:szCs w:val="24"/>
          </w:rPr>
          <w:delText xml:space="preserve">– Bölüm 1 – </w:delText>
        </w:r>
      </w:del>
      <w:r w:rsidRPr="00192FAA">
        <w:rPr>
          <w:rFonts w:ascii="Times New Roman" w:hAnsi="Times New Roman"/>
          <w:noProof/>
          <w:sz w:val="24"/>
          <w:szCs w:val="24"/>
        </w:rPr>
        <w:t>Kurulum ve Site Yapılandırması.</w:t>
      </w:r>
    </w:p>
    <w:p w14:paraId="11BF7096" w14:textId="77777777" w:rsidR="00273CA8" w:rsidRPr="00192FAA" w:rsidRDefault="000F7C00">
      <w:pPr>
        <w:spacing w:after="0" w:line="240" w:lineRule="auto"/>
        <w:rPr>
          <w:ins w:id="4914" w:author="EMRAH COLAK" w:date="2015-07-30T18:49:00Z"/>
          <w:rFonts w:ascii="Times New Roman" w:hAnsi="Times New Roman"/>
          <w:noProof/>
          <w:sz w:val="24"/>
          <w:szCs w:val="24"/>
        </w:rPr>
        <w:pPrChange w:id="4915" w:author="EMRAH COLAK" w:date="2015-07-30T18:49:00Z">
          <w:pPr>
            <w:spacing w:before="240" w:after="240" w:line="360" w:lineRule="auto"/>
          </w:pPr>
        </w:pPrChange>
      </w:pPr>
      <w:del w:id="4916" w:author="EMRAH COLAK" w:date="2015-07-30T18:49:00Z">
        <w:r w:rsidRPr="00192FAA" w:rsidDel="00273CA8">
          <w:rPr>
            <w:rFonts w:ascii="Times New Roman" w:hAnsi="Times New Roman"/>
            <w:noProof/>
            <w:sz w:val="24"/>
            <w:szCs w:val="24"/>
          </w:rPr>
          <w:delText xml:space="preserve"> </w:delText>
        </w:r>
        <w:r w:rsidRPr="00192FAA" w:rsidDel="00273CA8">
          <w:rPr>
            <w:rFonts w:ascii="Times New Roman" w:hAnsi="Times New Roman"/>
            <w:i/>
            <w:iCs/>
            <w:noProof/>
            <w:sz w:val="24"/>
            <w:szCs w:val="24"/>
          </w:rPr>
          <w:delText xml:space="preserve">http://www.fatihozyalcin.com/. </w:delText>
        </w:r>
        <w:r w:rsidRPr="00192FAA" w:rsidDel="00273CA8">
          <w:rPr>
            <w:rFonts w:ascii="Times New Roman" w:hAnsi="Times New Roman"/>
            <w:noProof/>
            <w:sz w:val="24"/>
            <w:szCs w:val="24"/>
          </w:rPr>
          <w:delText xml:space="preserve">[Çevrimiçi] 15 Ekim 2014. [Alıntı Tarihi: </w:delText>
        </w:r>
        <w:r w:rsidR="006E7376" w:rsidRPr="00192FAA" w:rsidDel="00273CA8">
          <w:rPr>
            <w:rFonts w:ascii="Times New Roman" w:hAnsi="Times New Roman"/>
            <w:noProof/>
            <w:sz w:val="24"/>
            <w:szCs w:val="24"/>
          </w:rPr>
          <w:delText>5 Temmuz 2015</w:delText>
        </w:r>
        <w:r w:rsidRPr="00192FAA" w:rsidDel="00273CA8">
          <w:rPr>
            <w:rFonts w:ascii="Times New Roman" w:hAnsi="Times New Roman"/>
            <w:noProof/>
            <w:sz w:val="24"/>
            <w:szCs w:val="24"/>
          </w:rPr>
          <w:delText xml:space="preserve">.] </w:delText>
        </w:r>
      </w:del>
      <w:ins w:id="4917" w:author="EMRAH COLAK" w:date="2015-07-30T18:49:00Z">
        <w:r w:rsidR="00273CA8" w:rsidRPr="00D57550">
          <w:rPr>
            <w:rFonts w:ascii="Times New Roman" w:hAnsi="Times New Roman"/>
            <w:noProof/>
            <w:sz w:val="24"/>
            <w:szCs w:val="24"/>
          </w:rPr>
          <w:fldChar w:fldCharType="begin"/>
        </w:r>
        <w:r w:rsidR="00273CA8" w:rsidRPr="00192FAA">
          <w:rPr>
            <w:rFonts w:ascii="Times New Roman" w:hAnsi="Times New Roman"/>
            <w:noProof/>
            <w:sz w:val="24"/>
            <w:szCs w:val="24"/>
          </w:rPr>
          <w:instrText xml:space="preserve"> HYPERLINK "</w:instrText>
        </w:r>
      </w:ins>
      <w:r w:rsidR="00273CA8" w:rsidRPr="00192FAA">
        <w:rPr>
          <w:rFonts w:ascii="Times New Roman" w:hAnsi="Times New Roman"/>
          <w:noProof/>
          <w:sz w:val="24"/>
          <w:szCs w:val="24"/>
        </w:rPr>
        <w:instrText>http://www.fatihozyalcin.com/makaleler/citrix-xendesktop-7-6-bolum-1-kurulum-ve-site-yapilandirmasi/</w:instrText>
      </w:r>
      <w:ins w:id="4918" w:author="EMRAH COLAK" w:date="2015-07-30T18:49:00Z">
        <w:r w:rsidR="00273CA8" w:rsidRPr="00192FAA">
          <w:rPr>
            <w:rFonts w:ascii="Times New Roman" w:hAnsi="Times New Roman"/>
            <w:noProof/>
            <w:sz w:val="24"/>
            <w:szCs w:val="24"/>
          </w:rPr>
          <w:instrText xml:space="preserve">" </w:instrText>
        </w:r>
        <w:r w:rsidR="00273CA8" w:rsidRPr="00D57550">
          <w:rPr>
            <w:rFonts w:ascii="Times New Roman" w:hAnsi="Times New Roman"/>
            <w:noProof/>
            <w:sz w:val="24"/>
            <w:szCs w:val="24"/>
            <w:rPrChange w:id="4919" w:author="EMRAH COLAK" w:date="2015-07-30T19:44:00Z">
              <w:rPr>
                <w:rFonts w:ascii="Times New Roman" w:hAnsi="Times New Roman"/>
                <w:noProof/>
                <w:sz w:val="24"/>
                <w:szCs w:val="24"/>
              </w:rPr>
            </w:rPrChange>
          </w:rPr>
          <w:fldChar w:fldCharType="separate"/>
        </w:r>
      </w:ins>
      <w:r w:rsidR="00273CA8" w:rsidRPr="00192FAA">
        <w:rPr>
          <w:rStyle w:val="Kpr"/>
          <w:rFonts w:ascii="Times New Roman" w:hAnsi="Times New Roman"/>
          <w:noProof/>
          <w:color w:val="auto"/>
          <w:sz w:val="24"/>
          <w:szCs w:val="24"/>
          <w:rPrChange w:id="4920" w:author="EMRAH COLAK" w:date="2015-07-30T19:44:00Z">
            <w:rPr>
              <w:rStyle w:val="Kpr"/>
              <w:rFonts w:ascii="Times New Roman" w:hAnsi="Times New Roman"/>
              <w:noProof/>
              <w:sz w:val="24"/>
              <w:szCs w:val="24"/>
            </w:rPr>
          </w:rPrChange>
        </w:rPr>
        <w:t>http://www.fatihozyalcin.com/makaleler/citrix-xendesktop-7-6-bolum-1-kurulum-ve-site-yapilandirmasi/</w:t>
      </w:r>
      <w:ins w:id="4921" w:author="EMRAH COLAK" w:date="2015-07-30T18:49:00Z">
        <w:r w:rsidR="00273CA8" w:rsidRPr="00D57550">
          <w:rPr>
            <w:rFonts w:ascii="Times New Roman" w:hAnsi="Times New Roman"/>
            <w:noProof/>
            <w:sz w:val="24"/>
            <w:szCs w:val="24"/>
          </w:rPr>
          <w:fldChar w:fldCharType="end"/>
        </w:r>
      </w:ins>
    </w:p>
    <w:p w14:paraId="08271C6B" w14:textId="6590D072" w:rsidR="00273CA8" w:rsidRPr="00192FAA" w:rsidRDefault="00273CA8">
      <w:pPr>
        <w:spacing w:after="120" w:line="240" w:lineRule="auto"/>
        <w:rPr>
          <w:ins w:id="4922" w:author="EMRAH COLAK" w:date="2015-07-30T18:49:00Z"/>
          <w:rFonts w:ascii="Times New Roman" w:hAnsi="Times New Roman"/>
          <w:noProof/>
          <w:sz w:val="24"/>
          <w:szCs w:val="24"/>
        </w:rPr>
      </w:pPr>
      <w:ins w:id="4923" w:author="EMRAH COLAK" w:date="2015-07-30T18:49:00Z">
        <w:r w:rsidRPr="00192FAA">
          <w:rPr>
            <w:rFonts w:ascii="Times New Roman" w:hAnsi="Times New Roman"/>
            <w:sz w:val="24"/>
            <w:szCs w:val="24"/>
          </w:rPr>
          <w:t>(Erişim Tarihi: 05/07/2015)</w:t>
        </w:r>
      </w:ins>
    </w:p>
    <w:p w14:paraId="0C2E0FCF" w14:textId="39847B7A" w:rsidR="00273CA8" w:rsidRPr="00192FAA" w:rsidRDefault="000F7C00">
      <w:pPr>
        <w:spacing w:after="120" w:line="240" w:lineRule="auto"/>
        <w:rPr>
          <w:rFonts w:ascii="Times New Roman" w:hAnsi="Times New Roman"/>
          <w:noProof/>
          <w:sz w:val="24"/>
          <w:szCs w:val="24"/>
        </w:rPr>
        <w:pPrChange w:id="4924" w:author="EMRAH COLAK" w:date="2015-07-30T18:26:00Z">
          <w:pPr>
            <w:spacing w:before="240" w:after="240" w:line="360" w:lineRule="auto"/>
          </w:pPr>
        </w:pPrChange>
      </w:pPr>
      <w:del w:id="4925" w:author="EMRAH COLAK" w:date="2015-07-30T18:49:00Z">
        <w:r w:rsidRPr="00192FAA" w:rsidDel="00273CA8">
          <w:rPr>
            <w:rFonts w:ascii="Times New Roman" w:hAnsi="Times New Roman"/>
            <w:noProof/>
            <w:sz w:val="24"/>
            <w:szCs w:val="24"/>
          </w:rPr>
          <w:delText>.</w:delText>
        </w:r>
      </w:del>
    </w:p>
    <w:p w14:paraId="175236CB" w14:textId="77777777" w:rsidR="00273CA8" w:rsidRPr="00192FAA" w:rsidRDefault="000F7C00">
      <w:pPr>
        <w:spacing w:after="0" w:line="240" w:lineRule="auto"/>
        <w:rPr>
          <w:ins w:id="4926" w:author="EMRAH COLAK" w:date="2015-07-30T18:50:00Z"/>
          <w:rFonts w:ascii="Times New Roman" w:hAnsi="Times New Roman"/>
          <w:noProof/>
          <w:sz w:val="24"/>
          <w:szCs w:val="24"/>
        </w:rPr>
        <w:pPrChange w:id="4927" w:author="EMRAH COLAK" w:date="2015-07-30T18:50:00Z">
          <w:pPr>
            <w:spacing w:before="240" w:after="240" w:line="360" w:lineRule="auto"/>
          </w:pPr>
        </w:pPrChange>
      </w:pPr>
      <w:r w:rsidRPr="00192FAA">
        <w:rPr>
          <w:rFonts w:ascii="Times New Roman" w:hAnsi="Times New Roman"/>
          <w:b/>
          <w:bCs/>
          <w:noProof/>
          <w:sz w:val="24"/>
          <w:szCs w:val="24"/>
        </w:rPr>
        <w:t>POULTON, Nigel</w:t>
      </w:r>
      <w:ins w:id="4928" w:author="EMRAH COLAK" w:date="2015-07-30T18:50:00Z">
        <w:r w:rsidR="00273CA8" w:rsidRPr="00192FAA">
          <w:rPr>
            <w:rFonts w:ascii="Times New Roman" w:hAnsi="Times New Roman"/>
            <w:b/>
            <w:bCs/>
            <w:noProof/>
            <w:sz w:val="24"/>
            <w:szCs w:val="24"/>
          </w:rPr>
          <w:t xml:space="preserve">, </w:t>
        </w:r>
      </w:ins>
      <w:del w:id="4929" w:author="EMRAH COLAK" w:date="2015-07-30T18:50:00Z">
        <w:r w:rsidRPr="00192FAA" w:rsidDel="00273CA8">
          <w:rPr>
            <w:rFonts w:ascii="Times New Roman" w:hAnsi="Times New Roman"/>
            <w:b/>
            <w:bCs/>
            <w:noProof/>
            <w:sz w:val="24"/>
            <w:szCs w:val="24"/>
          </w:rPr>
          <w:delText>. 2011.</w:delText>
        </w:r>
        <w:r w:rsidRPr="00192FAA" w:rsidDel="00273CA8">
          <w:rPr>
            <w:rFonts w:ascii="Times New Roman" w:hAnsi="Times New Roman"/>
            <w:noProof/>
            <w:sz w:val="24"/>
            <w:szCs w:val="24"/>
          </w:rPr>
          <w:delText xml:space="preserve"> </w:delText>
        </w:r>
      </w:del>
      <w:r w:rsidRPr="00192FAA">
        <w:rPr>
          <w:rFonts w:ascii="Times New Roman" w:hAnsi="Times New Roman"/>
          <w:noProof/>
          <w:sz w:val="24"/>
          <w:szCs w:val="24"/>
        </w:rPr>
        <w:t xml:space="preserve">VDI storage: Planning for the storage needs of a new virtual desktop implementation. </w:t>
      </w:r>
      <w:del w:id="4930" w:author="EMRAH COLAK" w:date="2015-07-30T18:50:00Z">
        <w:r w:rsidRPr="00192FAA" w:rsidDel="00273CA8">
          <w:rPr>
            <w:rFonts w:ascii="Times New Roman" w:hAnsi="Times New Roman"/>
            <w:i/>
            <w:iCs/>
            <w:noProof/>
            <w:sz w:val="24"/>
            <w:szCs w:val="24"/>
          </w:rPr>
          <w:delText xml:space="preserve">ComputerWeekly.com. </w:delText>
        </w:r>
        <w:r w:rsidRPr="00192FAA" w:rsidDel="00273CA8">
          <w:rPr>
            <w:rFonts w:ascii="Times New Roman" w:hAnsi="Times New Roman"/>
            <w:noProof/>
            <w:sz w:val="24"/>
            <w:szCs w:val="24"/>
          </w:rPr>
          <w:delText xml:space="preserve">[Çevrimiçi] Haziran 2011. </w:delText>
        </w:r>
      </w:del>
    </w:p>
    <w:p w14:paraId="4AD29C4B" w14:textId="77777777" w:rsidR="00273CA8" w:rsidRPr="00192FAA" w:rsidRDefault="000F7C00">
      <w:pPr>
        <w:spacing w:after="0" w:line="240" w:lineRule="auto"/>
        <w:rPr>
          <w:ins w:id="4931" w:author="EMRAH COLAK" w:date="2015-07-30T18:50:00Z"/>
          <w:rFonts w:ascii="Times New Roman" w:hAnsi="Times New Roman"/>
          <w:noProof/>
          <w:sz w:val="24"/>
          <w:szCs w:val="24"/>
        </w:rPr>
        <w:pPrChange w:id="4932" w:author="EMRAH COLAK" w:date="2015-07-30T18:50:00Z">
          <w:pPr>
            <w:spacing w:before="240" w:after="240" w:line="360" w:lineRule="auto"/>
          </w:pPr>
        </w:pPrChange>
      </w:pPr>
      <w:del w:id="4933" w:author="EMRAH COLAK" w:date="2015-07-30T18:50:00Z">
        <w:r w:rsidRPr="00192FAA" w:rsidDel="00273CA8">
          <w:rPr>
            <w:rFonts w:ascii="Times New Roman" w:hAnsi="Times New Roman"/>
            <w:noProof/>
            <w:sz w:val="24"/>
            <w:szCs w:val="24"/>
          </w:rPr>
          <w:delText xml:space="preserve">[Alıntı Tarihi: </w:delText>
        </w:r>
        <w:r w:rsidR="006E7376" w:rsidRPr="00192FAA" w:rsidDel="00273CA8">
          <w:rPr>
            <w:rFonts w:ascii="Times New Roman" w:hAnsi="Times New Roman"/>
            <w:noProof/>
            <w:sz w:val="24"/>
            <w:szCs w:val="24"/>
          </w:rPr>
          <w:delText>9</w:delText>
        </w:r>
        <w:r w:rsidRPr="00192FAA" w:rsidDel="00273CA8">
          <w:rPr>
            <w:rFonts w:ascii="Times New Roman" w:hAnsi="Times New Roman"/>
            <w:noProof/>
            <w:sz w:val="24"/>
            <w:szCs w:val="24"/>
          </w:rPr>
          <w:delText xml:space="preserve"> </w:delText>
        </w:r>
        <w:r w:rsidR="006E7376" w:rsidRPr="00192FAA" w:rsidDel="00273CA8">
          <w:rPr>
            <w:rFonts w:ascii="Times New Roman" w:hAnsi="Times New Roman"/>
            <w:noProof/>
            <w:sz w:val="24"/>
            <w:szCs w:val="24"/>
          </w:rPr>
          <w:delText>Temmuz</w:delText>
        </w:r>
        <w:r w:rsidRPr="00192FAA" w:rsidDel="00273CA8">
          <w:rPr>
            <w:rFonts w:ascii="Times New Roman" w:hAnsi="Times New Roman"/>
            <w:noProof/>
            <w:sz w:val="24"/>
            <w:szCs w:val="24"/>
          </w:rPr>
          <w:delText xml:space="preserve"> 201</w:delText>
        </w:r>
        <w:r w:rsidR="006E7376" w:rsidRPr="00192FAA" w:rsidDel="00273CA8">
          <w:rPr>
            <w:rFonts w:ascii="Times New Roman" w:hAnsi="Times New Roman"/>
            <w:noProof/>
            <w:sz w:val="24"/>
            <w:szCs w:val="24"/>
          </w:rPr>
          <w:delText>5</w:delText>
        </w:r>
        <w:r w:rsidRPr="00192FAA" w:rsidDel="00273CA8">
          <w:rPr>
            <w:rFonts w:ascii="Times New Roman" w:hAnsi="Times New Roman"/>
            <w:noProof/>
            <w:sz w:val="24"/>
            <w:szCs w:val="24"/>
          </w:rPr>
          <w:delText xml:space="preserve">.] </w:delText>
        </w:r>
      </w:del>
      <w:ins w:id="4934"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http://www.computerweekly.com/feature/VDI-storage-Planning-for-the-storage-needs-of-a-new-virtual-desktop-implementation</w:instrText>
      </w:r>
      <w:ins w:id="4935"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936"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937" w:author="EMRAH COLAK" w:date="2015-07-30T19:44:00Z">
            <w:rPr>
              <w:rStyle w:val="Kpr"/>
              <w:rFonts w:ascii="Times New Roman" w:hAnsi="Times New Roman"/>
              <w:noProof/>
              <w:sz w:val="24"/>
              <w:szCs w:val="24"/>
            </w:rPr>
          </w:rPrChange>
        </w:rPr>
        <w:t>http://www.computerweekly.com/feature/VDI-storage-Planning-for-the-storage-needs-of-a-new-virtual-desktop-implementation</w:t>
      </w:r>
      <w:ins w:id="4938" w:author="EMRAH COLAK" w:date="2015-07-30T18:02:00Z">
        <w:r w:rsidR="000D2166" w:rsidRPr="00D57550">
          <w:rPr>
            <w:rFonts w:ascii="Times New Roman" w:hAnsi="Times New Roman"/>
            <w:noProof/>
            <w:sz w:val="24"/>
            <w:szCs w:val="24"/>
          </w:rPr>
          <w:fldChar w:fldCharType="end"/>
        </w:r>
      </w:ins>
    </w:p>
    <w:p w14:paraId="278F0B7C" w14:textId="7BB0796C" w:rsidR="00273CA8" w:rsidRPr="00192FAA" w:rsidRDefault="00273CA8">
      <w:pPr>
        <w:spacing w:after="120" w:line="240" w:lineRule="auto"/>
        <w:rPr>
          <w:ins w:id="4939" w:author="EMRAH COLAK" w:date="2015-07-30T18:50:00Z"/>
          <w:rFonts w:ascii="Times New Roman" w:hAnsi="Times New Roman"/>
          <w:noProof/>
          <w:sz w:val="24"/>
          <w:szCs w:val="24"/>
        </w:rPr>
      </w:pPr>
      <w:ins w:id="4940" w:author="EMRAH COLAK" w:date="2015-07-30T18:50:00Z">
        <w:r w:rsidRPr="00192FAA">
          <w:rPr>
            <w:rFonts w:ascii="Times New Roman" w:hAnsi="Times New Roman"/>
            <w:sz w:val="24"/>
            <w:szCs w:val="24"/>
          </w:rPr>
          <w:t>(Erişim Tarihi: 09/07/2015)</w:t>
        </w:r>
      </w:ins>
    </w:p>
    <w:p w14:paraId="1C3097FC" w14:textId="0CC2C869" w:rsidR="000F7C00" w:rsidRPr="00192FAA" w:rsidRDefault="000F7C00">
      <w:pPr>
        <w:spacing w:after="120" w:line="240" w:lineRule="auto"/>
        <w:rPr>
          <w:ins w:id="4941" w:author="EMRAH COLAK" w:date="2015-07-30T18:50:00Z"/>
          <w:rFonts w:ascii="Times New Roman" w:hAnsi="Times New Roman"/>
          <w:noProof/>
          <w:sz w:val="24"/>
          <w:szCs w:val="24"/>
        </w:rPr>
        <w:pPrChange w:id="4942" w:author="EMRAH COLAK" w:date="2015-07-30T18:26:00Z">
          <w:pPr>
            <w:spacing w:before="240" w:after="240" w:line="360" w:lineRule="auto"/>
          </w:pPr>
        </w:pPrChange>
      </w:pPr>
      <w:del w:id="4943" w:author="EMRAH COLAK" w:date="2015-07-30T18:50:00Z">
        <w:r w:rsidRPr="00192FAA" w:rsidDel="00273CA8">
          <w:rPr>
            <w:rFonts w:ascii="Times New Roman" w:hAnsi="Times New Roman"/>
            <w:noProof/>
            <w:sz w:val="24"/>
            <w:szCs w:val="24"/>
          </w:rPr>
          <w:delText>.</w:delText>
        </w:r>
      </w:del>
    </w:p>
    <w:p w14:paraId="6C4406DB" w14:textId="0DB41036" w:rsidR="000D2166" w:rsidRPr="00192FAA" w:rsidDel="00273CA8" w:rsidRDefault="000D2166">
      <w:pPr>
        <w:spacing w:after="0" w:line="240" w:lineRule="auto"/>
        <w:rPr>
          <w:del w:id="4944" w:author="EMRAH COLAK" w:date="2015-07-30T18:50:00Z"/>
          <w:rFonts w:ascii="Times New Roman" w:hAnsi="Times New Roman"/>
          <w:noProof/>
          <w:sz w:val="24"/>
          <w:szCs w:val="24"/>
        </w:rPr>
        <w:pPrChange w:id="4945" w:author="EMRAH COLAK" w:date="2015-07-30T18:51:00Z">
          <w:pPr>
            <w:spacing w:before="240" w:after="240" w:line="360" w:lineRule="auto"/>
          </w:pPr>
        </w:pPrChange>
      </w:pPr>
    </w:p>
    <w:p w14:paraId="0F436F8C" w14:textId="5138B59F" w:rsidR="000F7C00" w:rsidRPr="00192FAA" w:rsidRDefault="000F7C00">
      <w:pPr>
        <w:spacing w:after="0" w:line="240" w:lineRule="auto"/>
        <w:rPr>
          <w:ins w:id="4946" w:author="EMRAH COLAK" w:date="2015-07-30T18:51:00Z"/>
          <w:rFonts w:ascii="Times New Roman" w:hAnsi="Times New Roman"/>
          <w:noProof/>
          <w:sz w:val="24"/>
          <w:szCs w:val="24"/>
        </w:rPr>
        <w:pPrChange w:id="4947" w:author="EMRAH COLAK" w:date="2015-07-30T18:51:00Z">
          <w:pPr>
            <w:spacing w:before="240" w:after="240" w:line="360" w:lineRule="auto"/>
          </w:pPr>
        </w:pPrChange>
      </w:pPr>
      <w:r w:rsidRPr="00192FAA">
        <w:rPr>
          <w:rFonts w:ascii="Times New Roman" w:hAnsi="Times New Roman"/>
          <w:b/>
          <w:bCs/>
          <w:noProof/>
          <w:sz w:val="24"/>
          <w:szCs w:val="24"/>
        </w:rPr>
        <w:t>REGARDS, Kind</w:t>
      </w:r>
      <w:ins w:id="4948" w:author="EMRAH COLAK" w:date="2015-07-30T18:51:00Z">
        <w:r w:rsidR="00101196" w:rsidRPr="00192FAA">
          <w:rPr>
            <w:rFonts w:ascii="Times New Roman" w:hAnsi="Times New Roman"/>
            <w:b/>
            <w:bCs/>
            <w:noProof/>
            <w:sz w:val="24"/>
            <w:szCs w:val="24"/>
          </w:rPr>
          <w:t xml:space="preserve">, </w:t>
        </w:r>
        <w:r w:rsidR="00101196" w:rsidRPr="00192FAA">
          <w:rPr>
            <w:rFonts w:ascii="Times New Roman" w:hAnsi="Times New Roman"/>
            <w:bCs/>
            <w:noProof/>
            <w:sz w:val="24"/>
            <w:szCs w:val="24"/>
          </w:rPr>
          <w:t>Server Energy and Efficiency.</w:t>
        </w:r>
      </w:ins>
      <w:ins w:id="4949" w:author="EMRAH COLAK" w:date="2015-07-30T18:50:00Z">
        <w:r w:rsidR="00273CA8" w:rsidRPr="00192FAA">
          <w:rPr>
            <w:rFonts w:ascii="Times New Roman" w:hAnsi="Times New Roman"/>
            <w:b/>
            <w:bCs/>
            <w:noProof/>
            <w:sz w:val="24"/>
            <w:szCs w:val="24"/>
          </w:rPr>
          <w:t xml:space="preserve"> </w:t>
        </w:r>
      </w:ins>
      <w:del w:id="4950" w:author="EMRAH COLAK" w:date="2015-07-30T18:50:00Z">
        <w:r w:rsidRPr="00192FAA" w:rsidDel="00273CA8">
          <w:rPr>
            <w:rFonts w:ascii="Times New Roman" w:hAnsi="Times New Roman"/>
            <w:b/>
            <w:bCs/>
            <w:noProof/>
            <w:sz w:val="24"/>
            <w:szCs w:val="24"/>
          </w:rPr>
          <w:delText xml:space="preserve"> ve Sumir, Karayi.</w:delText>
        </w:r>
        <w:r w:rsidRPr="00192FAA" w:rsidDel="00273CA8">
          <w:rPr>
            <w:rFonts w:ascii="Times New Roman" w:hAnsi="Times New Roman"/>
            <w:noProof/>
            <w:sz w:val="24"/>
            <w:szCs w:val="24"/>
          </w:rPr>
          <w:delText xml:space="preserve"> </w:delText>
        </w:r>
      </w:del>
      <w:del w:id="4951" w:author="EMRAH COLAK" w:date="2015-07-30T18:51:00Z">
        <w:r w:rsidRPr="00192FAA" w:rsidDel="00101196">
          <w:rPr>
            <w:rFonts w:ascii="Times New Roman" w:hAnsi="Times New Roman"/>
            <w:noProof/>
            <w:sz w:val="24"/>
            <w:szCs w:val="24"/>
          </w:rPr>
          <w:delText xml:space="preserve">[Çevrimiçi] [Alıntı Tarihi: </w:delText>
        </w:r>
        <w:r w:rsidR="006E7376" w:rsidRPr="00192FAA" w:rsidDel="00101196">
          <w:rPr>
            <w:rFonts w:ascii="Times New Roman" w:hAnsi="Times New Roman"/>
            <w:noProof/>
            <w:sz w:val="24"/>
            <w:szCs w:val="24"/>
          </w:rPr>
          <w:delText>10</w:delText>
        </w:r>
        <w:r w:rsidRPr="00192FAA" w:rsidDel="00101196">
          <w:rPr>
            <w:rFonts w:ascii="Times New Roman" w:hAnsi="Times New Roman"/>
            <w:noProof/>
            <w:sz w:val="24"/>
            <w:szCs w:val="24"/>
          </w:rPr>
          <w:delText xml:space="preserve"> </w:delText>
        </w:r>
        <w:r w:rsidR="006E7376" w:rsidRPr="00192FAA" w:rsidDel="00101196">
          <w:rPr>
            <w:rFonts w:ascii="Times New Roman" w:hAnsi="Times New Roman"/>
            <w:noProof/>
            <w:sz w:val="24"/>
            <w:szCs w:val="24"/>
          </w:rPr>
          <w:delText>Temmuz</w:delText>
        </w:r>
        <w:r w:rsidRPr="00192FAA" w:rsidDel="00101196">
          <w:rPr>
            <w:rFonts w:ascii="Times New Roman" w:hAnsi="Times New Roman"/>
            <w:noProof/>
            <w:sz w:val="24"/>
            <w:szCs w:val="24"/>
          </w:rPr>
          <w:delText xml:space="preserve"> 201</w:delText>
        </w:r>
        <w:r w:rsidR="006E7376" w:rsidRPr="00192FAA" w:rsidDel="00101196">
          <w:rPr>
            <w:rFonts w:ascii="Times New Roman" w:hAnsi="Times New Roman"/>
            <w:noProof/>
            <w:sz w:val="24"/>
            <w:szCs w:val="24"/>
          </w:rPr>
          <w:delText>5</w:delText>
        </w:r>
        <w:r w:rsidRPr="00192FAA" w:rsidDel="00101196">
          <w:rPr>
            <w:rFonts w:ascii="Times New Roman" w:hAnsi="Times New Roman"/>
            <w:noProof/>
            <w:sz w:val="24"/>
            <w:szCs w:val="24"/>
          </w:rPr>
          <w:delText xml:space="preserve">.] </w:delText>
        </w:r>
      </w:del>
      <w:ins w:id="4952"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"http://</w:instrText>
        </w:r>
      </w:ins>
      <w:r w:rsidR="000D2166" w:rsidRPr="00192FAA">
        <w:rPr>
          <w:rFonts w:ascii="Times New Roman" w:hAnsi="Times New Roman"/>
          <w:noProof/>
          <w:sz w:val="24"/>
          <w:szCs w:val="24"/>
        </w:rPr>
        <w:instrText>www.Ie.com/EnergyCampaign/downloads/Server_Energy_and_Efficiency_Report_2009.pdf</w:instrText>
      </w:r>
      <w:ins w:id="4953"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4954"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4955" w:author="EMRAH COLAK" w:date="2015-07-30T19:44:00Z">
            <w:rPr>
              <w:rStyle w:val="Kpr"/>
              <w:rFonts w:ascii="Times New Roman" w:hAnsi="Times New Roman"/>
              <w:noProof/>
              <w:sz w:val="24"/>
              <w:szCs w:val="24"/>
            </w:rPr>
          </w:rPrChange>
        </w:rPr>
        <w:t>www.Ie.com/EnergyCampaign/downloads/Server_Energy_and_Efficiency_Report_2009.pdf</w:t>
      </w:r>
      <w:ins w:id="4956" w:author="EMRAH COLAK" w:date="2015-07-30T18:02:00Z">
        <w:r w:rsidR="000D2166" w:rsidRPr="00D57550">
          <w:rPr>
            <w:rFonts w:ascii="Times New Roman" w:hAnsi="Times New Roman"/>
            <w:noProof/>
            <w:sz w:val="24"/>
            <w:szCs w:val="24"/>
          </w:rPr>
          <w:fldChar w:fldCharType="end"/>
        </w:r>
      </w:ins>
    </w:p>
    <w:p w14:paraId="2B323125" w14:textId="33820405" w:rsidR="00101196" w:rsidRPr="00192FAA" w:rsidRDefault="00101196">
      <w:pPr>
        <w:spacing w:after="120" w:line="240" w:lineRule="auto"/>
        <w:rPr>
          <w:ins w:id="4957" w:author="EMRAH COLAK" w:date="2015-07-30T18:51:00Z"/>
          <w:rFonts w:ascii="Times New Roman" w:hAnsi="Times New Roman"/>
          <w:noProof/>
          <w:sz w:val="24"/>
          <w:szCs w:val="24"/>
        </w:rPr>
      </w:pPr>
      <w:ins w:id="4958" w:author="EMRAH COLAK" w:date="2015-07-30T18:51:00Z">
        <w:r w:rsidRPr="00192FAA">
          <w:rPr>
            <w:rFonts w:ascii="Times New Roman" w:hAnsi="Times New Roman"/>
            <w:sz w:val="24"/>
            <w:szCs w:val="24"/>
          </w:rPr>
          <w:t>(Erişim Tarihi: 10/07/2015)</w:t>
        </w:r>
      </w:ins>
    </w:p>
    <w:p w14:paraId="1ACFA679" w14:textId="77777777" w:rsidR="00101196" w:rsidRPr="00192FAA" w:rsidRDefault="00101196">
      <w:pPr>
        <w:spacing w:after="120" w:line="240" w:lineRule="auto"/>
        <w:rPr>
          <w:ins w:id="4959" w:author="EMRAH COLAK" w:date="2015-07-30T18:02:00Z"/>
          <w:rFonts w:ascii="Times New Roman" w:hAnsi="Times New Roman"/>
          <w:noProof/>
          <w:sz w:val="24"/>
          <w:szCs w:val="24"/>
        </w:rPr>
        <w:pPrChange w:id="4960" w:author="EMRAH COLAK" w:date="2015-07-30T18:26:00Z">
          <w:pPr>
            <w:spacing w:before="240" w:after="240" w:line="360" w:lineRule="auto"/>
          </w:pPr>
        </w:pPrChange>
      </w:pPr>
    </w:p>
    <w:p w14:paraId="2E1BCD35" w14:textId="7908F234" w:rsidR="000D2166" w:rsidRPr="00192FAA" w:rsidDel="00101196" w:rsidRDefault="007D35F2">
      <w:pPr>
        <w:spacing w:after="0" w:line="240" w:lineRule="auto"/>
        <w:rPr>
          <w:del w:id="4961" w:author="EMRAH COLAK" w:date="2015-07-30T18:52:00Z"/>
          <w:rFonts w:ascii="Times New Roman" w:hAnsi="Times New Roman"/>
          <w:b/>
          <w:noProof/>
          <w:sz w:val="24"/>
          <w:szCs w:val="24"/>
          <w:rPrChange w:id="4962" w:author="EMRAH COLAK" w:date="2015-07-30T19:44:00Z">
            <w:rPr>
              <w:del w:id="4963" w:author="EMRAH COLAK" w:date="2015-07-30T18:52:00Z"/>
              <w:rFonts w:ascii="Times New Roman" w:hAnsi="Times New Roman"/>
              <w:noProof/>
              <w:sz w:val="24"/>
              <w:szCs w:val="24"/>
            </w:rPr>
          </w:rPrChange>
        </w:rPr>
        <w:pPrChange w:id="4964" w:author="EMRAH COLAK" w:date="2015-07-30T18:53:00Z">
          <w:pPr>
            <w:spacing w:before="240" w:after="240" w:line="360" w:lineRule="auto"/>
          </w:pPr>
        </w:pPrChange>
      </w:pPr>
      <w:ins w:id="4965" w:author="EMRAH COLAK" w:date="2015-07-30T19:03:00Z">
        <w:r w:rsidRPr="00192FAA">
          <w:rPr>
            <w:rFonts w:ascii="Times New Roman" w:hAnsi="Times New Roman"/>
            <w:b/>
            <w:noProof/>
            <w:sz w:val="24"/>
            <w:szCs w:val="24"/>
            <w:rPrChange w:id="4966" w:author="EMRAH COLAK" w:date="2015-07-30T19:44:00Z">
              <w:rPr>
                <w:rFonts w:ascii="Times New Roman" w:hAnsi="Times New Roman"/>
                <w:noProof/>
                <w:sz w:val="24"/>
                <w:szCs w:val="24"/>
              </w:rPr>
            </w:rPrChange>
          </w:rPr>
          <w:t xml:space="preserve">SGK, </w:t>
        </w:r>
      </w:ins>
    </w:p>
    <w:p w14:paraId="3F4502EF" w14:textId="6740B28B" w:rsidR="00101196" w:rsidRPr="00192FAA" w:rsidRDefault="000F7C00">
      <w:pPr>
        <w:spacing w:after="0" w:line="240" w:lineRule="auto"/>
        <w:rPr>
          <w:ins w:id="4967" w:author="EMRAH COLAK" w:date="2015-07-30T18:53:00Z"/>
          <w:rFonts w:ascii="Times New Roman" w:hAnsi="Times New Roman"/>
          <w:noProof/>
          <w:sz w:val="24"/>
          <w:szCs w:val="24"/>
        </w:rPr>
        <w:pPrChange w:id="4968" w:author="EMRAH COLAK" w:date="2015-07-30T18:53:00Z">
          <w:pPr>
            <w:spacing w:before="240" w:after="240" w:line="360" w:lineRule="auto"/>
          </w:pPr>
        </w:pPrChange>
      </w:pPr>
      <w:r w:rsidRPr="00192FAA">
        <w:rPr>
          <w:rFonts w:ascii="Times New Roman" w:hAnsi="Times New Roman"/>
          <w:b/>
          <w:noProof/>
          <w:sz w:val="24"/>
          <w:szCs w:val="24"/>
          <w:rPrChange w:id="4969" w:author="EMRAH COLAK" w:date="2015-07-30T19:44:00Z">
            <w:rPr>
              <w:rFonts w:ascii="Times New Roman" w:hAnsi="Times New Roman"/>
              <w:noProof/>
              <w:sz w:val="24"/>
              <w:szCs w:val="24"/>
            </w:rPr>
          </w:rPrChange>
        </w:rPr>
        <w:t>5502 Sayılı Sosyal Güvenlik Kurumu Kanunu</w:t>
      </w:r>
      <w:ins w:id="4970" w:author="EMRAH COLAK" w:date="2015-07-30T18:52:00Z">
        <w:r w:rsidR="00101196" w:rsidRPr="00192FAA">
          <w:rPr>
            <w:rFonts w:ascii="Times New Roman" w:hAnsi="Times New Roman"/>
            <w:b/>
            <w:noProof/>
            <w:sz w:val="24"/>
            <w:szCs w:val="24"/>
            <w:rPrChange w:id="4971" w:author="EMRAH COLAK" w:date="2015-07-30T19:44:00Z">
              <w:rPr>
                <w:rFonts w:ascii="Times New Roman" w:hAnsi="Times New Roman"/>
                <w:noProof/>
                <w:sz w:val="24"/>
                <w:szCs w:val="24"/>
              </w:rPr>
            </w:rPrChange>
          </w:rPr>
          <w:t>,</w:t>
        </w:r>
        <w:r w:rsidR="00101196" w:rsidRPr="00192FAA">
          <w:rPr>
            <w:rFonts w:ascii="Times New Roman" w:hAnsi="Times New Roman"/>
            <w:noProof/>
            <w:sz w:val="24"/>
            <w:szCs w:val="24"/>
          </w:rPr>
          <w:t xml:space="preserve"> Mevzuat</w:t>
        </w:r>
      </w:ins>
      <w:ins w:id="4972" w:author="EMRAH COLAK" w:date="2015-07-30T19:03:00Z">
        <w:r w:rsidR="007D35F2" w:rsidRPr="00192FAA">
          <w:rPr>
            <w:rFonts w:ascii="Times New Roman" w:hAnsi="Times New Roman"/>
            <w:noProof/>
            <w:sz w:val="24"/>
            <w:szCs w:val="24"/>
          </w:rPr>
          <w:t>.</w:t>
        </w:r>
      </w:ins>
    </w:p>
    <w:p w14:paraId="07F153B7" w14:textId="77777777" w:rsidR="00101196" w:rsidRPr="00192FAA" w:rsidRDefault="00101196">
      <w:pPr>
        <w:spacing w:after="0" w:line="240" w:lineRule="auto"/>
        <w:rPr>
          <w:ins w:id="4973" w:author="EMRAH COLAK" w:date="2015-07-30T18:53:00Z"/>
          <w:rFonts w:ascii="Times New Roman" w:hAnsi="Times New Roman"/>
          <w:sz w:val="24"/>
          <w:szCs w:val="24"/>
          <w:rPrChange w:id="4974" w:author="EMRAH COLAK" w:date="2015-07-30T19:44:00Z">
            <w:rPr>
              <w:ins w:id="4975" w:author="EMRAH COLAK" w:date="2015-07-30T18:53:00Z"/>
              <w:rFonts w:ascii="Times New Roman" w:hAnsi="Times New Roman"/>
            </w:rPr>
          </w:rPrChange>
        </w:rPr>
        <w:pPrChange w:id="4976" w:author="EMRAH COLAK" w:date="2015-07-30T18:53:00Z">
          <w:pPr>
            <w:spacing w:before="240" w:after="240" w:line="360" w:lineRule="auto"/>
          </w:pPr>
        </w:pPrChange>
      </w:pPr>
      <w:ins w:id="4977" w:author="EMRAH COLAK" w:date="2015-07-30T18:53:00Z">
        <w:r w:rsidRPr="00192FAA">
          <w:rPr>
            <w:rFonts w:ascii="Times New Roman" w:hAnsi="Times New Roman"/>
            <w:sz w:val="24"/>
            <w:szCs w:val="24"/>
            <w:rPrChange w:id="4978" w:author="EMRAH COLAK" w:date="2015-07-30T19:44:00Z">
              <w:rPr>
                <w:rFonts w:ascii="Times New Roman" w:hAnsi="Times New Roman"/>
              </w:rPr>
            </w:rPrChange>
          </w:rPr>
          <w:fldChar w:fldCharType="begin"/>
        </w:r>
        <w:r w:rsidRPr="00192FAA">
          <w:rPr>
            <w:rFonts w:ascii="Times New Roman" w:hAnsi="Times New Roman"/>
            <w:sz w:val="24"/>
            <w:szCs w:val="24"/>
            <w:rPrChange w:id="4979" w:author="EMRAH COLAK" w:date="2015-07-30T19:44:00Z">
              <w:rPr>
                <w:rFonts w:ascii="Times New Roman" w:hAnsi="Times New Roman"/>
              </w:rPr>
            </w:rPrChange>
          </w:rPr>
          <w:instrText xml:space="preserve"> HYPERLINK "http://www.mevzuat.gov.tr/MevzuatMetin/1.5.5502.doc" </w:instrText>
        </w:r>
        <w:r w:rsidRPr="00192FAA">
          <w:rPr>
            <w:rFonts w:ascii="Times New Roman" w:hAnsi="Times New Roman"/>
            <w:sz w:val="24"/>
            <w:szCs w:val="24"/>
            <w:rPrChange w:id="4980" w:author="EMRAH COLAK" w:date="2015-07-30T19:44:00Z">
              <w:rPr>
                <w:rFonts w:ascii="Times New Roman" w:hAnsi="Times New Roman"/>
              </w:rPr>
            </w:rPrChange>
          </w:rPr>
          <w:fldChar w:fldCharType="separate"/>
        </w:r>
        <w:r w:rsidRPr="00192FAA">
          <w:rPr>
            <w:rStyle w:val="Kpr"/>
            <w:rFonts w:ascii="Times New Roman" w:hAnsi="Times New Roman"/>
            <w:color w:val="auto"/>
            <w:sz w:val="24"/>
            <w:szCs w:val="24"/>
            <w:rPrChange w:id="4981" w:author="EMRAH COLAK" w:date="2015-07-30T19:44:00Z">
              <w:rPr>
                <w:rStyle w:val="Kpr"/>
                <w:rFonts w:ascii="Times New Roman" w:hAnsi="Times New Roman"/>
                <w:color w:val="auto"/>
              </w:rPr>
            </w:rPrChange>
          </w:rPr>
          <w:t>http://www.mevzuat.gov.tr/MevzuatMetin/1.5.5502.doc</w:t>
        </w:r>
        <w:r w:rsidRPr="00192FAA">
          <w:rPr>
            <w:rFonts w:ascii="Times New Roman" w:hAnsi="Times New Roman"/>
            <w:sz w:val="24"/>
            <w:szCs w:val="24"/>
            <w:rPrChange w:id="4982" w:author="EMRAH COLAK" w:date="2015-07-30T19:44:00Z">
              <w:rPr>
                <w:rFonts w:ascii="Times New Roman" w:hAnsi="Times New Roman"/>
              </w:rPr>
            </w:rPrChange>
          </w:rPr>
          <w:fldChar w:fldCharType="end"/>
        </w:r>
        <w:r w:rsidRPr="00192FAA">
          <w:rPr>
            <w:rFonts w:ascii="Times New Roman" w:hAnsi="Times New Roman"/>
            <w:sz w:val="24"/>
            <w:szCs w:val="24"/>
            <w:rPrChange w:id="4983" w:author="EMRAH COLAK" w:date="2015-07-30T19:44:00Z">
              <w:rPr>
                <w:rFonts w:ascii="Times New Roman" w:hAnsi="Times New Roman"/>
              </w:rPr>
            </w:rPrChange>
          </w:rPr>
          <w:t xml:space="preserve">  </w:t>
        </w:r>
      </w:ins>
    </w:p>
    <w:p w14:paraId="61FD4402" w14:textId="5025465B" w:rsidR="00101196" w:rsidRPr="00192FAA" w:rsidRDefault="00101196">
      <w:pPr>
        <w:spacing w:after="120" w:line="240" w:lineRule="auto"/>
        <w:rPr>
          <w:ins w:id="4984" w:author="EMRAH COLAK" w:date="2015-07-30T18:52:00Z"/>
          <w:rFonts w:ascii="Times New Roman" w:hAnsi="Times New Roman"/>
          <w:noProof/>
          <w:sz w:val="24"/>
          <w:szCs w:val="24"/>
        </w:rPr>
        <w:pPrChange w:id="4985" w:author="EMRAH COLAK" w:date="2015-07-30T18:53:00Z">
          <w:pPr>
            <w:spacing w:before="240" w:after="240" w:line="360" w:lineRule="auto"/>
          </w:pPr>
        </w:pPrChange>
      </w:pPr>
      <w:ins w:id="4986" w:author="EMRAH COLAK" w:date="2015-07-30T18:53:00Z">
        <w:r w:rsidRPr="00192FAA">
          <w:rPr>
            <w:rFonts w:ascii="Times New Roman" w:hAnsi="Times New Roman"/>
            <w:sz w:val="24"/>
            <w:szCs w:val="24"/>
            <w:rPrChange w:id="4987" w:author="EMRAH COLAK" w:date="2015-07-30T19:44:00Z">
              <w:rPr>
                <w:rFonts w:ascii="Times New Roman" w:hAnsi="Times New Roman"/>
              </w:rPr>
            </w:rPrChange>
          </w:rPr>
          <w:t>(Erişim Tarihi: 12/05/2015)</w:t>
        </w:r>
      </w:ins>
    </w:p>
    <w:p w14:paraId="291B0EE6" w14:textId="48E2BFEA" w:rsidR="000F7C00" w:rsidRPr="00192FAA" w:rsidDel="00101196" w:rsidRDefault="000F7C00">
      <w:pPr>
        <w:spacing w:after="120" w:line="240" w:lineRule="auto"/>
        <w:rPr>
          <w:del w:id="4988" w:author="EMRAH COLAK" w:date="2015-07-30T18:52:00Z"/>
          <w:rFonts w:ascii="Times New Roman" w:hAnsi="Times New Roman"/>
          <w:noProof/>
          <w:sz w:val="24"/>
          <w:szCs w:val="24"/>
        </w:rPr>
        <w:pPrChange w:id="4989" w:author="EMRAH COLAK" w:date="2015-07-30T18:26:00Z">
          <w:pPr>
            <w:spacing w:before="240" w:after="240" w:line="360" w:lineRule="auto"/>
          </w:pPr>
        </w:pPrChange>
      </w:pPr>
      <w:del w:id="4990" w:author="EMRAH COLAK" w:date="2015-07-30T18:52:00Z">
        <w:r w:rsidRPr="00192FAA" w:rsidDel="00101196">
          <w:rPr>
            <w:rFonts w:ascii="Times New Roman" w:hAnsi="Times New Roman"/>
            <w:noProof/>
            <w:sz w:val="24"/>
            <w:szCs w:val="24"/>
          </w:rPr>
          <w:delText>. 20 Mayıs 2006. madde 13-14</w:delText>
        </w:r>
      </w:del>
    </w:p>
    <w:p w14:paraId="23D1FF5E" w14:textId="5F19879E" w:rsidR="000D2166" w:rsidRPr="00192FAA" w:rsidDel="00101196" w:rsidRDefault="00101196">
      <w:pPr>
        <w:spacing w:after="120" w:line="240" w:lineRule="auto"/>
        <w:rPr>
          <w:del w:id="4991" w:author="EMRAH COLAK" w:date="2015-07-30T18:53:00Z"/>
          <w:rFonts w:ascii="Times New Roman" w:hAnsi="Times New Roman"/>
          <w:noProof/>
          <w:sz w:val="24"/>
          <w:szCs w:val="24"/>
        </w:rPr>
        <w:pPrChange w:id="4992" w:author="EMRAH COLAK" w:date="2015-07-30T18:26:00Z">
          <w:pPr>
            <w:spacing w:before="240" w:after="240" w:line="360" w:lineRule="auto"/>
          </w:pPr>
        </w:pPrChange>
      </w:pPr>
      <w:ins w:id="4993" w:author="EMRAH COLAK" w:date="2015-07-30T18:53:00Z">
        <w:r w:rsidRPr="00192FAA" w:rsidDel="00101196">
          <w:rPr>
            <w:rFonts w:ascii="Times New Roman" w:hAnsi="Times New Roman"/>
            <w:noProof/>
            <w:sz w:val="24"/>
            <w:szCs w:val="24"/>
          </w:rPr>
          <w:t xml:space="preserve"> </w:t>
        </w:r>
      </w:ins>
      <w:del w:id="4994" w:author="EMRAH COLAK" w:date="2015-07-30T18:53:00Z">
        <w:r w:rsidR="000F7C00" w:rsidRPr="00192FAA" w:rsidDel="00101196">
          <w:rPr>
            <w:rFonts w:ascii="Times New Roman" w:hAnsi="Times New Roman"/>
            <w:noProof/>
            <w:sz w:val="24"/>
            <w:szCs w:val="24"/>
          </w:rPr>
          <w:delText xml:space="preserve">SGK’nın sistem odalarında iş sürekliliğini Sanallaştırma ile sağlanıyor. [Çevrimiçi] [Alıntı Tarihi: </w:delText>
        </w:r>
        <w:r w:rsidR="006E7376" w:rsidRPr="00192FAA" w:rsidDel="00101196">
          <w:rPr>
            <w:rFonts w:ascii="Times New Roman" w:hAnsi="Times New Roman"/>
            <w:noProof/>
            <w:sz w:val="24"/>
            <w:szCs w:val="24"/>
          </w:rPr>
          <w:delText>2 Temmuz</w:delText>
        </w:r>
        <w:r w:rsidR="000F7C00" w:rsidRPr="00192FAA" w:rsidDel="00101196">
          <w:rPr>
            <w:rFonts w:ascii="Times New Roman" w:hAnsi="Times New Roman"/>
            <w:noProof/>
            <w:sz w:val="24"/>
            <w:szCs w:val="24"/>
          </w:rPr>
          <w:delText xml:space="preserve"> 201</w:delText>
        </w:r>
        <w:r w:rsidR="006E7376" w:rsidRPr="00192FAA" w:rsidDel="00101196">
          <w:rPr>
            <w:rFonts w:ascii="Times New Roman" w:hAnsi="Times New Roman"/>
            <w:noProof/>
            <w:sz w:val="24"/>
            <w:szCs w:val="24"/>
          </w:rPr>
          <w:delText>5</w:delText>
        </w:r>
        <w:r w:rsidR="000F7C00" w:rsidRPr="00192FAA" w:rsidDel="00101196">
          <w:rPr>
            <w:rFonts w:ascii="Times New Roman" w:hAnsi="Times New Roman"/>
            <w:noProof/>
            <w:sz w:val="24"/>
            <w:szCs w:val="24"/>
          </w:rPr>
          <w:delText>.] .</w:delText>
        </w:r>
      </w:del>
    </w:p>
    <w:p w14:paraId="407CDB0E" w14:textId="3ACF465E" w:rsidR="000D2166" w:rsidRPr="00192FAA" w:rsidRDefault="000F7C00">
      <w:pPr>
        <w:spacing w:after="120" w:line="240" w:lineRule="auto"/>
        <w:rPr>
          <w:rFonts w:ascii="Times New Roman" w:hAnsi="Times New Roman"/>
          <w:noProof/>
          <w:sz w:val="24"/>
          <w:szCs w:val="24"/>
        </w:rPr>
        <w:pPrChange w:id="4995" w:author="EMRAH COLAK" w:date="2015-07-30T18:26:00Z">
          <w:pPr>
            <w:spacing w:before="240" w:after="240" w:line="360" w:lineRule="auto"/>
          </w:pPr>
        </w:pPrChange>
      </w:pPr>
      <w:del w:id="4996" w:author="EMRAH COLAK" w:date="2015-07-30T18:53:00Z">
        <w:r w:rsidRPr="00192FAA" w:rsidDel="00101196">
          <w:rPr>
            <w:rFonts w:ascii="Times New Roman" w:hAnsi="Times New Roman"/>
            <w:b/>
            <w:bCs/>
            <w:noProof/>
            <w:sz w:val="24"/>
            <w:szCs w:val="24"/>
          </w:rPr>
          <w:delText>TBD Kamu - BİB Kamu Bilişim Platformu Grubu 2. Çalışma. Mart 2009.</w:delText>
        </w:r>
        <w:r w:rsidRPr="00192FAA" w:rsidDel="00101196">
          <w:rPr>
            <w:rFonts w:ascii="Times New Roman" w:hAnsi="Times New Roman"/>
            <w:noProof/>
            <w:sz w:val="24"/>
            <w:szCs w:val="24"/>
          </w:rPr>
          <w:delText xml:space="preserve"> </w:delText>
        </w:r>
        <w:r w:rsidRPr="00192FAA" w:rsidDel="00101196">
          <w:rPr>
            <w:rFonts w:ascii="Times New Roman" w:hAnsi="Times New Roman"/>
            <w:i/>
            <w:iCs/>
            <w:noProof/>
            <w:sz w:val="24"/>
            <w:szCs w:val="24"/>
          </w:rPr>
          <w:delText xml:space="preserve">Felaketten Kurtarma ve Depolama, </w:delText>
        </w:r>
        <w:r w:rsidRPr="00192FAA" w:rsidDel="00101196">
          <w:rPr>
            <w:rFonts w:ascii="Times New Roman" w:hAnsi="Times New Roman"/>
            <w:noProof/>
            <w:sz w:val="24"/>
            <w:szCs w:val="24"/>
          </w:rPr>
          <w:delText xml:space="preserve"> s. 6-44.</w:delText>
        </w:r>
      </w:del>
    </w:p>
    <w:p w14:paraId="10EC8839" w14:textId="6E9A62B1" w:rsidR="000D2166" w:rsidRPr="00192FAA" w:rsidRDefault="000F7C00">
      <w:pPr>
        <w:spacing w:after="120" w:line="240" w:lineRule="auto"/>
        <w:rPr>
          <w:ins w:id="4997" w:author="EMRAH COLAK" w:date="2015-07-30T18:02:00Z"/>
          <w:rFonts w:ascii="Times New Roman" w:hAnsi="Times New Roman"/>
          <w:noProof/>
          <w:sz w:val="24"/>
          <w:szCs w:val="24"/>
        </w:rPr>
        <w:pPrChange w:id="4998" w:author="EMRAH COLAK" w:date="2015-07-30T18:26:00Z">
          <w:pPr>
            <w:spacing w:before="240" w:after="240" w:line="360" w:lineRule="auto"/>
          </w:pPr>
        </w:pPrChange>
      </w:pPr>
      <w:r w:rsidRPr="00192FAA">
        <w:rPr>
          <w:rFonts w:ascii="Times New Roman" w:hAnsi="Times New Roman"/>
          <w:b/>
          <w:bCs/>
          <w:noProof/>
          <w:sz w:val="24"/>
          <w:szCs w:val="24"/>
        </w:rPr>
        <w:t>TBD Kamu-BİB 12. Dönem 1. Çalısma Grubu</w:t>
      </w:r>
      <w:ins w:id="4999" w:author="EMRAH COLAK" w:date="2015-07-30T18:54:00Z">
        <w:r w:rsidR="00101196" w:rsidRPr="00192FAA">
          <w:rPr>
            <w:rFonts w:ascii="Times New Roman" w:hAnsi="Times New Roman"/>
            <w:b/>
            <w:bCs/>
            <w:noProof/>
            <w:sz w:val="24"/>
            <w:szCs w:val="24"/>
          </w:rPr>
          <w:t>,</w:t>
        </w:r>
      </w:ins>
      <w:del w:id="5000" w:author="EMRAH COLAK" w:date="2015-07-30T18:54:00Z">
        <w:r w:rsidRPr="00192FAA" w:rsidDel="00101196">
          <w:rPr>
            <w:rFonts w:ascii="Times New Roman" w:hAnsi="Times New Roman"/>
            <w:b/>
            <w:bCs/>
            <w:noProof/>
            <w:sz w:val="24"/>
            <w:szCs w:val="24"/>
          </w:rPr>
          <w:delText>.</w:delText>
        </w:r>
      </w:del>
      <w:r w:rsidRPr="00192FAA">
        <w:rPr>
          <w:rFonts w:ascii="Times New Roman" w:hAnsi="Times New Roman"/>
          <w:b/>
          <w:bCs/>
          <w:noProof/>
          <w:sz w:val="24"/>
          <w:szCs w:val="24"/>
        </w:rPr>
        <w:t xml:space="preserve"> </w:t>
      </w:r>
      <w:ins w:id="5001" w:author="EMRAH COLAK" w:date="2015-07-30T18:54:00Z">
        <w:r w:rsidR="00101196" w:rsidRPr="00192FAA">
          <w:rPr>
            <w:rFonts w:ascii="Times New Roman" w:hAnsi="Times New Roman"/>
            <w:b/>
            <w:bCs/>
            <w:noProof/>
            <w:sz w:val="24"/>
            <w:szCs w:val="24"/>
          </w:rPr>
          <w:t>“</w:t>
        </w:r>
      </w:ins>
      <w:del w:id="5002" w:author="EMRAH COLAK" w:date="2015-07-30T18:54:00Z">
        <w:r w:rsidRPr="00192FAA" w:rsidDel="00101196">
          <w:rPr>
            <w:rFonts w:ascii="Times New Roman" w:hAnsi="Times New Roman"/>
            <w:b/>
            <w:bCs/>
            <w:noProof/>
            <w:sz w:val="24"/>
            <w:szCs w:val="24"/>
          </w:rPr>
          <w:delText>Nisan 2010.</w:delText>
        </w:r>
        <w:r w:rsidRPr="00192FAA" w:rsidDel="00101196">
          <w:rPr>
            <w:rFonts w:ascii="Times New Roman" w:hAnsi="Times New Roman"/>
            <w:noProof/>
            <w:sz w:val="24"/>
            <w:szCs w:val="24"/>
          </w:rPr>
          <w:delText xml:space="preserve"> </w:delText>
        </w:r>
      </w:del>
      <w:r w:rsidRPr="00192FAA">
        <w:rPr>
          <w:rFonts w:ascii="Times New Roman" w:hAnsi="Times New Roman"/>
          <w:i/>
          <w:iCs/>
          <w:noProof/>
          <w:sz w:val="24"/>
          <w:szCs w:val="24"/>
        </w:rPr>
        <w:t>SANALLAŞTIRMA.</w:t>
      </w:r>
      <w:r w:rsidRPr="00192FAA">
        <w:rPr>
          <w:rFonts w:ascii="Times New Roman" w:hAnsi="Times New Roman"/>
          <w:noProof/>
          <w:sz w:val="24"/>
          <w:szCs w:val="24"/>
        </w:rPr>
        <w:t xml:space="preserve"> TBD Kamu-BiB Kamu B</w:t>
      </w:r>
      <w:r w:rsidR="006E7376" w:rsidRPr="00192FAA">
        <w:rPr>
          <w:rFonts w:ascii="Times New Roman" w:hAnsi="Times New Roman"/>
          <w:noProof/>
          <w:sz w:val="24"/>
          <w:szCs w:val="24"/>
        </w:rPr>
        <w:t>ilisim Platformu XII</w:t>
      </w:r>
      <w:ins w:id="5003" w:author="EMRAH COLAK" w:date="2015-07-30T18:54:00Z">
        <w:r w:rsidR="00101196" w:rsidRPr="00192FAA">
          <w:rPr>
            <w:rFonts w:ascii="Times New Roman" w:hAnsi="Times New Roman"/>
            <w:noProof/>
            <w:sz w:val="24"/>
            <w:szCs w:val="24"/>
          </w:rPr>
          <w:t>”</w:t>
        </w:r>
      </w:ins>
      <w:r w:rsidR="006E7376" w:rsidRPr="00192FAA">
        <w:rPr>
          <w:rFonts w:ascii="Times New Roman" w:hAnsi="Times New Roman"/>
          <w:noProof/>
          <w:sz w:val="24"/>
          <w:szCs w:val="24"/>
        </w:rPr>
        <w:t xml:space="preserve">, </w:t>
      </w:r>
      <w:ins w:id="5004" w:author="EMRAH COLAK" w:date="2015-07-30T18:54:00Z">
        <w:r w:rsidR="00101196" w:rsidRPr="00192FAA">
          <w:rPr>
            <w:rFonts w:ascii="Times New Roman" w:hAnsi="Times New Roman"/>
            <w:noProof/>
            <w:sz w:val="24"/>
            <w:szCs w:val="24"/>
          </w:rPr>
          <w:t>Nisan 2010</w:t>
        </w:r>
      </w:ins>
      <w:ins w:id="5005" w:author="EMRAH COLAK" w:date="2015-07-30T18:56:00Z">
        <w:r w:rsidR="00101196" w:rsidRPr="00192FAA">
          <w:rPr>
            <w:rFonts w:ascii="Times New Roman" w:hAnsi="Times New Roman"/>
            <w:noProof/>
            <w:sz w:val="24"/>
            <w:szCs w:val="24"/>
          </w:rPr>
          <w:t>.</w:t>
        </w:r>
      </w:ins>
    </w:p>
    <w:p w14:paraId="1695A0BD" w14:textId="77777777" w:rsidR="00101196" w:rsidRPr="00192FAA" w:rsidRDefault="00101196">
      <w:pPr>
        <w:spacing w:after="120" w:line="240" w:lineRule="auto"/>
        <w:rPr>
          <w:ins w:id="5006" w:author="EMRAH COLAK" w:date="2015-07-30T18:55:00Z"/>
          <w:rFonts w:ascii="Times New Roman" w:hAnsi="Times New Roman"/>
          <w:noProof/>
          <w:sz w:val="24"/>
          <w:szCs w:val="24"/>
        </w:rPr>
        <w:pPrChange w:id="5007" w:author="EMRAH COLAK" w:date="2015-07-30T18:26:00Z">
          <w:pPr>
            <w:spacing w:before="240" w:after="240" w:line="360" w:lineRule="auto"/>
          </w:pPr>
        </w:pPrChange>
      </w:pPr>
    </w:p>
    <w:p w14:paraId="339626FB" w14:textId="5D32A7E8" w:rsidR="000F7C00" w:rsidRPr="00192FAA" w:rsidRDefault="006E7376">
      <w:pPr>
        <w:spacing w:after="120" w:line="240" w:lineRule="auto"/>
        <w:rPr>
          <w:rFonts w:ascii="Times New Roman" w:hAnsi="Times New Roman"/>
          <w:noProof/>
          <w:sz w:val="24"/>
          <w:szCs w:val="24"/>
        </w:rPr>
        <w:pPrChange w:id="5008" w:author="EMRAH COLAK" w:date="2015-07-30T18:26:00Z">
          <w:pPr>
            <w:spacing w:before="240" w:after="240" w:line="360" w:lineRule="auto"/>
          </w:pPr>
        </w:pPrChange>
      </w:pPr>
      <w:del w:id="5009" w:author="EMRAH COLAK" w:date="2015-07-30T09:48:00Z">
        <w:r w:rsidRPr="00192FAA" w:rsidDel="005035E7">
          <w:rPr>
            <w:rFonts w:ascii="Times New Roman" w:hAnsi="Times New Roman"/>
            <w:noProof/>
            <w:sz w:val="24"/>
            <w:szCs w:val="24"/>
          </w:rPr>
          <w:delText>s. 93-96.</w:delText>
        </w:r>
      </w:del>
    </w:p>
    <w:p w14:paraId="229108FA" w14:textId="45340DF9" w:rsidR="00101196" w:rsidRPr="00192FAA" w:rsidRDefault="000F7C00">
      <w:pPr>
        <w:spacing w:after="0" w:line="240" w:lineRule="auto"/>
        <w:rPr>
          <w:ins w:id="5010" w:author="EMRAH COLAK" w:date="2015-07-30T18:55:00Z"/>
          <w:rFonts w:ascii="Times New Roman" w:hAnsi="Times New Roman"/>
          <w:noProof/>
          <w:sz w:val="24"/>
          <w:szCs w:val="24"/>
        </w:rPr>
        <w:pPrChange w:id="5011" w:author="EMRAH COLAK" w:date="2015-07-30T18:55:00Z">
          <w:pPr>
            <w:spacing w:before="240" w:after="240" w:line="360" w:lineRule="auto"/>
          </w:pPr>
        </w:pPrChange>
      </w:pPr>
      <w:r w:rsidRPr="00192FAA">
        <w:rPr>
          <w:rFonts w:ascii="Times New Roman" w:hAnsi="Times New Roman"/>
          <w:b/>
          <w:noProof/>
          <w:sz w:val="24"/>
          <w:szCs w:val="24"/>
          <w:rPrChange w:id="5012" w:author="EMRAH COLAK" w:date="2015-07-30T19:44:00Z">
            <w:rPr>
              <w:rFonts w:ascii="Times New Roman" w:hAnsi="Times New Roman"/>
              <w:noProof/>
              <w:sz w:val="24"/>
              <w:szCs w:val="24"/>
            </w:rPr>
          </w:rPrChange>
        </w:rPr>
        <w:t>vCenter</w:t>
      </w:r>
      <w:ins w:id="5013" w:author="EMRAH COLAK" w:date="2015-07-30T18:54:00Z">
        <w:r w:rsidR="00101196" w:rsidRPr="00192FAA">
          <w:rPr>
            <w:rFonts w:ascii="Times New Roman" w:hAnsi="Times New Roman"/>
            <w:b/>
            <w:noProof/>
            <w:sz w:val="24"/>
            <w:szCs w:val="24"/>
            <w:rPrChange w:id="5014" w:author="EMRAH COLAK" w:date="2015-07-30T19:44:00Z">
              <w:rPr>
                <w:rFonts w:ascii="Times New Roman" w:hAnsi="Times New Roman"/>
                <w:noProof/>
                <w:sz w:val="24"/>
                <w:szCs w:val="24"/>
              </w:rPr>
            </w:rPrChange>
          </w:rPr>
          <w:t>,</w:t>
        </w:r>
      </w:ins>
      <w:r w:rsidRPr="00192FAA">
        <w:rPr>
          <w:rFonts w:ascii="Times New Roman" w:hAnsi="Times New Roman"/>
          <w:b/>
          <w:noProof/>
          <w:sz w:val="24"/>
          <w:szCs w:val="24"/>
          <w:rPrChange w:id="5015" w:author="EMRAH COLAK" w:date="2015-07-30T19:44:00Z">
            <w:rPr>
              <w:rFonts w:ascii="Times New Roman" w:hAnsi="Times New Roman"/>
              <w:noProof/>
              <w:sz w:val="24"/>
              <w:szCs w:val="24"/>
            </w:rPr>
          </w:rPrChange>
        </w:rPr>
        <w:t xml:space="preserve"> Operations Manager Sizing Guidelines</w:t>
      </w:r>
      <w:ins w:id="5016" w:author="EMRAH COLAK" w:date="2015-07-30T19:01:00Z">
        <w:r w:rsidR="007D35F2" w:rsidRPr="00192FAA">
          <w:rPr>
            <w:rFonts w:ascii="Times New Roman" w:hAnsi="Times New Roman"/>
            <w:noProof/>
            <w:sz w:val="24"/>
            <w:szCs w:val="24"/>
          </w:rPr>
          <w:t xml:space="preserve">, </w:t>
        </w:r>
      </w:ins>
      <w:ins w:id="5017" w:author="EMRAH COLAK" w:date="2015-07-30T19:02:00Z">
        <w:r w:rsidR="007D35F2" w:rsidRPr="00192FAA">
          <w:rPr>
            <w:rFonts w:ascii="Times New Roman" w:hAnsi="Times New Roman"/>
            <w:noProof/>
            <w:sz w:val="24"/>
            <w:szCs w:val="24"/>
          </w:rPr>
          <w:t>Guidelines for OM.</w:t>
        </w:r>
      </w:ins>
      <w:del w:id="5018" w:author="EMRAH COLAK" w:date="2015-07-30T19:01:00Z">
        <w:r w:rsidRPr="00192FAA" w:rsidDel="007D35F2">
          <w:rPr>
            <w:rFonts w:ascii="Times New Roman" w:hAnsi="Times New Roman"/>
            <w:noProof/>
            <w:sz w:val="24"/>
            <w:szCs w:val="24"/>
          </w:rPr>
          <w:delText>.</w:delText>
        </w:r>
      </w:del>
      <w:r w:rsidRPr="00192FAA">
        <w:rPr>
          <w:rFonts w:ascii="Times New Roman" w:hAnsi="Times New Roman"/>
          <w:noProof/>
          <w:sz w:val="24"/>
          <w:szCs w:val="24"/>
        </w:rPr>
        <w:t xml:space="preserve"> </w:t>
      </w:r>
    </w:p>
    <w:p w14:paraId="1EB92F3F" w14:textId="2AA80031" w:rsidR="00101196" w:rsidRPr="00192FAA" w:rsidRDefault="00101196">
      <w:pPr>
        <w:spacing w:after="0" w:line="240" w:lineRule="auto"/>
        <w:rPr>
          <w:ins w:id="5019" w:author="EMRAH COLAK" w:date="2015-07-30T18:55:00Z"/>
          <w:rFonts w:ascii="Times New Roman" w:hAnsi="Times New Roman"/>
          <w:i/>
          <w:iCs/>
          <w:noProof/>
          <w:sz w:val="24"/>
          <w:szCs w:val="24"/>
        </w:rPr>
        <w:pPrChange w:id="5020" w:author="EMRAH COLAK" w:date="2015-07-30T18:55:00Z">
          <w:pPr>
            <w:spacing w:before="240" w:after="240" w:line="360" w:lineRule="auto"/>
          </w:pPr>
        </w:pPrChange>
      </w:pPr>
      <w:ins w:id="5021" w:author="EMRAH COLAK" w:date="2015-07-30T18:55:00Z">
        <w:r w:rsidRPr="00D57550">
          <w:rPr>
            <w:rFonts w:ascii="Times New Roman" w:hAnsi="Times New Roman"/>
            <w:i/>
            <w:iCs/>
            <w:noProof/>
            <w:sz w:val="24"/>
            <w:szCs w:val="24"/>
          </w:rPr>
          <w:fldChar w:fldCharType="begin"/>
        </w:r>
        <w:r w:rsidRPr="00192FAA">
          <w:rPr>
            <w:rFonts w:ascii="Times New Roman" w:hAnsi="Times New Roman"/>
            <w:i/>
            <w:iCs/>
            <w:noProof/>
            <w:sz w:val="24"/>
            <w:szCs w:val="24"/>
          </w:rPr>
          <w:instrText xml:space="preserve"> HYPERLINK "</w:instrText>
        </w:r>
      </w:ins>
      <w:r w:rsidRPr="00192FAA">
        <w:rPr>
          <w:rFonts w:ascii="Times New Roman" w:hAnsi="Times New Roman"/>
          <w:i/>
          <w:iCs/>
          <w:noProof/>
          <w:sz w:val="24"/>
          <w:szCs w:val="24"/>
        </w:rPr>
        <w:instrText>http://kb.vmware.com/</w:instrText>
      </w:r>
      <w:ins w:id="5022" w:author="EMRAH COLAK" w:date="2015-07-30T18:55:00Z">
        <w:r w:rsidRPr="00192FAA">
          <w:rPr>
            <w:rFonts w:ascii="Times New Roman" w:hAnsi="Times New Roman"/>
            <w:i/>
            <w:iCs/>
            <w:noProof/>
            <w:sz w:val="24"/>
            <w:szCs w:val="24"/>
          </w:rPr>
          <w:instrText xml:space="preserve">" </w:instrText>
        </w:r>
        <w:r w:rsidRPr="00D57550">
          <w:rPr>
            <w:rFonts w:ascii="Times New Roman" w:hAnsi="Times New Roman"/>
            <w:i/>
            <w:iCs/>
            <w:noProof/>
            <w:sz w:val="24"/>
            <w:szCs w:val="24"/>
            <w:rPrChange w:id="5023" w:author="EMRAH COLAK" w:date="2015-07-30T19:44:00Z">
              <w:rPr>
                <w:rFonts w:ascii="Times New Roman" w:hAnsi="Times New Roman"/>
                <w:i/>
                <w:iCs/>
                <w:noProof/>
                <w:sz w:val="24"/>
                <w:szCs w:val="24"/>
              </w:rPr>
            </w:rPrChange>
          </w:rPr>
          <w:fldChar w:fldCharType="separate"/>
        </w:r>
      </w:ins>
      <w:r w:rsidRPr="00192FAA">
        <w:rPr>
          <w:rStyle w:val="Kpr"/>
          <w:rFonts w:ascii="Times New Roman" w:hAnsi="Times New Roman"/>
          <w:i/>
          <w:iCs/>
          <w:noProof/>
          <w:color w:val="auto"/>
          <w:sz w:val="24"/>
          <w:szCs w:val="24"/>
          <w:rPrChange w:id="5024" w:author="EMRAH COLAK" w:date="2015-07-30T19:44:00Z">
            <w:rPr>
              <w:rStyle w:val="Kpr"/>
              <w:rFonts w:ascii="Times New Roman" w:hAnsi="Times New Roman"/>
              <w:i/>
              <w:iCs/>
              <w:noProof/>
              <w:sz w:val="24"/>
              <w:szCs w:val="24"/>
            </w:rPr>
          </w:rPrChange>
        </w:rPr>
        <w:t>http://kb.vmware.com/</w:t>
      </w:r>
      <w:ins w:id="5025" w:author="EMRAH COLAK" w:date="2015-07-30T18:55:00Z">
        <w:r w:rsidRPr="00D57550">
          <w:rPr>
            <w:rFonts w:ascii="Times New Roman" w:hAnsi="Times New Roman"/>
            <w:i/>
            <w:iCs/>
            <w:noProof/>
            <w:sz w:val="24"/>
            <w:szCs w:val="24"/>
          </w:rPr>
          <w:fldChar w:fldCharType="end"/>
        </w:r>
      </w:ins>
    </w:p>
    <w:p w14:paraId="76F570D8" w14:textId="11EDD433" w:rsidR="00101196" w:rsidRPr="00192FAA" w:rsidRDefault="00101196">
      <w:pPr>
        <w:spacing w:after="120" w:line="240" w:lineRule="auto"/>
        <w:rPr>
          <w:ins w:id="5026" w:author="EMRAH COLAK" w:date="2015-07-30T18:55:00Z"/>
          <w:rFonts w:ascii="Times New Roman" w:hAnsi="Times New Roman"/>
          <w:sz w:val="24"/>
          <w:szCs w:val="24"/>
        </w:rPr>
      </w:pPr>
      <w:ins w:id="5027" w:author="EMRAH COLAK" w:date="2015-07-30T18:55:00Z">
        <w:r w:rsidRPr="00192FAA">
          <w:rPr>
            <w:rFonts w:ascii="Times New Roman" w:hAnsi="Times New Roman"/>
            <w:sz w:val="24"/>
            <w:szCs w:val="24"/>
          </w:rPr>
          <w:t>(Erişim Tarihi: 30/06/2015)</w:t>
        </w:r>
      </w:ins>
    </w:p>
    <w:p w14:paraId="3D2CB870" w14:textId="77777777" w:rsidR="00101196" w:rsidRPr="00192FAA" w:rsidRDefault="00101196">
      <w:pPr>
        <w:spacing w:after="0" w:line="240" w:lineRule="auto"/>
        <w:rPr>
          <w:ins w:id="5028" w:author="EMRAH COLAK" w:date="2015-07-30T18:55:00Z"/>
          <w:rFonts w:ascii="Times New Roman" w:hAnsi="Times New Roman"/>
          <w:sz w:val="24"/>
          <w:szCs w:val="24"/>
        </w:rPr>
        <w:pPrChange w:id="5029" w:author="EMRAH COLAK" w:date="2015-07-30T18:55:00Z">
          <w:pPr>
            <w:spacing w:after="120" w:line="240" w:lineRule="auto"/>
          </w:pPr>
        </w:pPrChange>
      </w:pPr>
    </w:p>
    <w:p w14:paraId="3297672F" w14:textId="5A32EC26" w:rsidR="000D2166" w:rsidRPr="00192FAA" w:rsidDel="00101196" w:rsidRDefault="000F7C00">
      <w:pPr>
        <w:spacing w:after="0" w:line="240" w:lineRule="auto"/>
        <w:rPr>
          <w:del w:id="5030" w:author="EMRAH COLAK" w:date="2015-07-30T18:55:00Z"/>
          <w:rFonts w:ascii="Times New Roman" w:hAnsi="Times New Roman"/>
          <w:noProof/>
          <w:sz w:val="24"/>
          <w:szCs w:val="24"/>
        </w:rPr>
        <w:pPrChange w:id="5031" w:author="EMRAH COLAK" w:date="2015-07-30T18:57:00Z">
          <w:pPr>
            <w:spacing w:before="240" w:after="240" w:line="360" w:lineRule="auto"/>
          </w:pPr>
        </w:pPrChange>
      </w:pPr>
      <w:del w:id="5032" w:author="EMRAH COLAK" w:date="2015-07-30T18:55:00Z">
        <w:r w:rsidRPr="00192FAA" w:rsidDel="00101196">
          <w:rPr>
            <w:rFonts w:ascii="Times New Roman" w:hAnsi="Times New Roman"/>
            <w:i/>
            <w:iCs/>
            <w:noProof/>
            <w:sz w:val="24"/>
            <w:szCs w:val="24"/>
          </w:rPr>
          <w:delText xml:space="preserve">. </w:delText>
        </w:r>
        <w:r w:rsidRPr="00192FAA" w:rsidDel="00101196">
          <w:rPr>
            <w:rFonts w:ascii="Times New Roman" w:hAnsi="Times New Roman"/>
            <w:noProof/>
            <w:sz w:val="24"/>
            <w:szCs w:val="24"/>
          </w:rPr>
          <w:delText xml:space="preserve">[Çevrimiçi] VMware,Inc. [Alıntı Tarihi: </w:delText>
        </w:r>
        <w:r w:rsidR="00FA789E" w:rsidRPr="00192FAA" w:rsidDel="00101196">
          <w:rPr>
            <w:rFonts w:ascii="Times New Roman" w:hAnsi="Times New Roman"/>
            <w:noProof/>
            <w:sz w:val="24"/>
            <w:szCs w:val="24"/>
          </w:rPr>
          <w:delText>30 Haziran 2015</w:delText>
        </w:r>
        <w:r w:rsidRPr="00192FAA" w:rsidDel="00101196">
          <w:rPr>
            <w:rFonts w:ascii="Times New Roman" w:hAnsi="Times New Roman"/>
            <w:noProof/>
            <w:sz w:val="24"/>
            <w:szCs w:val="24"/>
          </w:rPr>
          <w:delText>.] .</w:delText>
        </w:r>
      </w:del>
    </w:p>
    <w:p w14:paraId="510FF86F" w14:textId="1EED3F4B" w:rsidR="00101196" w:rsidRPr="00192FAA" w:rsidRDefault="000F7C00">
      <w:pPr>
        <w:spacing w:after="0" w:line="240" w:lineRule="auto"/>
        <w:rPr>
          <w:ins w:id="5033" w:author="EMRAH COLAK" w:date="2015-07-30T18:56:00Z"/>
          <w:rFonts w:ascii="Times New Roman" w:hAnsi="Times New Roman"/>
          <w:noProof/>
          <w:sz w:val="24"/>
          <w:szCs w:val="24"/>
        </w:rPr>
        <w:pPrChange w:id="5034" w:author="EMRAH COLAK" w:date="2015-07-30T18:57:00Z">
          <w:pPr>
            <w:spacing w:before="240" w:after="240" w:line="360" w:lineRule="auto"/>
          </w:pPr>
        </w:pPrChange>
      </w:pPr>
      <w:r w:rsidRPr="00192FAA">
        <w:rPr>
          <w:rFonts w:ascii="Times New Roman" w:hAnsi="Times New Roman"/>
          <w:b/>
          <w:bCs/>
          <w:noProof/>
          <w:sz w:val="24"/>
          <w:szCs w:val="24"/>
        </w:rPr>
        <w:t>VMware</w:t>
      </w:r>
      <w:del w:id="5035" w:author="EMRAH COLAK" w:date="2015-07-30T18:56:00Z">
        <w:r w:rsidRPr="00192FAA" w:rsidDel="00101196">
          <w:rPr>
            <w:rFonts w:ascii="Times New Roman" w:hAnsi="Times New Roman"/>
            <w:b/>
            <w:bCs/>
            <w:noProof/>
            <w:sz w:val="24"/>
            <w:szCs w:val="24"/>
          </w:rPr>
          <w:delText>.</w:delText>
        </w:r>
      </w:del>
      <w:r w:rsidRPr="00192FAA">
        <w:rPr>
          <w:rFonts w:ascii="Times New Roman" w:hAnsi="Times New Roman"/>
          <w:b/>
          <w:bCs/>
          <w:noProof/>
          <w:sz w:val="24"/>
          <w:szCs w:val="24"/>
        </w:rPr>
        <w:t xml:space="preserve"> </w:t>
      </w:r>
      <w:del w:id="5036" w:author="EMRAH COLAK" w:date="2015-07-30T18:56:00Z">
        <w:r w:rsidRPr="00192FAA" w:rsidDel="00101196">
          <w:rPr>
            <w:rFonts w:ascii="Times New Roman" w:hAnsi="Times New Roman"/>
            <w:b/>
            <w:bCs/>
            <w:noProof/>
            <w:sz w:val="24"/>
            <w:szCs w:val="24"/>
          </w:rPr>
          <w:delText>2006.</w:delText>
        </w:r>
        <w:r w:rsidRPr="00192FAA" w:rsidDel="00101196">
          <w:rPr>
            <w:rFonts w:ascii="Times New Roman" w:hAnsi="Times New Roman"/>
            <w:b/>
            <w:noProof/>
            <w:sz w:val="24"/>
            <w:szCs w:val="24"/>
            <w:rPrChange w:id="5037" w:author="EMRAH COLAK" w:date="2015-07-30T19:44:00Z">
              <w:rPr>
                <w:rFonts w:ascii="Times New Roman" w:hAnsi="Times New Roman"/>
                <w:noProof/>
                <w:sz w:val="24"/>
                <w:szCs w:val="24"/>
              </w:rPr>
            </w:rPrChange>
          </w:rPr>
          <w:delText xml:space="preserve"> </w:delText>
        </w:r>
      </w:del>
      <w:r w:rsidRPr="00192FAA">
        <w:rPr>
          <w:rFonts w:ascii="Times New Roman" w:hAnsi="Times New Roman"/>
          <w:b/>
          <w:noProof/>
          <w:sz w:val="24"/>
          <w:szCs w:val="24"/>
          <w:rPrChange w:id="5038" w:author="EMRAH COLAK" w:date="2015-07-30T19:44:00Z">
            <w:rPr>
              <w:rFonts w:ascii="Times New Roman" w:hAnsi="Times New Roman"/>
              <w:noProof/>
              <w:sz w:val="24"/>
              <w:szCs w:val="24"/>
            </w:rPr>
          </w:rPrChange>
        </w:rPr>
        <w:t>Virtualization Overview</w:t>
      </w:r>
      <w:ins w:id="5039" w:author="EMRAH COLAK" w:date="2015-07-30T19:01:00Z">
        <w:r w:rsidR="007D35F2" w:rsidRPr="00192FAA">
          <w:rPr>
            <w:rFonts w:ascii="Times New Roman" w:hAnsi="Times New Roman"/>
            <w:noProof/>
            <w:sz w:val="24"/>
            <w:szCs w:val="24"/>
          </w:rPr>
          <w:t>, virtulization.</w:t>
        </w:r>
      </w:ins>
      <w:del w:id="5040" w:author="EMRAH COLAK" w:date="2015-07-30T19:01:00Z">
        <w:r w:rsidRPr="00192FAA" w:rsidDel="007D35F2">
          <w:rPr>
            <w:rFonts w:ascii="Times New Roman" w:hAnsi="Times New Roman"/>
            <w:noProof/>
            <w:sz w:val="24"/>
            <w:szCs w:val="24"/>
          </w:rPr>
          <w:delText>.</w:delText>
        </w:r>
      </w:del>
      <w:r w:rsidRPr="00192FAA">
        <w:rPr>
          <w:rFonts w:ascii="Times New Roman" w:hAnsi="Times New Roman"/>
          <w:noProof/>
          <w:sz w:val="24"/>
          <w:szCs w:val="24"/>
        </w:rPr>
        <w:t xml:space="preserve"> </w:t>
      </w:r>
    </w:p>
    <w:p w14:paraId="2F18A7B0" w14:textId="4C43A41B" w:rsidR="000F7C00" w:rsidRPr="00192FAA" w:rsidRDefault="000F7C00">
      <w:pPr>
        <w:spacing w:after="0" w:line="240" w:lineRule="auto"/>
        <w:rPr>
          <w:ins w:id="5041" w:author="EMRAH COLAK" w:date="2015-07-30T18:56:00Z"/>
          <w:rFonts w:ascii="Times New Roman" w:hAnsi="Times New Roman"/>
          <w:noProof/>
          <w:sz w:val="24"/>
          <w:szCs w:val="24"/>
        </w:rPr>
        <w:pPrChange w:id="5042" w:author="EMRAH COLAK" w:date="2015-07-30T18:57:00Z">
          <w:pPr>
            <w:spacing w:before="240" w:after="240" w:line="360" w:lineRule="auto"/>
          </w:pPr>
        </w:pPrChange>
      </w:pPr>
      <w:del w:id="5043" w:author="EMRAH COLAK" w:date="2015-07-30T18:56:00Z">
        <w:r w:rsidRPr="00192FAA" w:rsidDel="00101196">
          <w:rPr>
            <w:rFonts w:ascii="Times New Roman" w:hAnsi="Times New Roman"/>
            <w:noProof/>
            <w:sz w:val="24"/>
            <w:szCs w:val="24"/>
          </w:rPr>
          <w:delText>[Çevrimiçi] 2006. [Alıntı Tarihi:</w:delText>
        </w:r>
        <w:r w:rsidR="00FA789E" w:rsidRPr="00192FAA" w:rsidDel="00101196">
          <w:rPr>
            <w:rFonts w:ascii="Times New Roman" w:hAnsi="Times New Roman"/>
            <w:noProof/>
            <w:sz w:val="24"/>
            <w:szCs w:val="24"/>
          </w:rPr>
          <w:delText xml:space="preserve"> 30 Haziran 2015</w:delText>
        </w:r>
        <w:r w:rsidRPr="00192FAA" w:rsidDel="00101196">
          <w:rPr>
            <w:rFonts w:ascii="Times New Roman" w:hAnsi="Times New Roman"/>
            <w:noProof/>
            <w:sz w:val="24"/>
            <w:szCs w:val="24"/>
          </w:rPr>
          <w:delText xml:space="preserve">.] </w:delText>
        </w:r>
      </w:del>
      <w:ins w:id="5044" w:author="EMRAH COLAK" w:date="2015-07-30T18:56:00Z">
        <w:r w:rsidR="00101196" w:rsidRPr="00D57550">
          <w:rPr>
            <w:rFonts w:ascii="Times New Roman" w:hAnsi="Times New Roman"/>
            <w:noProof/>
            <w:sz w:val="24"/>
            <w:szCs w:val="24"/>
          </w:rPr>
          <w:fldChar w:fldCharType="begin"/>
        </w:r>
        <w:r w:rsidR="00101196" w:rsidRPr="00192FAA">
          <w:rPr>
            <w:rFonts w:ascii="Times New Roman" w:hAnsi="Times New Roman"/>
            <w:noProof/>
            <w:sz w:val="24"/>
            <w:szCs w:val="24"/>
          </w:rPr>
          <w:instrText xml:space="preserve"> HYPERLINK "</w:instrText>
        </w:r>
      </w:ins>
      <w:r w:rsidR="00101196" w:rsidRPr="00192FAA">
        <w:rPr>
          <w:rFonts w:ascii="Times New Roman" w:hAnsi="Times New Roman"/>
          <w:noProof/>
          <w:sz w:val="24"/>
          <w:szCs w:val="24"/>
        </w:rPr>
        <w:instrText>http://www.vmware.com/pdf/virtualization.pdf</w:instrText>
      </w:r>
      <w:ins w:id="5045" w:author="EMRAH COLAK" w:date="2015-07-30T18:56:00Z">
        <w:r w:rsidR="00101196" w:rsidRPr="00192FAA">
          <w:rPr>
            <w:rFonts w:ascii="Times New Roman" w:hAnsi="Times New Roman"/>
            <w:noProof/>
            <w:sz w:val="24"/>
            <w:szCs w:val="24"/>
          </w:rPr>
          <w:instrText xml:space="preserve">" </w:instrText>
        </w:r>
        <w:r w:rsidR="00101196" w:rsidRPr="00D57550">
          <w:rPr>
            <w:rFonts w:ascii="Times New Roman" w:hAnsi="Times New Roman"/>
            <w:noProof/>
            <w:sz w:val="24"/>
            <w:szCs w:val="24"/>
            <w:rPrChange w:id="5046" w:author="EMRAH COLAK" w:date="2015-07-30T19:44:00Z">
              <w:rPr>
                <w:rFonts w:ascii="Times New Roman" w:hAnsi="Times New Roman"/>
                <w:noProof/>
                <w:sz w:val="24"/>
                <w:szCs w:val="24"/>
              </w:rPr>
            </w:rPrChange>
          </w:rPr>
          <w:fldChar w:fldCharType="separate"/>
        </w:r>
      </w:ins>
      <w:r w:rsidR="00101196" w:rsidRPr="00192FAA">
        <w:rPr>
          <w:rStyle w:val="Kpr"/>
          <w:rFonts w:ascii="Times New Roman" w:hAnsi="Times New Roman"/>
          <w:noProof/>
          <w:color w:val="auto"/>
          <w:sz w:val="24"/>
          <w:szCs w:val="24"/>
          <w:rPrChange w:id="5047" w:author="EMRAH COLAK" w:date="2015-07-30T19:44:00Z">
            <w:rPr>
              <w:rStyle w:val="Kpr"/>
              <w:rFonts w:ascii="Times New Roman" w:hAnsi="Times New Roman"/>
              <w:noProof/>
              <w:sz w:val="24"/>
              <w:szCs w:val="24"/>
            </w:rPr>
          </w:rPrChange>
        </w:rPr>
        <w:t>http://www.vmware.com/pdf/virtualization.pdf</w:t>
      </w:r>
      <w:ins w:id="5048" w:author="EMRAH COLAK" w:date="2015-07-30T18:56:00Z">
        <w:r w:rsidR="00101196" w:rsidRPr="00D57550">
          <w:rPr>
            <w:rFonts w:ascii="Times New Roman" w:hAnsi="Times New Roman"/>
            <w:noProof/>
            <w:sz w:val="24"/>
            <w:szCs w:val="24"/>
          </w:rPr>
          <w:fldChar w:fldCharType="end"/>
        </w:r>
      </w:ins>
      <w:del w:id="5049" w:author="EMRAH COLAK" w:date="2015-07-30T18:56:00Z">
        <w:r w:rsidRPr="00192FAA" w:rsidDel="00101196">
          <w:rPr>
            <w:rFonts w:ascii="Times New Roman" w:hAnsi="Times New Roman"/>
            <w:noProof/>
            <w:sz w:val="24"/>
            <w:szCs w:val="24"/>
          </w:rPr>
          <w:delText>.</w:delText>
        </w:r>
      </w:del>
    </w:p>
    <w:p w14:paraId="59FB81D0" w14:textId="027071F3" w:rsidR="00101196" w:rsidRPr="00192FAA" w:rsidRDefault="00101196">
      <w:pPr>
        <w:spacing w:after="120" w:line="240" w:lineRule="auto"/>
        <w:rPr>
          <w:ins w:id="5050" w:author="EMRAH COLAK" w:date="2015-07-30T18:56:00Z"/>
          <w:rFonts w:ascii="Times New Roman" w:hAnsi="Times New Roman"/>
          <w:noProof/>
          <w:sz w:val="24"/>
          <w:szCs w:val="24"/>
        </w:rPr>
      </w:pPr>
      <w:ins w:id="5051" w:author="EMRAH COLAK" w:date="2015-07-30T18:56:00Z">
        <w:r w:rsidRPr="00192FAA">
          <w:rPr>
            <w:rFonts w:ascii="Times New Roman" w:hAnsi="Times New Roman"/>
            <w:sz w:val="24"/>
            <w:szCs w:val="24"/>
          </w:rPr>
          <w:t>(Erişim Tarihi: 30/06/2015)</w:t>
        </w:r>
      </w:ins>
    </w:p>
    <w:p w14:paraId="4D00DEDC" w14:textId="77777777" w:rsidR="00101196" w:rsidRPr="00192FAA" w:rsidRDefault="00101196">
      <w:pPr>
        <w:spacing w:after="120" w:line="240" w:lineRule="auto"/>
        <w:rPr>
          <w:rFonts w:ascii="Times New Roman" w:hAnsi="Times New Roman"/>
          <w:noProof/>
          <w:sz w:val="24"/>
          <w:szCs w:val="24"/>
        </w:rPr>
        <w:pPrChange w:id="5052" w:author="EMRAH COLAK" w:date="2015-07-30T18:26:00Z">
          <w:pPr>
            <w:spacing w:before="240" w:after="240" w:line="360" w:lineRule="auto"/>
          </w:pPr>
        </w:pPrChange>
      </w:pPr>
    </w:p>
    <w:p w14:paraId="6B716BCA" w14:textId="414E76DC" w:rsidR="00101196" w:rsidRPr="00192FAA" w:rsidRDefault="000F7C00">
      <w:pPr>
        <w:spacing w:after="0" w:line="240" w:lineRule="auto"/>
        <w:rPr>
          <w:ins w:id="5053" w:author="EMRAH COLAK" w:date="2015-07-30T18:57:00Z"/>
          <w:rFonts w:ascii="Times New Roman" w:hAnsi="Times New Roman"/>
          <w:i/>
          <w:iCs/>
          <w:noProof/>
          <w:sz w:val="24"/>
          <w:szCs w:val="24"/>
        </w:rPr>
        <w:pPrChange w:id="5054" w:author="EMRAH COLAK" w:date="2015-07-30T18:58:00Z">
          <w:pPr>
            <w:spacing w:before="240" w:after="240" w:line="360" w:lineRule="auto"/>
          </w:pPr>
        </w:pPrChange>
      </w:pPr>
      <w:r w:rsidRPr="00192FAA">
        <w:rPr>
          <w:rFonts w:ascii="Times New Roman" w:hAnsi="Times New Roman"/>
          <w:b/>
          <w:noProof/>
          <w:sz w:val="24"/>
          <w:szCs w:val="24"/>
          <w:rPrChange w:id="5055" w:author="EMRAH COLAK" w:date="2015-07-30T19:44:00Z">
            <w:rPr>
              <w:rFonts w:ascii="Times New Roman" w:hAnsi="Times New Roman"/>
              <w:noProof/>
              <w:sz w:val="24"/>
              <w:szCs w:val="24"/>
            </w:rPr>
          </w:rPrChange>
        </w:rPr>
        <w:lastRenderedPageBreak/>
        <w:t>vSphere Storage</w:t>
      </w:r>
      <w:ins w:id="5056" w:author="EMRAH COLAK" w:date="2015-07-30T19:00:00Z">
        <w:r w:rsidR="00101196" w:rsidRPr="00192FAA">
          <w:rPr>
            <w:rFonts w:ascii="Times New Roman" w:hAnsi="Times New Roman"/>
            <w:b/>
            <w:noProof/>
            <w:sz w:val="24"/>
            <w:szCs w:val="24"/>
          </w:rPr>
          <w:t>,</w:t>
        </w:r>
      </w:ins>
      <w:ins w:id="5057" w:author="EMRAH COLAK" w:date="2015-07-30T19:01:00Z">
        <w:r w:rsidR="00101196" w:rsidRPr="00192FAA">
          <w:rPr>
            <w:rFonts w:ascii="Times New Roman" w:hAnsi="Times New Roman"/>
            <w:b/>
            <w:noProof/>
            <w:sz w:val="24"/>
            <w:szCs w:val="24"/>
          </w:rPr>
          <w:t xml:space="preserve"> </w:t>
        </w:r>
        <w:r w:rsidR="00101196" w:rsidRPr="00192FAA">
          <w:rPr>
            <w:rFonts w:ascii="Times New Roman" w:hAnsi="Times New Roman"/>
            <w:noProof/>
            <w:sz w:val="24"/>
            <w:szCs w:val="24"/>
          </w:rPr>
          <w:t>vcenter server storage.</w:t>
        </w:r>
      </w:ins>
      <w:del w:id="5058" w:author="EMRAH COLAK" w:date="2015-07-30T19:00:00Z">
        <w:r w:rsidRPr="00192FAA" w:rsidDel="00101196">
          <w:rPr>
            <w:rFonts w:ascii="Times New Roman" w:hAnsi="Times New Roman"/>
            <w:b/>
            <w:noProof/>
            <w:sz w:val="24"/>
            <w:szCs w:val="24"/>
            <w:rPrChange w:id="5059" w:author="EMRAH COLAK" w:date="2015-07-30T19:44:00Z">
              <w:rPr>
                <w:rFonts w:ascii="Times New Roman" w:hAnsi="Times New Roman"/>
                <w:noProof/>
                <w:sz w:val="24"/>
                <w:szCs w:val="24"/>
              </w:rPr>
            </w:rPrChange>
          </w:rPr>
          <w:delText>.</w:delText>
        </w:r>
      </w:del>
    </w:p>
    <w:p w14:paraId="5FE5E599" w14:textId="56007442" w:rsidR="000F7C00" w:rsidRPr="00192FAA" w:rsidRDefault="000F7C00">
      <w:pPr>
        <w:spacing w:after="0" w:line="240" w:lineRule="auto"/>
        <w:rPr>
          <w:ins w:id="5060" w:author="EMRAH COLAK" w:date="2015-07-30T18:57:00Z"/>
          <w:rFonts w:ascii="Times New Roman" w:hAnsi="Times New Roman"/>
          <w:noProof/>
          <w:sz w:val="24"/>
          <w:szCs w:val="24"/>
        </w:rPr>
        <w:pPrChange w:id="5061" w:author="EMRAH COLAK" w:date="2015-07-30T18:58:00Z">
          <w:pPr>
            <w:spacing w:before="240" w:after="240" w:line="360" w:lineRule="auto"/>
          </w:pPr>
        </w:pPrChange>
      </w:pPr>
      <w:del w:id="5062" w:author="EMRAH COLAK" w:date="2015-07-30T18:57:00Z">
        <w:r w:rsidRPr="00192FAA" w:rsidDel="00101196">
          <w:rPr>
            <w:rFonts w:ascii="Times New Roman" w:hAnsi="Times New Roman"/>
            <w:i/>
            <w:iCs/>
            <w:noProof/>
            <w:sz w:val="24"/>
            <w:szCs w:val="24"/>
            <w:rPrChange w:id="5063" w:author="EMRAH COLAK" w:date="2015-07-30T19:44:00Z">
              <w:rPr>
                <w:rFonts w:ascii="Times New Roman" w:hAnsi="Times New Roman"/>
                <w:noProof/>
                <w:sz w:val="24"/>
                <w:szCs w:val="24"/>
              </w:rPr>
            </w:rPrChange>
          </w:rPr>
          <w:delText xml:space="preserve"> </w:delText>
        </w:r>
        <w:r w:rsidRPr="00192FAA" w:rsidDel="00101196">
          <w:rPr>
            <w:rFonts w:ascii="Times New Roman" w:hAnsi="Times New Roman"/>
            <w:iCs/>
            <w:noProof/>
            <w:sz w:val="24"/>
            <w:szCs w:val="24"/>
            <w:rPrChange w:id="5064" w:author="EMRAH COLAK" w:date="2015-07-30T19:44:00Z">
              <w:rPr>
                <w:rFonts w:ascii="Times New Roman" w:hAnsi="Times New Roman"/>
                <w:i/>
                <w:iCs/>
                <w:noProof/>
                <w:sz w:val="24"/>
                <w:szCs w:val="24"/>
              </w:rPr>
            </w:rPrChange>
          </w:rPr>
          <w:delText>http://www.vmware.com/support/pubs.</w:delText>
        </w:r>
        <w:r w:rsidRPr="00192FAA" w:rsidDel="00101196">
          <w:rPr>
            <w:rFonts w:ascii="Times New Roman" w:hAnsi="Times New Roman"/>
            <w:i/>
            <w:iCs/>
            <w:noProof/>
            <w:sz w:val="24"/>
            <w:szCs w:val="24"/>
          </w:rPr>
          <w:delText xml:space="preserve"> </w:delText>
        </w:r>
        <w:r w:rsidRPr="00192FAA" w:rsidDel="00101196">
          <w:rPr>
            <w:rFonts w:ascii="Times New Roman" w:hAnsi="Times New Roman"/>
            <w:noProof/>
            <w:sz w:val="24"/>
            <w:szCs w:val="24"/>
          </w:rPr>
          <w:delText xml:space="preserve">[Çevrimiçi] [Alıntı Tarihi: </w:delText>
        </w:r>
        <w:r w:rsidR="00FA789E" w:rsidRPr="00192FAA" w:rsidDel="00101196">
          <w:rPr>
            <w:rFonts w:ascii="Times New Roman" w:hAnsi="Times New Roman"/>
            <w:noProof/>
            <w:sz w:val="24"/>
            <w:szCs w:val="24"/>
          </w:rPr>
          <w:delText>1 Temmuz 2015</w:delText>
        </w:r>
        <w:r w:rsidRPr="00192FAA" w:rsidDel="00101196">
          <w:rPr>
            <w:rFonts w:ascii="Times New Roman" w:hAnsi="Times New Roman"/>
            <w:noProof/>
            <w:sz w:val="24"/>
            <w:szCs w:val="24"/>
          </w:rPr>
          <w:delText xml:space="preserve">.] </w:delText>
        </w:r>
      </w:del>
      <w:r w:rsidRPr="00192FAA">
        <w:rPr>
          <w:rFonts w:ascii="Times New Roman" w:hAnsi="Times New Roman"/>
          <w:noProof/>
          <w:sz w:val="24"/>
          <w:szCs w:val="24"/>
        </w:rPr>
        <w:t>https://pubs.vmware.com/vsphere-55/topic/com.vmware.ICbase/PDF/vsphere-esxi-vcenter-server-552-storage-guide.pdf.</w:t>
      </w:r>
    </w:p>
    <w:p w14:paraId="07CFF489" w14:textId="7A19C6C3" w:rsidR="00101196" w:rsidRPr="00192FAA" w:rsidRDefault="00101196">
      <w:pPr>
        <w:spacing w:after="120" w:line="240" w:lineRule="auto"/>
        <w:rPr>
          <w:ins w:id="5065" w:author="EMRAH COLAK" w:date="2015-07-30T18:57:00Z"/>
          <w:rFonts w:ascii="Times New Roman" w:hAnsi="Times New Roman"/>
          <w:noProof/>
          <w:sz w:val="24"/>
          <w:szCs w:val="24"/>
        </w:rPr>
      </w:pPr>
      <w:ins w:id="5066" w:author="EMRAH COLAK" w:date="2015-07-30T18:57:00Z">
        <w:r w:rsidRPr="00192FAA">
          <w:rPr>
            <w:rFonts w:ascii="Times New Roman" w:hAnsi="Times New Roman"/>
            <w:sz w:val="24"/>
            <w:szCs w:val="24"/>
          </w:rPr>
          <w:t>(Erişim Tarihi: 01/07/2015)</w:t>
        </w:r>
      </w:ins>
    </w:p>
    <w:p w14:paraId="6893CB5C" w14:textId="77777777" w:rsidR="000D2166" w:rsidRPr="00192FAA" w:rsidRDefault="000D2166">
      <w:pPr>
        <w:spacing w:after="120" w:line="240" w:lineRule="auto"/>
        <w:rPr>
          <w:rFonts w:ascii="Times New Roman" w:hAnsi="Times New Roman"/>
          <w:noProof/>
          <w:sz w:val="24"/>
          <w:szCs w:val="24"/>
        </w:rPr>
        <w:pPrChange w:id="5067" w:author="EMRAH COLAK" w:date="2015-07-30T18:26:00Z">
          <w:pPr>
            <w:spacing w:before="240" w:after="240" w:line="360" w:lineRule="auto"/>
          </w:pPr>
        </w:pPrChange>
      </w:pPr>
    </w:p>
    <w:p w14:paraId="63B758D2" w14:textId="380E6FDD" w:rsidR="00101196" w:rsidRPr="00192FAA" w:rsidRDefault="000F7C00">
      <w:pPr>
        <w:spacing w:after="0" w:line="240" w:lineRule="auto"/>
        <w:rPr>
          <w:ins w:id="5068" w:author="EMRAH COLAK" w:date="2015-07-30T18:58:00Z"/>
          <w:rFonts w:ascii="Times New Roman" w:hAnsi="Times New Roman"/>
          <w:b/>
          <w:bCs/>
          <w:noProof/>
          <w:sz w:val="24"/>
          <w:szCs w:val="24"/>
        </w:rPr>
        <w:pPrChange w:id="5069" w:author="EMRAH COLAK" w:date="2015-07-30T18:58:00Z">
          <w:pPr>
            <w:spacing w:before="240" w:after="240" w:line="360" w:lineRule="auto"/>
          </w:pPr>
        </w:pPrChange>
      </w:pPr>
      <w:r w:rsidRPr="00192FAA">
        <w:rPr>
          <w:rFonts w:ascii="Times New Roman" w:hAnsi="Times New Roman"/>
          <w:b/>
          <w:bCs/>
          <w:noProof/>
          <w:sz w:val="24"/>
          <w:szCs w:val="24"/>
        </w:rPr>
        <w:t>WOOD, Alyssa</w:t>
      </w:r>
      <w:ins w:id="5070" w:author="EMRAH COLAK" w:date="2015-07-30T18:59:00Z">
        <w:r w:rsidR="00101196" w:rsidRPr="00192FAA">
          <w:rPr>
            <w:rFonts w:ascii="Times New Roman" w:hAnsi="Times New Roman"/>
            <w:b/>
            <w:bCs/>
            <w:noProof/>
            <w:sz w:val="24"/>
            <w:szCs w:val="24"/>
          </w:rPr>
          <w:t xml:space="preserve">, </w:t>
        </w:r>
        <w:r w:rsidR="00101196" w:rsidRPr="00192FAA">
          <w:rPr>
            <w:rFonts w:ascii="Times New Roman" w:hAnsi="Times New Roman"/>
            <w:bCs/>
            <w:noProof/>
            <w:sz w:val="24"/>
            <w:szCs w:val="24"/>
          </w:rPr>
          <w:t>Microsoft Virtual Desktop Licensing</w:t>
        </w:r>
      </w:ins>
      <w:ins w:id="5071" w:author="EMRAH COLAK" w:date="2015-07-30T19:03:00Z">
        <w:r w:rsidR="007D35F2" w:rsidRPr="00192FAA">
          <w:rPr>
            <w:rFonts w:ascii="Times New Roman" w:hAnsi="Times New Roman"/>
            <w:bCs/>
            <w:noProof/>
            <w:sz w:val="24"/>
            <w:szCs w:val="24"/>
          </w:rPr>
          <w:t>.</w:t>
        </w:r>
      </w:ins>
      <w:del w:id="5072" w:author="EMRAH COLAK" w:date="2015-07-30T18:59:00Z">
        <w:r w:rsidRPr="00192FAA" w:rsidDel="00101196">
          <w:rPr>
            <w:rFonts w:ascii="Times New Roman" w:hAnsi="Times New Roman"/>
            <w:b/>
            <w:bCs/>
            <w:noProof/>
            <w:sz w:val="24"/>
            <w:szCs w:val="24"/>
          </w:rPr>
          <w:delText>.</w:delText>
        </w:r>
      </w:del>
      <w:r w:rsidRPr="00192FAA">
        <w:rPr>
          <w:rFonts w:ascii="Times New Roman" w:hAnsi="Times New Roman"/>
          <w:b/>
          <w:bCs/>
          <w:noProof/>
          <w:sz w:val="24"/>
          <w:szCs w:val="24"/>
        </w:rPr>
        <w:t xml:space="preserve"> </w:t>
      </w:r>
    </w:p>
    <w:p w14:paraId="611993A0" w14:textId="77777777" w:rsidR="00101196" w:rsidRPr="00192FAA" w:rsidRDefault="000F7C00">
      <w:pPr>
        <w:spacing w:after="0" w:line="240" w:lineRule="auto"/>
        <w:rPr>
          <w:ins w:id="5073" w:author="EMRAH COLAK" w:date="2015-07-30T18:58:00Z"/>
          <w:rFonts w:ascii="Times New Roman" w:hAnsi="Times New Roman"/>
          <w:noProof/>
          <w:sz w:val="24"/>
          <w:szCs w:val="24"/>
        </w:rPr>
        <w:pPrChange w:id="5074" w:author="EMRAH COLAK" w:date="2015-07-30T18:58:00Z">
          <w:pPr>
            <w:spacing w:before="240" w:after="240" w:line="360" w:lineRule="auto"/>
          </w:pPr>
        </w:pPrChange>
      </w:pPr>
      <w:del w:id="5075" w:author="EMRAH COLAK" w:date="2015-07-30T18:58:00Z">
        <w:r w:rsidRPr="00192FAA" w:rsidDel="00101196">
          <w:rPr>
            <w:rFonts w:ascii="Times New Roman" w:hAnsi="Times New Roman"/>
            <w:b/>
            <w:bCs/>
            <w:noProof/>
            <w:sz w:val="24"/>
            <w:szCs w:val="24"/>
          </w:rPr>
          <w:delText>2012.</w:delText>
        </w:r>
        <w:r w:rsidRPr="00192FAA" w:rsidDel="00101196">
          <w:rPr>
            <w:rFonts w:ascii="Times New Roman" w:hAnsi="Times New Roman"/>
            <w:noProof/>
            <w:sz w:val="24"/>
            <w:szCs w:val="24"/>
          </w:rPr>
          <w:delText xml:space="preserve"> Demystifying Microsoft virtual desktop licensing: SA vs. VDA vs. CDL. </w:delText>
        </w:r>
        <w:r w:rsidRPr="00192FAA" w:rsidDel="00101196">
          <w:rPr>
            <w:rFonts w:ascii="Times New Roman" w:hAnsi="Times New Roman"/>
            <w:i/>
            <w:iCs/>
            <w:noProof/>
            <w:sz w:val="24"/>
            <w:szCs w:val="24"/>
          </w:rPr>
          <w:delText xml:space="preserve">SearchVirtualDesktop. </w:delText>
        </w:r>
        <w:r w:rsidRPr="00192FAA" w:rsidDel="00101196">
          <w:rPr>
            <w:rFonts w:ascii="Times New Roman" w:hAnsi="Times New Roman"/>
            <w:noProof/>
            <w:sz w:val="24"/>
            <w:szCs w:val="24"/>
          </w:rPr>
          <w:delText xml:space="preserve">[Çevrimiçi] TechTarget, Eylül 2012. [Alıntı Tarihi: </w:delText>
        </w:r>
        <w:r w:rsidR="00FA789E" w:rsidRPr="00192FAA" w:rsidDel="00101196">
          <w:rPr>
            <w:rFonts w:ascii="Times New Roman" w:hAnsi="Times New Roman"/>
            <w:noProof/>
            <w:sz w:val="24"/>
            <w:szCs w:val="24"/>
          </w:rPr>
          <w:delText>4 Temmuz 2015</w:delText>
        </w:r>
        <w:r w:rsidRPr="00192FAA" w:rsidDel="00101196">
          <w:rPr>
            <w:rFonts w:ascii="Times New Roman" w:hAnsi="Times New Roman"/>
            <w:noProof/>
            <w:sz w:val="24"/>
            <w:szCs w:val="24"/>
          </w:rPr>
          <w:delText xml:space="preserve">.] </w:delText>
        </w:r>
      </w:del>
      <w:ins w:id="5076" w:author="EMRAH COLAK" w:date="2015-07-30T18:02: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http://searchvirtualdesktop.techtarget.com/feature/Demystifying-Microsoft-virtual-desktop-licensing-SA-vs-VDA-vs-CDL</w:instrText>
      </w:r>
      <w:ins w:id="5077" w:author="EMRAH COLAK" w:date="2015-07-30T18:02: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5078"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5079" w:author="EMRAH COLAK" w:date="2015-07-30T19:44:00Z">
            <w:rPr>
              <w:rStyle w:val="Kpr"/>
              <w:rFonts w:ascii="Times New Roman" w:hAnsi="Times New Roman"/>
              <w:noProof/>
              <w:sz w:val="24"/>
              <w:szCs w:val="24"/>
            </w:rPr>
          </w:rPrChange>
        </w:rPr>
        <w:t>http://searchvirtualdesktop.techtarget.com/feature/Demystifying-Microsoft-virtual-desktop-licensing-SA-vs-VDA-vs-CDL</w:t>
      </w:r>
      <w:ins w:id="5080" w:author="EMRAH COLAK" w:date="2015-07-30T18:02:00Z">
        <w:r w:rsidR="000D2166" w:rsidRPr="00D57550">
          <w:rPr>
            <w:rFonts w:ascii="Times New Roman" w:hAnsi="Times New Roman"/>
            <w:noProof/>
            <w:sz w:val="24"/>
            <w:szCs w:val="24"/>
          </w:rPr>
          <w:fldChar w:fldCharType="end"/>
        </w:r>
      </w:ins>
    </w:p>
    <w:p w14:paraId="3AF5C21A" w14:textId="0D4FB24E" w:rsidR="00101196" w:rsidRPr="00192FAA" w:rsidRDefault="00101196">
      <w:pPr>
        <w:spacing w:after="120" w:line="240" w:lineRule="auto"/>
        <w:rPr>
          <w:ins w:id="5081" w:author="EMRAH COLAK" w:date="2015-07-30T18:58:00Z"/>
          <w:rFonts w:ascii="Times New Roman" w:hAnsi="Times New Roman"/>
          <w:noProof/>
          <w:sz w:val="24"/>
          <w:szCs w:val="24"/>
        </w:rPr>
      </w:pPr>
      <w:ins w:id="5082" w:author="EMRAH COLAK" w:date="2015-07-30T18:58:00Z">
        <w:r w:rsidRPr="00192FAA">
          <w:rPr>
            <w:rFonts w:ascii="Times New Roman" w:hAnsi="Times New Roman"/>
            <w:sz w:val="24"/>
            <w:szCs w:val="24"/>
          </w:rPr>
          <w:t>(Erişim Tarihi: 04/07/2015)</w:t>
        </w:r>
      </w:ins>
    </w:p>
    <w:p w14:paraId="08ED779F" w14:textId="34BAE8C2" w:rsidR="000D2166" w:rsidRPr="00192FAA" w:rsidRDefault="000F7C00">
      <w:pPr>
        <w:spacing w:after="120" w:line="240" w:lineRule="auto"/>
        <w:rPr>
          <w:rFonts w:ascii="Times New Roman" w:hAnsi="Times New Roman"/>
          <w:noProof/>
          <w:sz w:val="24"/>
          <w:szCs w:val="24"/>
        </w:rPr>
        <w:pPrChange w:id="5083" w:author="EMRAH COLAK" w:date="2015-07-30T18:26:00Z">
          <w:pPr>
            <w:spacing w:before="240" w:after="240" w:line="360" w:lineRule="auto"/>
          </w:pPr>
        </w:pPrChange>
      </w:pPr>
      <w:del w:id="5084" w:author="EMRAH COLAK" w:date="2015-07-30T18:58:00Z">
        <w:r w:rsidRPr="00192FAA" w:rsidDel="00101196">
          <w:rPr>
            <w:rFonts w:ascii="Times New Roman" w:hAnsi="Times New Roman"/>
            <w:noProof/>
            <w:sz w:val="24"/>
            <w:szCs w:val="24"/>
          </w:rPr>
          <w:delText>.</w:delText>
        </w:r>
      </w:del>
    </w:p>
    <w:p w14:paraId="7C0254EC" w14:textId="77777777" w:rsidR="00101196" w:rsidRPr="00192FAA" w:rsidRDefault="000F7C00">
      <w:pPr>
        <w:spacing w:after="0" w:line="240" w:lineRule="auto"/>
        <w:rPr>
          <w:ins w:id="5085" w:author="EMRAH COLAK" w:date="2015-07-30T19:00:00Z"/>
          <w:rFonts w:ascii="Times New Roman" w:hAnsi="Times New Roman"/>
          <w:noProof/>
          <w:sz w:val="24"/>
          <w:szCs w:val="24"/>
        </w:rPr>
        <w:pPrChange w:id="5086" w:author="EMRAH COLAK" w:date="2015-07-30T19:00:00Z">
          <w:pPr>
            <w:spacing w:before="240" w:after="240" w:line="360" w:lineRule="auto"/>
          </w:pPr>
        </w:pPrChange>
      </w:pPr>
      <w:r w:rsidRPr="00192FAA">
        <w:rPr>
          <w:rFonts w:ascii="Times New Roman" w:hAnsi="Times New Roman"/>
          <w:b/>
          <w:bCs/>
          <w:noProof/>
          <w:sz w:val="24"/>
          <w:szCs w:val="24"/>
        </w:rPr>
        <w:t>WOOD, Alyssa</w:t>
      </w:r>
      <w:ins w:id="5087" w:author="EMRAH COLAK" w:date="2015-07-30T18:59:00Z">
        <w:r w:rsidR="00101196" w:rsidRPr="00192FAA">
          <w:rPr>
            <w:rFonts w:ascii="Times New Roman" w:hAnsi="Times New Roman"/>
            <w:b/>
            <w:bCs/>
            <w:noProof/>
            <w:sz w:val="24"/>
            <w:szCs w:val="24"/>
          </w:rPr>
          <w:t>,</w:t>
        </w:r>
      </w:ins>
      <w:del w:id="5088" w:author="EMRAH COLAK" w:date="2015-07-30T18:59:00Z">
        <w:r w:rsidRPr="00192FAA" w:rsidDel="00101196">
          <w:rPr>
            <w:rFonts w:ascii="Times New Roman" w:hAnsi="Times New Roman"/>
            <w:b/>
            <w:bCs/>
            <w:noProof/>
            <w:sz w:val="24"/>
            <w:szCs w:val="24"/>
          </w:rPr>
          <w:delText>.</w:delText>
        </w:r>
      </w:del>
      <w:del w:id="5089" w:author="EMRAH COLAK" w:date="2015-07-30T18:58:00Z">
        <w:r w:rsidRPr="00192FAA" w:rsidDel="00101196">
          <w:rPr>
            <w:rFonts w:ascii="Times New Roman" w:hAnsi="Times New Roman"/>
            <w:b/>
            <w:bCs/>
            <w:noProof/>
            <w:sz w:val="24"/>
            <w:szCs w:val="24"/>
          </w:rPr>
          <w:delText xml:space="preserve"> 2013a.</w:delText>
        </w:r>
      </w:del>
      <w:r w:rsidRPr="00192FAA">
        <w:rPr>
          <w:rFonts w:ascii="Times New Roman" w:hAnsi="Times New Roman"/>
          <w:noProof/>
          <w:sz w:val="24"/>
          <w:szCs w:val="24"/>
        </w:rPr>
        <w:t xml:space="preserve"> Comparing remote display protocols</w:t>
      </w:r>
      <w:ins w:id="5090" w:author="EMRAH COLAK" w:date="2015-07-30T18:59:00Z">
        <w:r w:rsidR="00101196" w:rsidRPr="00192FAA">
          <w:rPr>
            <w:rFonts w:ascii="Times New Roman" w:hAnsi="Times New Roman"/>
            <w:noProof/>
            <w:sz w:val="24"/>
            <w:szCs w:val="24"/>
          </w:rPr>
          <w:t>.</w:t>
        </w:r>
      </w:ins>
      <w:del w:id="5091" w:author="EMRAH COLAK" w:date="2015-07-30T18:59:00Z">
        <w:r w:rsidRPr="00192FAA" w:rsidDel="00101196">
          <w:rPr>
            <w:rFonts w:ascii="Times New Roman" w:hAnsi="Times New Roman"/>
            <w:noProof/>
            <w:sz w:val="24"/>
            <w:szCs w:val="24"/>
          </w:rPr>
          <w:delText xml:space="preserve">: RemoteFX vs. HDX vs. PCoIP. </w:delText>
        </w:r>
        <w:r w:rsidRPr="00192FAA" w:rsidDel="00101196">
          <w:rPr>
            <w:rFonts w:ascii="Times New Roman" w:hAnsi="Times New Roman"/>
            <w:i/>
            <w:iCs/>
            <w:noProof/>
            <w:sz w:val="24"/>
            <w:szCs w:val="24"/>
          </w:rPr>
          <w:delText>Searc</w:delText>
        </w:r>
      </w:del>
      <w:del w:id="5092" w:author="EMRAH COLAK" w:date="2015-07-30T19:00:00Z">
        <w:r w:rsidRPr="00192FAA" w:rsidDel="00101196">
          <w:rPr>
            <w:rFonts w:ascii="Times New Roman" w:hAnsi="Times New Roman"/>
            <w:i/>
            <w:iCs/>
            <w:noProof/>
            <w:sz w:val="24"/>
            <w:szCs w:val="24"/>
          </w:rPr>
          <w:delText xml:space="preserve">hVirtualDesktop. </w:delText>
        </w:r>
        <w:r w:rsidRPr="00192FAA" w:rsidDel="00101196">
          <w:rPr>
            <w:rFonts w:ascii="Times New Roman" w:hAnsi="Times New Roman"/>
            <w:noProof/>
            <w:sz w:val="24"/>
            <w:szCs w:val="24"/>
          </w:rPr>
          <w:delText xml:space="preserve">[Çevrimiçi] Techtarget, Şubat 2013. [Alıntı Tarihi: </w:delText>
        </w:r>
        <w:r w:rsidR="00FA789E" w:rsidRPr="00192FAA" w:rsidDel="00101196">
          <w:rPr>
            <w:rFonts w:ascii="Times New Roman" w:hAnsi="Times New Roman"/>
            <w:noProof/>
            <w:sz w:val="24"/>
            <w:szCs w:val="24"/>
          </w:rPr>
          <w:delText>4 Temmuz 2015</w:delText>
        </w:r>
        <w:r w:rsidRPr="00192FAA" w:rsidDel="00101196">
          <w:rPr>
            <w:rFonts w:ascii="Times New Roman" w:hAnsi="Times New Roman"/>
            <w:noProof/>
            <w:sz w:val="24"/>
            <w:szCs w:val="24"/>
          </w:rPr>
          <w:delText>.]</w:delText>
        </w:r>
      </w:del>
      <w:r w:rsidRPr="00192FAA">
        <w:rPr>
          <w:rFonts w:ascii="Times New Roman" w:hAnsi="Times New Roman"/>
          <w:noProof/>
          <w:sz w:val="24"/>
          <w:szCs w:val="24"/>
        </w:rPr>
        <w:t xml:space="preserve"> </w:t>
      </w:r>
      <w:ins w:id="5093" w:author="EMRAH COLAK" w:date="2015-07-30T18:03: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http://searchvirtualdesktop.techtarget.com/feature/Comparing-remote-display-protocols-RemoteFX-vs-HDX-vs-PCoIP</w:instrText>
      </w:r>
      <w:ins w:id="5094" w:author="EMRAH COLAK" w:date="2015-07-30T18:03: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5095"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5096" w:author="EMRAH COLAK" w:date="2015-07-30T19:44:00Z">
            <w:rPr>
              <w:rStyle w:val="Kpr"/>
              <w:rFonts w:ascii="Times New Roman" w:hAnsi="Times New Roman"/>
              <w:noProof/>
              <w:sz w:val="24"/>
              <w:szCs w:val="24"/>
            </w:rPr>
          </w:rPrChange>
        </w:rPr>
        <w:t>http://searchvirtualdesktop.techtarget.com/feature/Comparing-remote-display-protocols-RemoteFX-vs-HDX-vs-PCoIP</w:t>
      </w:r>
      <w:ins w:id="5097" w:author="EMRAH COLAK" w:date="2015-07-30T18:03:00Z">
        <w:r w:rsidR="000D2166" w:rsidRPr="00D57550">
          <w:rPr>
            <w:rFonts w:ascii="Times New Roman" w:hAnsi="Times New Roman"/>
            <w:noProof/>
            <w:sz w:val="24"/>
            <w:szCs w:val="24"/>
          </w:rPr>
          <w:fldChar w:fldCharType="end"/>
        </w:r>
      </w:ins>
    </w:p>
    <w:p w14:paraId="6A6E711C" w14:textId="77777777" w:rsidR="00101196" w:rsidRPr="00192FAA" w:rsidRDefault="00101196">
      <w:pPr>
        <w:spacing w:after="120" w:line="240" w:lineRule="auto"/>
        <w:rPr>
          <w:ins w:id="5098" w:author="EMRAH COLAK" w:date="2015-07-30T19:00:00Z"/>
          <w:rFonts w:ascii="Times New Roman" w:hAnsi="Times New Roman"/>
          <w:noProof/>
          <w:sz w:val="24"/>
          <w:szCs w:val="24"/>
        </w:rPr>
      </w:pPr>
      <w:ins w:id="5099" w:author="EMRAH COLAK" w:date="2015-07-30T19:00:00Z">
        <w:r w:rsidRPr="00192FAA">
          <w:rPr>
            <w:rFonts w:ascii="Times New Roman" w:hAnsi="Times New Roman"/>
            <w:sz w:val="24"/>
            <w:szCs w:val="24"/>
          </w:rPr>
          <w:t>(Erişim Tarihi: 04/07/2015)</w:t>
        </w:r>
      </w:ins>
    </w:p>
    <w:p w14:paraId="2BBBA4EB" w14:textId="0080DB6C" w:rsidR="000F7C00" w:rsidRPr="00192FAA" w:rsidRDefault="000F7C00">
      <w:pPr>
        <w:spacing w:after="120" w:line="240" w:lineRule="auto"/>
        <w:rPr>
          <w:ins w:id="5100" w:author="EMRAH COLAK" w:date="2015-07-30T18:03:00Z"/>
          <w:rFonts w:ascii="Times New Roman" w:hAnsi="Times New Roman"/>
          <w:noProof/>
          <w:sz w:val="24"/>
          <w:szCs w:val="24"/>
        </w:rPr>
        <w:pPrChange w:id="5101" w:author="EMRAH COLAK" w:date="2015-07-30T18:26:00Z">
          <w:pPr>
            <w:spacing w:before="240" w:after="240" w:line="360" w:lineRule="auto"/>
          </w:pPr>
        </w:pPrChange>
      </w:pPr>
      <w:del w:id="5102" w:author="EMRAH COLAK" w:date="2015-07-30T19:00:00Z">
        <w:r w:rsidRPr="00192FAA" w:rsidDel="00101196">
          <w:rPr>
            <w:rFonts w:ascii="Times New Roman" w:hAnsi="Times New Roman"/>
            <w:noProof/>
            <w:sz w:val="24"/>
            <w:szCs w:val="24"/>
          </w:rPr>
          <w:delText>.</w:delText>
        </w:r>
      </w:del>
    </w:p>
    <w:p w14:paraId="0715ECB8" w14:textId="2861DFFA" w:rsidR="000D2166" w:rsidRPr="00192FAA" w:rsidDel="00101196" w:rsidRDefault="000D2166">
      <w:pPr>
        <w:spacing w:after="0" w:line="240" w:lineRule="auto"/>
        <w:rPr>
          <w:del w:id="5103" w:author="EMRAH COLAK" w:date="2015-07-30T19:00:00Z"/>
          <w:rFonts w:ascii="Times New Roman" w:hAnsi="Times New Roman"/>
          <w:noProof/>
          <w:sz w:val="24"/>
          <w:szCs w:val="24"/>
        </w:rPr>
        <w:pPrChange w:id="5104" w:author="EMRAH COLAK" w:date="2015-07-30T19:03:00Z">
          <w:pPr>
            <w:spacing w:before="240" w:after="240" w:line="360" w:lineRule="auto"/>
          </w:pPr>
        </w:pPrChange>
      </w:pPr>
    </w:p>
    <w:p w14:paraId="2188AA16" w14:textId="77777777" w:rsidR="007D35F2" w:rsidRPr="00192FAA" w:rsidRDefault="000F7C00">
      <w:pPr>
        <w:spacing w:after="0" w:line="240" w:lineRule="auto"/>
        <w:rPr>
          <w:ins w:id="5105" w:author="EMRAH COLAK" w:date="2015-07-30T19:03:00Z"/>
          <w:rFonts w:ascii="Times New Roman" w:hAnsi="Times New Roman"/>
          <w:noProof/>
          <w:sz w:val="24"/>
          <w:szCs w:val="24"/>
        </w:rPr>
        <w:pPrChange w:id="5106" w:author="EMRAH COLAK" w:date="2015-07-30T19:03:00Z">
          <w:pPr>
            <w:spacing w:before="240" w:after="240" w:line="360" w:lineRule="auto"/>
          </w:pPr>
        </w:pPrChange>
      </w:pPr>
      <w:r w:rsidRPr="00192FAA">
        <w:rPr>
          <w:rFonts w:ascii="Times New Roman" w:hAnsi="Times New Roman"/>
          <w:b/>
          <w:bCs/>
          <w:noProof/>
          <w:sz w:val="24"/>
          <w:szCs w:val="24"/>
        </w:rPr>
        <w:t>WOOD, Alyssa</w:t>
      </w:r>
      <w:ins w:id="5107" w:author="EMRAH COLAK" w:date="2015-07-30T19:03:00Z">
        <w:r w:rsidR="007D35F2" w:rsidRPr="00192FAA">
          <w:rPr>
            <w:rFonts w:ascii="Times New Roman" w:hAnsi="Times New Roman"/>
            <w:b/>
            <w:bCs/>
            <w:noProof/>
            <w:sz w:val="24"/>
            <w:szCs w:val="24"/>
          </w:rPr>
          <w:t xml:space="preserve">, </w:t>
        </w:r>
      </w:ins>
      <w:del w:id="5108" w:author="EMRAH COLAK" w:date="2015-07-30T19:03:00Z">
        <w:r w:rsidRPr="00192FAA" w:rsidDel="007D35F2">
          <w:rPr>
            <w:rFonts w:ascii="Times New Roman" w:hAnsi="Times New Roman"/>
            <w:b/>
            <w:bCs/>
            <w:noProof/>
            <w:sz w:val="24"/>
            <w:szCs w:val="24"/>
          </w:rPr>
          <w:delText>. 2013b.</w:delText>
        </w:r>
        <w:r w:rsidRPr="00192FAA" w:rsidDel="007D35F2">
          <w:rPr>
            <w:rFonts w:ascii="Times New Roman" w:hAnsi="Times New Roman"/>
            <w:noProof/>
            <w:sz w:val="24"/>
            <w:szCs w:val="24"/>
          </w:rPr>
          <w:delText xml:space="preserve"> </w:delText>
        </w:r>
      </w:del>
      <w:r w:rsidRPr="00192FAA">
        <w:rPr>
          <w:rFonts w:ascii="Times New Roman" w:hAnsi="Times New Roman"/>
          <w:noProof/>
          <w:sz w:val="24"/>
          <w:szCs w:val="24"/>
        </w:rPr>
        <w:t xml:space="preserve">VDI hardware comparison: Thin vs. thick vs. zero clients. </w:t>
      </w:r>
      <w:del w:id="5109" w:author="EMRAH COLAK" w:date="2015-07-30T19:03:00Z">
        <w:r w:rsidRPr="00192FAA" w:rsidDel="007D35F2">
          <w:rPr>
            <w:rFonts w:ascii="Times New Roman" w:hAnsi="Times New Roman"/>
            <w:i/>
            <w:iCs/>
            <w:noProof/>
            <w:sz w:val="24"/>
            <w:szCs w:val="24"/>
          </w:rPr>
          <w:delText xml:space="preserve">SearchVirtualDesktop. </w:delText>
        </w:r>
        <w:r w:rsidRPr="00192FAA" w:rsidDel="007D35F2">
          <w:rPr>
            <w:rFonts w:ascii="Times New Roman" w:hAnsi="Times New Roman"/>
            <w:noProof/>
            <w:sz w:val="24"/>
            <w:szCs w:val="24"/>
          </w:rPr>
          <w:delText xml:space="preserve">[Çevrimiçi] TechTarget, Mart 2013. [Alıntı Tarihi: </w:delText>
        </w:r>
        <w:r w:rsidR="00FA789E" w:rsidRPr="00192FAA" w:rsidDel="007D35F2">
          <w:rPr>
            <w:rFonts w:ascii="Times New Roman" w:hAnsi="Times New Roman"/>
            <w:noProof/>
            <w:sz w:val="24"/>
            <w:szCs w:val="24"/>
          </w:rPr>
          <w:delText>4</w:delText>
        </w:r>
        <w:r w:rsidRPr="00192FAA" w:rsidDel="007D35F2">
          <w:rPr>
            <w:rFonts w:ascii="Times New Roman" w:hAnsi="Times New Roman"/>
            <w:noProof/>
            <w:sz w:val="24"/>
            <w:szCs w:val="24"/>
          </w:rPr>
          <w:delText xml:space="preserve"> </w:delText>
        </w:r>
        <w:r w:rsidR="00FA789E" w:rsidRPr="00192FAA" w:rsidDel="007D35F2">
          <w:rPr>
            <w:rFonts w:ascii="Times New Roman" w:hAnsi="Times New Roman"/>
            <w:noProof/>
            <w:sz w:val="24"/>
            <w:szCs w:val="24"/>
          </w:rPr>
          <w:delText>Temmuz 2015</w:delText>
        </w:r>
        <w:r w:rsidRPr="00192FAA" w:rsidDel="007D35F2">
          <w:rPr>
            <w:rFonts w:ascii="Times New Roman" w:hAnsi="Times New Roman"/>
            <w:noProof/>
            <w:sz w:val="24"/>
            <w:szCs w:val="24"/>
          </w:rPr>
          <w:delText xml:space="preserve">.] </w:delText>
        </w:r>
      </w:del>
      <w:ins w:id="5110" w:author="EMRAH COLAK" w:date="2015-07-30T18:03:00Z">
        <w:r w:rsidR="000D2166" w:rsidRPr="00D57550">
          <w:rPr>
            <w:rFonts w:ascii="Times New Roman" w:hAnsi="Times New Roman"/>
            <w:noProof/>
            <w:sz w:val="24"/>
            <w:szCs w:val="24"/>
          </w:rPr>
          <w:fldChar w:fldCharType="begin"/>
        </w:r>
        <w:r w:rsidR="000D2166" w:rsidRPr="00192FAA">
          <w:rPr>
            <w:rFonts w:ascii="Times New Roman" w:hAnsi="Times New Roman"/>
            <w:noProof/>
            <w:sz w:val="24"/>
            <w:szCs w:val="24"/>
          </w:rPr>
          <w:instrText xml:space="preserve"> HYPERLINK "</w:instrText>
        </w:r>
      </w:ins>
      <w:r w:rsidR="000D2166" w:rsidRPr="00192FAA">
        <w:rPr>
          <w:rFonts w:ascii="Times New Roman" w:hAnsi="Times New Roman"/>
          <w:noProof/>
          <w:sz w:val="24"/>
          <w:szCs w:val="24"/>
        </w:rPr>
        <w:instrText>http://searchvirtualdesktop.techtarget.com/feature/VDI-hardware-comparison-Thin-vs-thick-vs-zero-clients</w:instrText>
      </w:r>
      <w:ins w:id="5111" w:author="EMRAH COLAK" w:date="2015-07-30T18:03:00Z">
        <w:r w:rsidR="000D2166" w:rsidRPr="00192FAA">
          <w:rPr>
            <w:rFonts w:ascii="Times New Roman" w:hAnsi="Times New Roman"/>
            <w:noProof/>
            <w:sz w:val="24"/>
            <w:szCs w:val="24"/>
          </w:rPr>
          <w:instrText xml:space="preserve">" </w:instrText>
        </w:r>
        <w:r w:rsidR="000D2166" w:rsidRPr="00D57550">
          <w:rPr>
            <w:rFonts w:ascii="Times New Roman" w:hAnsi="Times New Roman"/>
            <w:noProof/>
            <w:sz w:val="24"/>
            <w:szCs w:val="24"/>
            <w:rPrChange w:id="5112" w:author="EMRAH COLAK" w:date="2015-07-30T19:44:00Z">
              <w:rPr>
                <w:rFonts w:ascii="Times New Roman" w:hAnsi="Times New Roman"/>
                <w:noProof/>
                <w:sz w:val="24"/>
                <w:szCs w:val="24"/>
              </w:rPr>
            </w:rPrChange>
          </w:rPr>
          <w:fldChar w:fldCharType="separate"/>
        </w:r>
      </w:ins>
      <w:r w:rsidR="000D2166" w:rsidRPr="00192FAA">
        <w:rPr>
          <w:rStyle w:val="Kpr"/>
          <w:rFonts w:ascii="Times New Roman" w:hAnsi="Times New Roman"/>
          <w:noProof/>
          <w:color w:val="auto"/>
          <w:sz w:val="24"/>
          <w:szCs w:val="24"/>
          <w:rPrChange w:id="5113" w:author="EMRAH COLAK" w:date="2015-07-30T19:44:00Z">
            <w:rPr>
              <w:rStyle w:val="Kpr"/>
              <w:rFonts w:ascii="Times New Roman" w:hAnsi="Times New Roman"/>
              <w:noProof/>
              <w:sz w:val="24"/>
              <w:szCs w:val="24"/>
            </w:rPr>
          </w:rPrChange>
        </w:rPr>
        <w:t>http://searchvirtualdesktop.techtarget.com/feature/VDI-hardware-comparison-Thin-vs-thick-vs-zero-clients</w:t>
      </w:r>
      <w:ins w:id="5114" w:author="EMRAH COLAK" w:date="2015-07-30T18:03:00Z">
        <w:r w:rsidR="000D2166" w:rsidRPr="00D57550">
          <w:rPr>
            <w:rFonts w:ascii="Times New Roman" w:hAnsi="Times New Roman"/>
            <w:noProof/>
            <w:sz w:val="24"/>
            <w:szCs w:val="24"/>
          </w:rPr>
          <w:fldChar w:fldCharType="end"/>
        </w:r>
      </w:ins>
    </w:p>
    <w:p w14:paraId="64E1CD5A" w14:textId="77777777" w:rsidR="007D35F2" w:rsidRPr="00192FAA" w:rsidRDefault="007D35F2">
      <w:pPr>
        <w:spacing w:after="120" w:line="240" w:lineRule="auto"/>
        <w:rPr>
          <w:ins w:id="5115" w:author="EMRAH COLAK" w:date="2015-07-30T19:03:00Z"/>
          <w:rFonts w:ascii="Times New Roman" w:hAnsi="Times New Roman"/>
          <w:noProof/>
          <w:sz w:val="24"/>
          <w:szCs w:val="24"/>
        </w:rPr>
      </w:pPr>
      <w:ins w:id="5116" w:author="EMRAH COLAK" w:date="2015-07-30T19:03:00Z">
        <w:r w:rsidRPr="00192FAA">
          <w:rPr>
            <w:rFonts w:ascii="Times New Roman" w:hAnsi="Times New Roman"/>
            <w:sz w:val="24"/>
            <w:szCs w:val="24"/>
          </w:rPr>
          <w:t>(Erişim Tarihi: 04/07/2015)</w:t>
        </w:r>
      </w:ins>
    </w:p>
    <w:p w14:paraId="1DB302FD" w14:textId="223C0722" w:rsidR="000D2166" w:rsidRPr="00192FAA" w:rsidRDefault="000F7C00">
      <w:pPr>
        <w:spacing w:after="120" w:line="240" w:lineRule="auto"/>
        <w:rPr>
          <w:rFonts w:ascii="Times New Roman" w:hAnsi="Times New Roman"/>
          <w:noProof/>
          <w:sz w:val="24"/>
          <w:szCs w:val="24"/>
        </w:rPr>
        <w:pPrChange w:id="5117" w:author="EMRAH COLAK" w:date="2015-07-30T18:26:00Z">
          <w:pPr>
            <w:spacing w:before="240" w:after="240" w:line="360" w:lineRule="auto"/>
          </w:pPr>
        </w:pPrChange>
      </w:pPr>
      <w:del w:id="5118" w:author="EMRAH COLAK" w:date="2015-07-30T19:03:00Z">
        <w:r w:rsidRPr="00192FAA" w:rsidDel="007D35F2">
          <w:rPr>
            <w:rFonts w:ascii="Times New Roman" w:hAnsi="Times New Roman"/>
            <w:noProof/>
            <w:sz w:val="24"/>
            <w:szCs w:val="24"/>
          </w:rPr>
          <w:delText>.</w:delText>
        </w:r>
      </w:del>
    </w:p>
    <w:p w14:paraId="60C3392C" w14:textId="434CF066" w:rsidR="007D35F2" w:rsidRPr="00192FAA" w:rsidRDefault="000F7C00">
      <w:pPr>
        <w:spacing w:after="0" w:line="240" w:lineRule="auto"/>
        <w:rPr>
          <w:ins w:id="5119" w:author="EMRAH COLAK" w:date="2015-07-30T19:04:00Z"/>
          <w:rFonts w:ascii="Times New Roman" w:hAnsi="Times New Roman"/>
          <w:noProof/>
          <w:sz w:val="24"/>
          <w:szCs w:val="24"/>
        </w:rPr>
        <w:pPrChange w:id="5120" w:author="EMRAH COLAK" w:date="2015-07-30T19:04:00Z">
          <w:pPr>
            <w:spacing w:before="240" w:after="240" w:line="360" w:lineRule="auto"/>
          </w:pPr>
        </w:pPrChange>
      </w:pPr>
      <w:r w:rsidRPr="00192FAA">
        <w:rPr>
          <w:rFonts w:ascii="Times New Roman" w:hAnsi="Times New Roman"/>
          <w:b/>
          <w:bCs/>
          <w:noProof/>
          <w:sz w:val="24"/>
          <w:szCs w:val="24"/>
        </w:rPr>
        <w:t>ZYLOWSKİ, Rob</w:t>
      </w:r>
      <w:ins w:id="5121" w:author="EMRAH COLAK" w:date="2015-07-30T19:04:00Z">
        <w:r w:rsidR="007D35F2" w:rsidRPr="00192FAA">
          <w:rPr>
            <w:rFonts w:ascii="Times New Roman" w:hAnsi="Times New Roman"/>
            <w:b/>
            <w:bCs/>
            <w:noProof/>
            <w:sz w:val="24"/>
            <w:szCs w:val="24"/>
          </w:rPr>
          <w:t xml:space="preserve">, </w:t>
        </w:r>
      </w:ins>
      <w:del w:id="5122" w:author="EMRAH COLAK" w:date="2015-07-30T19:04:00Z">
        <w:r w:rsidRPr="00192FAA" w:rsidDel="007D35F2">
          <w:rPr>
            <w:rFonts w:ascii="Times New Roman" w:hAnsi="Times New Roman"/>
            <w:b/>
            <w:bCs/>
            <w:noProof/>
            <w:sz w:val="24"/>
            <w:szCs w:val="24"/>
          </w:rPr>
          <w:delText>. 2012.</w:delText>
        </w:r>
        <w:r w:rsidRPr="00192FAA" w:rsidDel="007D35F2">
          <w:rPr>
            <w:rFonts w:ascii="Times New Roman" w:hAnsi="Times New Roman"/>
            <w:noProof/>
            <w:sz w:val="24"/>
            <w:szCs w:val="24"/>
          </w:rPr>
          <w:delText xml:space="preserve"> </w:delText>
        </w:r>
      </w:del>
      <w:r w:rsidRPr="00192FAA">
        <w:rPr>
          <w:rFonts w:ascii="Times New Roman" w:hAnsi="Times New Roman"/>
          <w:noProof/>
          <w:sz w:val="24"/>
          <w:szCs w:val="24"/>
        </w:rPr>
        <w:t xml:space="preserve">Persistent-versus-Non-persistent-VDI. </w:t>
      </w:r>
      <w:del w:id="5123" w:author="EMRAH COLAK" w:date="2015-07-30T19:04:00Z">
        <w:r w:rsidRPr="00192FAA" w:rsidDel="007D35F2">
          <w:rPr>
            <w:rFonts w:ascii="Times New Roman" w:hAnsi="Times New Roman"/>
            <w:i/>
            <w:iCs/>
            <w:noProof/>
            <w:sz w:val="24"/>
            <w:szCs w:val="24"/>
          </w:rPr>
          <w:delText xml:space="preserve">Virtual Desktop Management.net. </w:delText>
        </w:r>
        <w:r w:rsidRPr="00192FAA" w:rsidDel="007D35F2">
          <w:rPr>
            <w:rFonts w:ascii="Times New Roman" w:hAnsi="Times New Roman"/>
            <w:noProof/>
            <w:sz w:val="24"/>
            <w:szCs w:val="24"/>
          </w:rPr>
          <w:delText xml:space="preserve">[Çevrimiçi] 1 Ocak 2012. [Alıntı Tarihi: </w:delText>
        </w:r>
        <w:r w:rsidR="00FA789E" w:rsidRPr="00192FAA" w:rsidDel="007D35F2">
          <w:rPr>
            <w:rFonts w:ascii="Times New Roman" w:hAnsi="Times New Roman"/>
            <w:noProof/>
            <w:sz w:val="24"/>
            <w:szCs w:val="24"/>
          </w:rPr>
          <w:delText>3 Temmuz 2015</w:delText>
        </w:r>
        <w:r w:rsidRPr="00192FAA" w:rsidDel="007D35F2">
          <w:rPr>
            <w:rFonts w:ascii="Times New Roman" w:hAnsi="Times New Roman"/>
            <w:noProof/>
            <w:sz w:val="24"/>
            <w:szCs w:val="24"/>
          </w:rPr>
          <w:delText xml:space="preserve">.] </w:delText>
        </w:r>
      </w:del>
      <w:ins w:id="5124" w:author="EMRAH COLAK" w:date="2015-07-30T19:04:00Z">
        <w:r w:rsidR="007D35F2" w:rsidRPr="00D57550">
          <w:rPr>
            <w:rFonts w:ascii="Times New Roman" w:hAnsi="Times New Roman"/>
            <w:noProof/>
            <w:sz w:val="24"/>
            <w:szCs w:val="24"/>
          </w:rPr>
          <w:fldChar w:fldCharType="begin"/>
        </w:r>
        <w:r w:rsidR="007D35F2" w:rsidRPr="00192FAA">
          <w:rPr>
            <w:rFonts w:ascii="Times New Roman" w:hAnsi="Times New Roman"/>
            <w:noProof/>
            <w:sz w:val="24"/>
            <w:szCs w:val="24"/>
          </w:rPr>
          <w:instrText xml:space="preserve"> HYPERLINK "</w:instrText>
        </w:r>
      </w:ins>
      <w:r w:rsidR="007D35F2" w:rsidRPr="00192FAA">
        <w:rPr>
          <w:rFonts w:ascii="Times New Roman" w:hAnsi="Times New Roman"/>
          <w:noProof/>
          <w:sz w:val="24"/>
          <w:szCs w:val="24"/>
        </w:rPr>
        <w:instrText>http://virtualdesktopmanagement.net/blogs%5CPersistent-versus-Non-persitent-VDI.aspx</w:instrText>
      </w:r>
      <w:ins w:id="5125" w:author="EMRAH COLAK" w:date="2015-07-30T19:04:00Z">
        <w:r w:rsidR="007D35F2" w:rsidRPr="00192FAA">
          <w:rPr>
            <w:rFonts w:ascii="Times New Roman" w:hAnsi="Times New Roman"/>
            <w:noProof/>
            <w:sz w:val="24"/>
            <w:szCs w:val="24"/>
          </w:rPr>
          <w:instrText xml:space="preserve">" </w:instrText>
        </w:r>
        <w:r w:rsidR="007D35F2" w:rsidRPr="00D57550">
          <w:rPr>
            <w:rFonts w:ascii="Times New Roman" w:hAnsi="Times New Roman"/>
            <w:noProof/>
            <w:sz w:val="24"/>
            <w:szCs w:val="24"/>
            <w:rPrChange w:id="5126" w:author="EMRAH COLAK" w:date="2015-07-30T19:44:00Z">
              <w:rPr>
                <w:rFonts w:ascii="Times New Roman" w:hAnsi="Times New Roman"/>
                <w:noProof/>
                <w:sz w:val="24"/>
                <w:szCs w:val="24"/>
              </w:rPr>
            </w:rPrChange>
          </w:rPr>
          <w:fldChar w:fldCharType="separate"/>
        </w:r>
      </w:ins>
      <w:r w:rsidR="007D35F2" w:rsidRPr="00192FAA">
        <w:rPr>
          <w:rStyle w:val="Kpr"/>
          <w:rFonts w:ascii="Times New Roman" w:hAnsi="Times New Roman"/>
          <w:noProof/>
          <w:color w:val="auto"/>
          <w:sz w:val="24"/>
          <w:szCs w:val="24"/>
          <w:rPrChange w:id="5127" w:author="EMRAH COLAK" w:date="2015-07-30T19:44:00Z">
            <w:rPr>
              <w:rStyle w:val="Kpr"/>
              <w:rFonts w:ascii="Times New Roman" w:hAnsi="Times New Roman"/>
              <w:noProof/>
              <w:sz w:val="24"/>
              <w:szCs w:val="24"/>
            </w:rPr>
          </w:rPrChange>
        </w:rPr>
        <w:t>http://virtualdesktopmanagement.net/blogs%5CPersistent-versus-Non-persitent-VDI.aspx</w:t>
      </w:r>
      <w:ins w:id="5128" w:author="EMRAH COLAK" w:date="2015-07-30T19:04:00Z">
        <w:r w:rsidR="007D35F2" w:rsidRPr="00D57550">
          <w:rPr>
            <w:rFonts w:ascii="Times New Roman" w:hAnsi="Times New Roman"/>
            <w:noProof/>
            <w:sz w:val="24"/>
            <w:szCs w:val="24"/>
          </w:rPr>
          <w:fldChar w:fldCharType="end"/>
        </w:r>
      </w:ins>
    </w:p>
    <w:p w14:paraId="572B5FEE" w14:textId="07F0D618" w:rsidR="007D35F2" w:rsidRPr="00192FAA" w:rsidRDefault="007D35F2">
      <w:pPr>
        <w:spacing w:after="120" w:line="240" w:lineRule="auto"/>
        <w:rPr>
          <w:ins w:id="5129" w:author="EMRAH COLAK" w:date="2015-07-30T19:04:00Z"/>
          <w:rFonts w:ascii="Times New Roman" w:hAnsi="Times New Roman"/>
          <w:noProof/>
          <w:sz w:val="24"/>
          <w:szCs w:val="24"/>
        </w:rPr>
      </w:pPr>
      <w:ins w:id="5130" w:author="EMRAH COLAK" w:date="2015-07-30T19:04:00Z">
        <w:r w:rsidRPr="00192FAA">
          <w:rPr>
            <w:rFonts w:ascii="Times New Roman" w:hAnsi="Times New Roman"/>
            <w:sz w:val="24"/>
            <w:szCs w:val="24"/>
          </w:rPr>
          <w:t>(Erişim Tarihi: 03/07/2015)</w:t>
        </w:r>
      </w:ins>
    </w:p>
    <w:p w14:paraId="57596738" w14:textId="3C75251A" w:rsidR="00695276" w:rsidRPr="0078588E" w:rsidRDefault="000F7C00">
      <w:pPr>
        <w:spacing w:after="120" w:line="240" w:lineRule="auto"/>
        <w:rPr>
          <w:rFonts w:ascii="Times New Roman" w:hAnsi="Times New Roman"/>
          <w:b/>
          <w:bCs/>
          <w:sz w:val="24"/>
          <w:szCs w:val="24"/>
        </w:rPr>
        <w:pPrChange w:id="5131" w:author="EMRAH COLAK" w:date="2015-07-30T18:26:00Z">
          <w:pPr>
            <w:spacing w:before="240" w:after="240" w:line="360" w:lineRule="auto"/>
          </w:pPr>
        </w:pPrChange>
      </w:pPr>
      <w:del w:id="5132" w:author="EMRAH COLAK" w:date="2015-07-30T19:04:00Z">
        <w:r w:rsidRPr="00FD642B" w:rsidDel="007D35F2">
          <w:rPr>
            <w:rFonts w:ascii="Times New Roman" w:hAnsi="Times New Roman"/>
            <w:noProof/>
            <w:sz w:val="24"/>
            <w:szCs w:val="24"/>
          </w:rPr>
          <w:delText>.</w:delText>
        </w:r>
      </w:del>
    </w:p>
    <w:sectPr w:rsidR="00695276" w:rsidRPr="0078588E" w:rsidSect="002C7B38">
      <w:headerReference w:type="default" r:id="rId36"/>
      <w:pgSz w:w="11906" w:h="16838"/>
      <w:pgMar w:top="1418" w:right="1418" w:bottom="1418" w:left="2268"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EMRE MUTLU" w:date="2015-07-29T10:58:00Z" w:initials="EM">
    <w:p w14:paraId="04DD0BBA" w14:textId="77777777" w:rsidR="00D6132C" w:rsidRDefault="00D6132C">
      <w:pPr>
        <w:pStyle w:val="AklamaMetni"/>
      </w:pPr>
      <w:r>
        <w:rPr>
          <w:rStyle w:val="AklamaBavurusu"/>
        </w:rPr>
        <w:annotationRef/>
      </w:r>
      <w:r>
        <w:t>Geleceğe ilişkin cümleler yerine; yararlanılmıştır, kullanılmıştır… gibi cümleler kulllanımalı, aşağıdaki cümlelerde bu şekilde olmalı.</w:t>
      </w:r>
    </w:p>
  </w:comment>
  <w:comment w:id="923" w:author="EMRE MUTLU" w:date="2015-07-31T10:09:00Z" w:initials="EM">
    <w:p w14:paraId="5488852A" w14:textId="77777777" w:rsidR="00D6132C" w:rsidRDefault="00D6132C" w:rsidP="00CD53BD">
      <w:pPr>
        <w:pStyle w:val="AklamaMetni"/>
      </w:pPr>
      <w:r>
        <w:rPr>
          <w:rStyle w:val="AklamaBavurusu"/>
        </w:rPr>
        <w:annotationRef/>
      </w:r>
    </w:p>
  </w:comment>
  <w:comment w:id="924" w:author="EMRE MUTLU" w:date="2015-07-31T10:09:00Z" w:initials="EM">
    <w:p w14:paraId="14698A2E" w14:textId="77777777" w:rsidR="00D6132C" w:rsidRDefault="00D6132C" w:rsidP="00CD53BD">
      <w:pPr>
        <w:pStyle w:val="AklamaMetni"/>
      </w:pPr>
      <w:r>
        <w:rPr>
          <w:rStyle w:val="AklamaBavurusu"/>
        </w:rPr>
        <w:annotationRef/>
      </w:r>
      <w:r>
        <w:t>parağraflar arası boşluk olmalı, bundan sonraki parağraflarda da dikkat edilmeli.</w:t>
      </w:r>
    </w:p>
  </w:comment>
  <w:comment w:id="929" w:author="EMRE MUTLU" w:date="2015-07-31T10:09:00Z" w:initials="EM">
    <w:p w14:paraId="2FE6CC19" w14:textId="77777777" w:rsidR="00D6132C" w:rsidRDefault="00D6132C" w:rsidP="00CD53BD">
      <w:pPr>
        <w:pStyle w:val="AklamaMetni"/>
      </w:pPr>
      <w:r>
        <w:rPr>
          <w:rStyle w:val="AklamaBavurusu"/>
        </w:rPr>
        <w:annotationRef/>
      </w:r>
      <w:r>
        <w:t>30.000</w:t>
      </w:r>
    </w:p>
  </w:comment>
  <w:comment w:id="933" w:author="EMRE MUTLU" w:date="2015-07-31T10:09:00Z" w:initials="EM">
    <w:p w14:paraId="44309633" w14:textId="77777777" w:rsidR="00D6132C" w:rsidRDefault="00D6132C" w:rsidP="00CD53BD">
      <w:pPr>
        <w:pStyle w:val="AklamaMetni"/>
      </w:pPr>
      <w:r>
        <w:rPr>
          <w:rStyle w:val="AklamaBavurusu"/>
        </w:rPr>
        <w:annotationRef/>
      </w:r>
      <w:r>
        <w:t>Olup,….</w:t>
      </w:r>
    </w:p>
  </w:comment>
  <w:comment w:id="937" w:author="EMRE MUTLU" w:date="2015-07-31T10:09:00Z" w:initials="EM">
    <w:p w14:paraId="16FF086F" w14:textId="77777777" w:rsidR="00D6132C" w:rsidRDefault="00D6132C" w:rsidP="00CD53BD">
      <w:pPr>
        <w:pStyle w:val="AklamaMetni"/>
      </w:pPr>
      <w:r>
        <w:rPr>
          <w:rStyle w:val="AklamaBavurusu"/>
        </w:rPr>
        <w:annotationRef/>
      </w:r>
      <w:r>
        <w:t>Boşluk</w:t>
      </w:r>
    </w:p>
  </w:comment>
  <w:comment w:id="1026" w:author="EMRE MUTLU" w:date="2015-07-29T11:22:00Z" w:initials="EM">
    <w:p w14:paraId="2F1791D3" w14:textId="77777777" w:rsidR="00D6132C" w:rsidRDefault="00D6132C">
      <w:pPr>
        <w:pStyle w:val="AklamaMetni"/>
      </w:pPr>
      <w:r>
        <w:rPr>
          <w:rStyle w:val="AklamaBavurusu"/>
        </w:rPr>
        <w:annotationRef/>
      </w:r>
    </w:p>
  </w:comment>
  <w:comment w:id="1027" w:author="EMRE MUTLU" w:date="2015-07-29T11:24:00Z" w:initials="EM">
    <w:p w14:paraId="3642086C" w14:textId="77777777" w:rsidR="00D6132C" w:rsidRDefault="00D6132C">
      <w:pPr>
        <w:pStyle w:val="AklamaMetni"/>
      </w:pPr>
      <w:r>
        <w:rPr>
          <w:rStyle w:val="AklamaBavurusu"/>
        </w:rPr>
        <w:annotationRef/>
      </w:r>
      <w:r>
        <w:t>parağraflar arası boşluk olmalı, bundan sonraki parağraflarda da dikkat edilmeli.</w:t>
      </w:r>
    </w:p>
  </w:comment>
  <w:comment w:id="1041" w:author="EMRE MUTLU" w:date="2015-07-29T11:17:00Z" w:initials="EM">
    <w:p w14:paraId="1E49D6A0" w14:textId="77777777" w:rsidR="00D6132C" w:rsidRDefault="00D6132C">
      <w:pPr>
        <w:pStyle w:val="AklamaMetni"/>
      </w:pPr>
      <w:r>
        <w:rPr>
          <w:rStyle w:val="AklamaBavurusu"/>
        </w:rPr>
        <w:annotationRef/>
      </w:r>
      <w:r>
        <w:t>30.000</w:t>
      </w:r>
    </w:p>
  </w:comment>
  <w:comment w:id="1045" w:author="EMRE MUTLU" w:date="2015-07-29T11:18:00Z" w:initials="EM">
    <w:p w14:paraId="11BB853B" w14:textId="77777777" w:rsidR="00D6132C" w:rsidRDefault="00D6132C">
      <w:pPr>
        <w:pStyle w:val="AklamaMetni"/>
      </w:pPr>
      <w:r>
        <w:rPr>
          <w:rStyle w:val="AklamaBavurusu"/>
        </w:rPr>
        <w:annotationRef/>
      </w:r>
      <w:r>
        <w:t>Olup,….</w:t>
      </w:r>
    </w:p>
  </w:comment>
  <w:comment w:id="1046" w:author="EMRE MUTLU" w:date="2015-07-29T11:19:00Z" w:initials="EM">
    <w:p w14:paraId="61F2D863" w14:textId="77777777" w:rsidR="00D6132C" w:rsidRDefault="00D6132C">
      <w:pPr>
        <w:pStyle w:val="AklamaMetni"/>
      </w:pPr>
      <w:r>
        <w:rPr>
          <w:rStyle w:val="AklamaBavurusu"/>
        </w:rPr>
        <w:annotationRef/>
      </w:r>
      <w:r>
        <w:t>Boşluk</w:t>
      </w:r>
    </w:p>
  </w:comment>
  <w:comment w:id="1262" w:author="EMRE MUTLU" w:date="2015-07-29T11:25:00Z" w:initials="EM">
    <w:p w14:paraId="3C643165" w14:textId="77777777" w:rsidR="00D6132C" w:rsidRDefault="00D6132C">
      <w:pPr>
        <w:pStyle w:val="AklamaMetni"/>
      </w:pPr>
      <w:r>
        <w:rPr>
          <w:rStyle w:val="AklamaBavurusu"/>
        </w:rPr>
        <w:annotationRef/>
      </w:r>
      <w:r>
        <w:t>dipnotlar yönergede belirtildiği şekilde yapılmalı.</w:t>
      </w:r>
    </w:p>
  </w:comment>
  <w:comment w:id="1306" w:author="EMRE MUTLU" w:date="2015-07-29T11:31:00Z" w:initials="EM">
    <w:p w14:paraId="6AC7CAF4" w14:textId="77777777" w:rsidR="00D6132C" w:rsidRDefault="00D6132C">
      <w:pPr>
        <w:pStyle w:val="AklamaMetni"/>
      </w:pPr>
      <w:r>
        <w:rPr>
          <w:rStyle w:val="AklamaBavurusu"/>
        </w:rPr>
        <w:annotationRef/>
      </w:r>
      <w:r>
        <w:t>kenara yaslı olmalı. ayrıca Şekil numarası olmalı sadece bölüm numarasına gerek yok. Şu şekilde olmalı:</w:t>
      </w:r>
    </w:p>
    <w:p w14:paraId="0DC1D5A0" w14:textId="77777777" w:rsidR="00D6132C" w:rsidRDefault="00D6132C">
      <w:pPr>
        <w:pStyle w:val="AklamaMetni"/>
      </w:pPr>
      <w:r>
        <w:t>Şekil 1: Ağ Mimarisi Örneği</w:t>
      </w:r>
    </w:p>
  </w:comment>
  <w:comment w:id="1311" w:author="EMRE MUTLU" w:date="2015-07-29T11:31:00Z" w:initials="EM">
    <w:p w14:paraId="602D0CA7" w14:textId="77777777" w:rsidR="00D6132C" w:rsidRDefault="00D6132C">
      <w:pPr>
        <w:pStyle w:val="AklamaMetni"/>
      </w:pPr>
      <w:r>
        <w:rPr>
          <w:rStyle w:val="AklamaBavurusu"/>
        </w:rPr>
        <w:annotationRef/>
      </w:r>
      <w:r>
        <w:t>bu da sola yaslı olmalı</w:t>
      </w:r>
    </w:p>
  </w:comment>
  <w:comment w:id="1315" w:author="EMRE MUTLU" w:date="2015-07-29T11:27:00Z" w:initials="EM">
    <w:p w14:paraId="3B4B3EFB" w14:textId="77777777" w:rsidR="00D6132C" w:rsidRDefault="00D6132C">
      <w:pPr>
        <w:pStyle w:val="AklamaMetni"/>
      </w:pPr>
      <w:r>
        <w:rPr>
          <w:rStyle w:val="AklamaBavurusu"/>
        </w:rPr>
        <w:annotationRef/>
      </w:r>
      <w:r>
        <w:t>başlıklar girintili olmalı, metinle aynı hizada</w:t>
      </w:r>
    </w:p>
  </w:comment>
  <w:comment w:id="1878" w:author="EMRE MUTLU" w:date="2015-07-29T11:28:00Z" w:initials="EM">
    <w:p w14:paraId="50BBF4A1" w14:textId="77777777" w:rsidR="00D6132C" w:rsidRDefault="00D6132C">
      <w:pPr>
        <w:pStyle w:val="AklamaMetni"/>
      </w:pPr>
      <w:r>
        <w:rPr>
          <w:rStyle w:val="AklamaBavurusu"/>
        </w:rPr>
        <w:annotationRef/>
      </w:r>
      <w:r>
        <w:t>başlıklardan önceki boşluklar standart olmalı. tüm başlıklardan önce aynı ölçüde boşluk bırakılmalı.</w:t>
      </w:r>
    </w:p>
  </w:comment>
  <w:comment w:id="2697" w:author="EMRE MUTLU" w:date="2015-07-29T11:37:00Z" w:initials="EM">
    <w:p w14:paraId="55A4AF56" w14:textId="77777777" w:rsidR="00D6132C" w:rsidRDefault="00D6132C">
      <w:pPr>
        <w:pStyle w:val="AklamaMetni"/>
      </w:pPr>
      <w:r>
        <w:rPr>
          <w:rStyle w:val="AklamaBavurusu"/>
        </w:rPr>
        <w:annotationRef/>
      </w:r>
      <w:r>
        <w:t>tek bölüm var zaten alt başlık koyulmaz burada. ya ikiye bölüp 2.1.1 ve 2.1.2 şeklinde yazmalısın, ya da alt başlık koymadan direk 2.1 olarak kalsın hepsi.</w:t>
      </w:r>
    </w:p>
    <w:p w14:paraId="29E750D5" w14:textId="77777777" w:rsidR="00D6132C" w:rsidRDefault="00D6132C">
      <w:pPr>
        <w:pStyle w:val="AklamaMetni"/>
      </w:pPr>
      <w:r>
        <w:t>Aynısı 2.4 içim de geçerli.</w:t>
      </w:r>
    </w:p>
  </w:comment>
  <w:comment w:id="3008" w:author="EMRE MUTLU" w:date="2015-07-29T11:34:00Z" w:initials="EM">
    <w:p w14:paraId="2A14C602" w14:textId="77777777" w:rsidR="00D6132C" w:rsidRDefault="00D6132C">
      <w:pPr>
        <w:pStyle w:val="AklamaMetni"/>
      </w:pPr>
      <w:r>
        <w:rPr>
          <w:rStyle w:val="AklamaBavurusu"/>
        </w:rPr>
        <w:annotationRef/>
      </w:r>
      <w:r>
        <w:t>kaynak yok mu, tabloyu nerden aldın. tüm tablo ve şekiller de kaynak varsa yazılmalı</w:t>
      </w:r>
    </w:p>
    <w:p w14:paraId="79FD1144" w14:textId="77777777" w:rsidR="00D6132C" w:rsidRDefault="00D6132C">
      <w:pPr>
        <w:pStyle w:val="AklamaMetni"/>
      </w:pPr>
      <w:r>
        <w:t>ayıca bu da şekil olarak yukarıda anlattığım şekilde olmalı.</w:t>
      </w:r>
    </w:p>
  </w:comment>
  <w:comment w:id="3571" w:author="EMRE MUTLU" w:date="2015-07-29T11:33:00Z" w:initials="EM">
    <w:p w14:paraId="7C8C5609" w14:textId="77777777" w:rsidR="00D6132C" w:rsidRDefault="00D6132C">
      <w:pPr>
        <w:pStyle w:val="AklamaMetni"/>
      </w:pPr>
      <w:r>
        <w:rPr>
          <w:rStyle w:val="AklamaBavurusu"/>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DD0BBA" w15:done="0"/>
  <w15:commentEx w15:paraId="5488852A" w15:done="0"/>
  <w15:commentEx w15:paraId="14698A2E" w15:done="0"/>
  <w15:commentEx w15:paraId="2FE6CC19" w15:done="0"/>
  <w15:commentEx w15:paraId="44309633" w15:done="0"/>
  <w15:commentEx w15:paraId="16FF086F" w15:done="0"/>
  <w15:commentEx w15:paraId="2F1791D3" w15:done="0"/>
  <w15:commentEx w15:paraId="3642086C" w15:done="0"/>
  <w15:commentEx w15:paraId="1E49D6A0" w15:done="0"/>
  <w15:commentEx w15:paraId="11BB853B" w15:done="0"/>
  <w15:commentEx w15:paraId="61F2D863" w15:done="0"/>
  <w15:commentEx w15:paraId="3C643165" w15:done="0"/>
  <w15:commentEx w15:paraId="0DC1D5A0" w15:done="0"/>
  <w15:commentEx w15:paraId="602D0CA7" w15:done="0"/>
  <w15:commentEx w15:paraId="3B4B3EFB" w15:done="0"/>
  <w15:commentEx w15:paraId="50BBF4A1" w15:done="0"/>
  <w15:commentEx w15:paraId="29E750D5" w15:done="0"/>
  <w15:commentEx w15:paraId="79FD1144" w15:done="0"/>
  <w15:commentEx w15:paraId="7C8C56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B3585C" w14:textId="77777777" w:rsidR="0075265A" w:rsidRDefault="0075265A" w:rsidP="00303E47">
      <w:pPr>
        <w:spacing w:after="0" w:line="240" w:lineRule="auto"/>
      </w:pPr>
      <w:r>
        <w:separator/>
      </w:r>
    </w:p>
  </w:endnote>
  <w:endnote w:type="continuationSeparator" w:id="0">
    <w:p w14:paraId="43CE39AA" w14:textId="77777777" w:rsidR="0075265A" w:rsidRDefault="0075265A" w:rsidP="00303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A2"/>
    <w:family w:val="swiss"/>
    <w:pitch w:val="variable"/>
    <w:sig w:usb0="E10022FF" w:usb1="C000E47F" w:usb2="00000029" w:usb3="00000000" w:csb0="000001DF" w:csb1="00000000"/>
  </w:font>
  <w:font w:name="Consolas">
    <w:panose1 w:val="020B0609020204030204"/>
    <w:charset w:val="A2"/>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443BB" w14:textId="70D9C63F" w:rsidR="00D6132C" w:rsidRDefault="00D6132C">
    <w:pPr>
      <w:pStyle w:val="Altbilgi"/>
      <w:jc w:val="right"/>
      <w:rPr>
        <w:ins w:id="11" w:author="EMRAH COLAK" w:date="2015-07-29T16:28:00Z"/>
      </w:rPr>
    </w:pPr>
  </w:p>
  <w:p w14:paraId="29D682F4" w14:textId="77777777" w:rsidR="00D6132C" w:rsidRDefault="00D6132C">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7" w:author="EMRAH COLAK" w:date="2015-07-29T16:28:00Z"/>
  <w:sdt>
    <w:sdtPr>
      <w:id w:val="-2045593496"/>
      <w:docPartObj>
        <w:docPartGallery w:val="Page Numbers (Bottom of Page)"/>
        <w:docPartUnique/>
      </w:docPartObj>
    </w:sdtPr>
    <w:sdtContent>
      <w:customXmlInsRangeEnd w:id="17"/>
      <w:p w14:paraId="439E5FC0" w14:textId="77777777" w:rsidR="00D6132C" w:rsidRDefault="00D6132C">
        <w:pPr>
          <w:pStyle w:val="Altbilgi"/>
          <w:jc w:val="right"/>
          <w:rPr>
            <w:ins w:id="18" w:author="EMRAH COLAK" w:date="2015-07-29T16:28:00Z"/>
          </w:rPr>
        </w:pPr>
        <w:ins w:id="19" w:author="EMRAH COLAK" w:date="2015-07-29T16:28:00Z">
          <w:r>
            <w:fldChar w:fldCharType="begin"/>
          </w:r>
          <w:r>
            <w:instrText>PAGE   \* MERGEFORMAT</w:instrText>
          </w:r>
          <w:r>
            <w:fldChar w:fldCharType="separate"/>
          </w:r>
        </w:ins>
        <w:r w:rsidR="00F03565">
          <w:rPr>
            <w:noProof/>
          </w:rPr>
          <w:t>61</w:t>
        </w:r>
        <w:ins w:id="20" w:author="EMRAH COLAK" w:date="2015-07-29T16:28:00Z">
          <w:r>
            <w:fldChar w:fldCharType="end"/>
          </w:r>
        </w:ins>
      </w:p>
      <w:customXmlInsRangeStart w:id="21" w:author="EMRAH COLAK" w:date="2015-07-29T16:28:00Z"/>
    </w:sdtContent>
  </w:sdt>
  <w:customXmlInsRangeEnd w:id="21"/>
  <w:p w14:paraId="2DCC122E" w14:textId="77777777" w:rsidR="00D6132C" w:rsidRDefault="00D6132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82B68F" w14:textId="77777777" w:rsidR="0075265A" w:rsidRDefault="0075265A" w:rsidP="00303E47">
      <w:pPr>
        <w:spacing w:after="0" w:line="240" w:lineRule="auto"/>
      </w:pPr>
      <w:r>
        <w:separator/>
      </w:r>
    </w:p>
  </w:footnote>
  <w:footnote w:type="continuationSeparator" w:id="0">
    <w:p w14:paraId="1E5DB7B6" w14:textId="77777777" w:rsidR="0075265A" w:rsidRDefault="0075265A" w:rsidP="00303E47">
      <w:pPr>
        <w:spacing w:after="0" w:line="240" w:lineRule="auto"/>
      </w:pPr>
      <w:r>
        <w:continuationSeparator/>
      </w:r>
    </w:p>
  </w:footnote>
  <w:footnote w:id="1">
    <w:p w14:paraId="1B635643" w14:textId="2207A461" w:rsidR="00D6132C" w:rsidRPr="004960BD" w:rsidRDefault="00D6132C">
      <w:pPr>
        <w:spacing w:after="0" w:line="240" w:lineRule="auto"/>
        <w:rPr>
          <w:rFonts w:ascii="Times New Roman" w:hAnsi="Times New Roman"/>
          <w:sz w:val="20"/>
          <w:szCs w:val="20"/>
          <w:rPrChange w:id="1190" w:author="EMRAH COLAK" w:date="2015-07-30T16:26:00Z">
            <w:rPr/>
          </w:rPrChange>
        </w:rPr>
        <w:pPrChange w:id="1191" w:author="EMRAH COLAK" w:date="2015-07-30T16:12:00Z">
          <w:pPr>
            <w:spacing w:after="0" w:line="240" w:lineRule="auto"/>
            <w:jc w:val="both"/>
          </w:pPr>
        </w:pPrChange>
      </w:pPr>
      <w:r w:rsidRPr="005775F3">
        <w:rPr>
          <w:rStyle w:val="DipnotBavurusu"/>
          <w:rFonts w:ascii="Times New Roman" w:hAnsi="Times New Roman"/>
          <w:sz w:val="20"/>
          <w:szCs w:val="20"/>
          <w:rPrChange w:id="1192" w:author="EMRAH COLAK" w:date="2015-07-30T16:10:00Z">
            <w:rPr>
              <w:rStyle w:val="DipnotBavurusu"/>
            </w:rPr>
          </w:rPrChange>
        </w:rPr>
        <w:footnoteRef/>
      </w:r>
      <w:del w:id="1193" w:author="EMRAH COLAK" w:date="2015-07-30T15:55:00Z">
        <w:r w:rsidRPr="004960BD" w:rsidDel="00D2543E">
          <w:rPr>
            <w:rFonts w:ascii="Times New Roman" w:hAnsi="Times New Roman"/>
            <w:sz w:val="20"/>
            <w:szCs w:val="20"/>
            <w:rPrChange w:id="1194" w:author="EMRAH COLAK" w:date="2015-07-30T16:26:00Z">
              <w:rPr/>
            </w:rPrChange>
          </w:rPr>
          <w:delText xml:space="preserve">  </w:delText>
        </w:r>
      </w:del>
      <w:r w:rsidRPr="004960BD">
        <w:rPr>
          <w:rFonts w:ascii="Times New Roman" w:hAnsi="Times New Roman"/>
          <w:sz w:val="20"/>
          <w:szCs w:val="20"/>
        </w:rPr>
        <w:t>Bilgi</w:t>
      </w:r>
      <w:ins w:id="1195" w:author="EMRAH COLAK" w:date="2015-07-30T15:56:00Z">
        <w:r w:rsidRPr="004960BD">
          <w:rPr>
            <w:rFonts w:ascii="Times New Roman" w:hAnsi="Times New Roman"/>
            <w:sz w:val="20"/>
            <w:szCs w:val="20"/>
          </w:rPr>
          <w:t xml:space="preserve"> </w:t>
        </w:r>
      </w:ins>
      <w:del w:id="1196" w:author="EMRAH COLAK" w:date="2015-07-30T15:56:00Z">
        <w:r w:rsidRPr="004960BD" w:rsidDel="00D2543E">
          <w:rPr>
            <w:rFonts w:ascii="Times New Roman" w:hAnsi="Times New Roman"/>
            <w:sz w:val="20"/>
            <w:szCs w:val="20"/>
          </w:rPr>
          <w:delText xml:space="preserve"> </w:delText>
        </w:r>
      </w:del>
      <w:r w:rsidRPr="004960BD">
        <w:rPr>
          <w:rFonts w:ascii="Times New Roman" w:hAnsi="Times New Roman"/>
          <w:sz w:val="20"/>
          <w:szCs w:val="20"/>
        </w:rPr>
        <w:t>Teknolojileri Altyapısı ve Teknolojilerin Ortaya Çıkması</w:t>
      </w:r>
      <w:ins w:id="1197" w:author="EMRAH COLAK" w:date="2015-07-30T17:48:00Z">
        <w:r>
          <w:rPr>
            <w:rFonts w:ascii="Times New Roman" w:hAnsi="Times New Roman"/>
            <w:sz w:val="20"/>
            <w:szCs w:val="20"/>
          </w:rPr>
          <w:t>,</w:t>
        </w:r>
      </w:ins>
      <w:ins w:id="1198" w:author="EMRAH COLAK" w:date="2015-07-30T17:47:00Z">
        <w:r>
          <w:rPr>
            <w:rFonts w:ascii="Times New Roman" w:hAnsi="Times New Roman"/>
            <w:sz w:val="20"/>
            <w:szCs w:val="20"/>
          </w:rPr>
          <w:t xml:space="preserve"> academia.</w:t>
        </w:r>
      </w:ins>
      <w:del w:id="1199" w:author="EMRAH COLAK" w:date="2015-07-30T15:55:00Z">
        <w:r w:rsidRPr="004960BD" w:rsidDel="00D2543E">
          <w:rPr>
            <w:rFonts w:ascii="Times New Roman" w:hAnsi="Times New Roman"/>
            <w:sz w:val="20"/>
            <w:szCs w:val="20"/>
          </w:rPr>
          <w:delText>.</w:delText>
        </w:r>
      </w:del>
      <w:ins w:id="1200" w:author="EMRAH COLAK" w:date="2015-07-30T15:55:00Z">
        <w:r w:rsidRPr="004960BD">
          <w:rPr>
            <w:rFonts w:ascii="Times New Roman" w:hAnsi="Times New Roman"/>
            <w:sz w:val="20"/>
            <w:szCs w:val="20"/>
          </w:rPr>
          <w:t xml:space="preserve"> </w:t>
        </w:r>
      </w:ins>
      <w:ins w:id="1201" w:author="EMRAH COLAK" w:date="2015-07-30T16:03:00Z">
        <w:r w:rsidRPr="00D57550">
          <w:rPr>
            <w:rFonts w:ascii="Times New Roman" w:hAnsi="Times New Roman"/>
            <w:sz w:val="20"/>
            <w:szCs w:val="20"/>
          </w:rPr>
          <w:fldChar w:fldCharType="begin"/>
        </w:r>
        <w:r w:rsidRPr="004960BD">
          <w:rPr>
            <w:rFonts w:ascii="Times New Roman" w:hAnsi="Times New Roman"/>
            <w:sz w:val="20"/>
            <w:szCs w:val="20"/>
          </w:rPr>
          <w:instrText xml:space="preserve"> HYPERLINK "</w:instrText>
        </w:r>
      </w:ins>
      <w:ins w:id="1202" w:author="EMRAH COLAK" w:date="2015-07-30T16:02:00Z">
        <w:r w:rsidRPr="004960BD">
          <w:rPr>
            <w:rFonts w:ascii="Times New Roman" w:hAnsi="Times New Roman"/>
            <w:sz w:val="20"/>
            <w:szCs w:val="20"/>
          </w:rPr>
          <w:instrText>http://www.academia.edu/10095819/Bilgi_Teknolojileri_Alt_Yapısı_ve_Ortaya_Çıkması</w:instrText>
        </w:r>
      </w:ins>
      <w:ins w:id="1203" w:author="EMRAH COLAK" w:date="2015-07-30T16:03:00Z">
        <w:r w:rsidRPr="004960BD">
          <w:rPr>
            <w:rFonts w:ascii="Times New Roman" w:hAnsi="Times New Roman"/>
            <w:sz w:val="20"/>
            <w:szCs w:val="20"/>
          </w:rPr>
          <w:instrText xml:space="preserve">" </w:instrText>
        </w:r>
        <w:r w:rsidRPr="00D57550">
          <w:rPr>
            <w:rFonts w:ascii="Times New Roman" w:hAnsi="Times New Roman"/>
            <w:sz w:val="20"/>
            <w:szCs w:val="20"/>
            <w:rPrChange w:id="1204" w:author="EMRAH COLAK" w:date="2015-07-30T16:26:00Z">
              <w:rPr>
                <w:rFonts w:ascii="Times New Roman" w:hAnsi="Times New Roman"/>
                <w:sz w:val="20"/>
                <w:szCs w:val="20"/>
              </w:rPr>
            </w:rPrChange>
          </w:rPr>
          <w:fldChar w:fldCharType="separate"/>
        </w:r>
      </w:ins>
      <w:ins w:id="1205" w:author="EMRAH COLAK" w:date="2015-07-30T16:02:00Z">
        <w:r w:rsidRPr="004960BD">
          <w:rPr>
            <w:rStyle w:val="Kpr"/>
            <w:rFonts w:ascii="Times New Roman" w:hAnsi="Times New Roman"/>
            <w:color w:val="auto"/>
            <w:sz w:val="20"/>
            <w:szCs w:val="20"/>
            <w:rPrChange w:id="1206" w:author="EMRAH COLAK" w:date="2015-07-30T16:26:00Z">
              <w:rPr>
                <w:rStyle w:val="Kpr"/>
                <w:rFonts w:ascii="Times New Roman" w:hAnsi="Times New Roman"/>
                <w:sz w:val="20"/>
                <w:szCs w:val="20"/>
              </w:rPr>
            </w:rPrChange>
          </w:rPr>
          <w:t>http://www.academia.edu/10095819/Bilgi_Teknolojileri_Alt_Yapısı_ve_Ortaya_Çıkması</w:t>
        </w:r>
      </w:ins>
      <w:ins w:id="1207" w:author="EMRAH COLAK" w:date="2015-07-30T16:03:00Z">
        <w:r w:rsidRPr="00D57550">
          <w:rPr>
            <w:rFonts w:ascii="Times New Roman" w:hAnsi="Times New Roman"/>
            <w:sz w:val="20"/>
            <w:szCs w:val="20"/>
          </w:rPr>
          <w:fldChar w:fldCharType="end"/>
        </w:r>
        <w:r w:rsidRPr="004960BD">
          <w:rPr>
            <w:rFonts w:ascii="Times New Roman" w:hAnsi="Times New Roman"/>
            <w:sz w:val="20"/>
            <w:szCs w:val="20"/>
          </w:rPr>
          <w:t xml:space="preserve"> </w:t>
        </w:r>
      </w:ins>
      <w:ins w:id="1208" w:author="EMRAH COLAK" w:date="2015-07-30T16:10:00Z">
        <w:r w:rsidRPr="004960BD">
          <w:rPr>
            <w:rFonts w:ascii="Times New Roman" w:hAnsi="Times New Roman"/>
            <w:sz w:val="20"/>
            <w:szCs w:val="20"/>
          </w:rPr>
          <w:t xml:space="preserve">                        </w:t>
        </w:r>
      </w:ins>
      <w:del w:id="1209" w:author="EMRAH COLAK" w:date="2015-07-30T16:03:00Z">
        <w:r w:rsidRPr="004960BD" w:rsidDel="00D2543E">
          <w:rPr>
            <w:rFonts w:ascii="Times New Roman" w:hAnsi="Times New Roman"/>
            <w:sz w:val="20"/>
            <w:szCs w:val="20"/>
          </w:rPr>
          <w:delText xml:space="preserve">[Çevrimiçi] </w:delText>
        </w:r>
      </w:del>
      <w:ins w:id="1210" w:author="EMRAH COLAK" w:date="2015-07-30T16:25:00Z">
        <w:r w:rsidRPr="004960BD">
          <w:rPr>
            <w:rFonts w:ascii="Times New Roman" w:hAnsi="Times New Roman"/>
            <w:sz w:val="20"/>
            <w:szCs w:val="20"/>
            <w:rPrChange w:id="1211" w:author="EMRAH COLAK" w:date="2015-07-30T16:26:00Z">
              <w:rPr>
                <w:rFonts w:ascii="Times New Roman" w:hAnsi="Times New Roman"/>
              </w:rPr>
            </w:rPrChange>
          </w:rPr>
          <w:t xml:space="preserve"> (Erişim Tarihi: 10/05/2015) </w:t>
        </w:r>
      </w:ins>
      <w:del w:id="1212" w:author="EMRAH COLAK" w:date="2015-07-30T16:25:00Z">
        <w:r w:rsidRPr="004960BD" w:rsidDel="0085479D">
          <w:rPr>
            <w:rFonts w:ascii="Times New Roman" w:hAnsi="Times New Roman"/>
            <w:sz w:val="20"/>
            <w:szCs w:val="20"/>
          </w:rPr>
          <w:delText>[</w:delText>
        </w:r>
      </w:del>
      <w:del w:id="1213" w:author="EMRAH COLAK" w:date="2015-07-30T16:03:00Z">
        <w:r w:rsidRPr="004960BD" w:rsidDel="00D2543E">
          <w:rPr>
            <w:rFonts w:ascii="Times New Roman" w:hAnsi="Times New Roman"/>
            <w:sz w:val="20"/>
            <w:szCs w:val="20"/>
          </w:rPr>
          <w:delText xml:space="preserve">Alıntı </w:delText>
        </w:r>
      </w:del>
      <w:del w:id="1214" w:author="EMRAH COLAK" w:date="2015-07-30T16:25:00Z">
        <w:r w:rsidRPr="004960BD" w:rsidDel="0085479D">
          <w:rPr>
            <w:rFonts w:ascii="Times New Roman" w:hAnsi="Times New Roman"/>
            <w:sz w:val="20"/>
            <w:szCs w:val="20"/>
          </w:rPr>
          <w:delText xml:space="preserve">Tarihi: </w:delText>
        </w:r>
      </w:del>
      <w:del w:id="1215" w:author="EMRAH COLAK" w:date="2015-07-30T16:03:00Z">
        <w:r w:rsidRPr="004960BD" w:rsidDel="00D2543E">
          <w:rPr>
            <w:rFonts w:ascii="Times New Roman" w:hAnsi="Times New Roman"/>
            <w:sz w:val="20"/>
            <w:szCs w:val="20"/>
          </w:rPr>
          <w:delText>27</w:delText>
        </w:r>
      </w:del>
      <w:del w:id="1216" w:author="EMRAH COLAK" w:date="2015-07-30T16:25:00Z">
        <w:r w:rsidRPr="004960BD" w:rsidDel="0085479D">
          <w:rPr>
            <w:rFonts w:ascii="Times New Roman" w:hAnsi="Times New Roman"/>
            <w:sz w:val="20"/>
            <w:szCs w:val="20"/>
          </w:rPr>
          <w:delText xml:space="preserve"> </w:delText>
        </w:r>
      </w:del>
      <w:del w:id="1217" w:author="EMRAH COLAK" w:date="2015-07-30T16:03:00Z">
        <w:r w:rsidRPr="004960BD" w:rsidDel="00D2543E">
          <w:rPr>
            <w:rFonts w:ascii="Times New Roman" w:hAnsi="Times New Roman"/>
            <w:sz w:val="20"/>
            <w:szCs w:val="20"/>
          </w:rPr>
          <w:delText>Kasım 2014</w:delText>
        </w:r>
      </w:del>
      <w:del w:id="1218" w:author="EMRAH COLAK" w:date="2015-07-30T16:25:00Z">
        <w:r w:rsidRPr="004960BD" w:rsidDel="0085479D">
          <w:rPr>
            <w:rFonts w:ascii="Times New Roman" w:hAnsi="Times New Roman"/>
            <w:sz w:val="20"/>
            <w:szCs w:val="20"/>
          </w:rPr>
          <w:delText xml:space="preserve">.] </w:delText>
        </w:r>
      </w:del>
      <w:del w:id="1219" w:author="EMRAH COLAK" w:date="2015-07-30T15:55:00Z">
        <w:r w:rsidRPr="004960BD" w:rsidDel="00D2543E">
          <w:rPr>
            <w:rFonts w:ascii="Times New Roman" w:hAnsi="Times New Roman"/>
            <w:sz w:val="20"/>
            <w:szCs w:val="20"/>
          </w:rPr>
          <w:delText>http://iibf.bartin.edu.tr/ybs/files/dersnotlari/60_BİlGİ%20TEKNOLOJİLERİ%20ALTYAPISI.pptx.</w:delText>
        </w:r>
      </w:del>
    </w:p>
  </w:footnote>
  <w:footnote w:id="2">
    <w:p w14:paraId="4CF10269" w14:textId="4F41BCEE" w:rsidR="00D6132C" w:rsidRPr="004960BD" w:rsidRDefault="00D6132C">
      <w:pPr>
        <w:pStyle w:val="DipnotMetni"/>
        <w:rPr>
          <w:rFonts w:ascii="Times New Roman" w:hAnsi="Times New Roman"/>
          <w:rPrChange w:id="1220" w:author="EMRAH COLAK" w:date="2015-07-30T16:26:00Z">
            <w:rPr/>
          </w:rPrChange>
        </w:rPr>
        <w:pPrChange w:id="1221" w:author="EMRAH COLAK" w:date="2015-07-30T17:47:00Z">
          <w:pPr>
            <w:pStyle w:val="DipnotMetni"/>
            <w:jc w:val="both"/>
          </w:pPr>
        </w:pPrChange>
      </w:pPr>
      <w:r w:rsidRPr="004960BD">
        <w:rPr>
          <w:rStyle w:val="DipnotBavurusu"/>
          <w:rFonts w:ascii="Times New Roman" w:hAnsi="Times New Roman"/>
          <w:rPrChange w:id="1222" w:author="EMRAH COLAK" w:date="2015-07-30T16:26:00Z">
            <w:rPr>
              <w:rStyle w:val="DipnotBavurusu"/>
            </w:rPr>
          </w:rPrChange>
        </w:rPr>
        <w:footnoteRef/>
      </w:r>
      <w:r w:rsidRPr="004960BD">
        <w:rPr>
          <w:rFonts w:ascii="Times New Roman" w:hAnsi="Times New Roman"/>
          <w:rPrChange w:id="1223" w:author="EMRAH COLAK" w:date="2015-07-30T16:26:00Z">
            <w:rPr/>
          </w:rPrChange>
        </w:rPr>
        <w:t xml:space="preserve"> </w:t>
      </w:r>
      <w:r w:rsidRPr="004960BD">
        <w:rPr>
          <w:rFonts w:ascii="Times New Roman" w:hAnsi="Times New Roman"/>
        </w:rPr>
        <w:t xml:space="preserve">5502 Sayılı Sosyal Güvenlik Kurumu </w:t>
      </w:r>
      <w:ins w:id="1224" w:author="EMRAH COLAK" w:date="2015-07-30T17:47:00Z">
        <w:r>
          <w:rPr>
            <w:rFonts w:ascii="Times New Roman" w:hAnsi="Times New Roman"/>
          </w:rPr>
          <w:t>Kanunu, mevzuat.</w:t>
        </w:r>
      </w:ins>
      <w:del w:id="1225" w:author="EMRAH COLAK" w:date="2015-07-30T17:47:00Z">
        <w:r w:rsidRPr="004960BD" w:rsidDel="00582A8C">
          <w:rPr>
            <w:rFonts w:ascii="Times New Roman" w:hAnsi="Times New Roman"/>
          </w:rPr>
          <w:delText>Kanunu</w:delText>
        </w:r>
      </w:del>
      <w:ins w:id="1226" w:author="EMRAH COLAK" w:date="2015-07-30T16:10:00Z">
        <w:r w:rsidRPr="004960BD">
          <w:rPr>
            <w:rFonts w:ascii="Times New Roman" w:hAnsi="Times New Roman"/>
          </w:rPr>
          <w:t xml:space="preserve"> </w:t>
        </w:r>
        <w:r w:rsidRPr="004960BD">
          <w:rPr>
            <w:rFonts w:ascii="Times New Roman" w:hAnsi="Times New Roman"/>
            <w:rPrChange w:id="1227" w:author="EMRAH COLAK" w:date="2015-07-30T16:26:00Z">
              <w:rPr/>
            </w:rPrChange>
          </w:rPr>
          <w:fldChar w:fldCharType="begin"/>
        </w:r>
        <w:r w:rsidRPr="004960BD">
          <w:rPr>
            <w:rFonts w:ascii="Times New Roman" w:hAnsi="Times New Roman"/>
            <w:rPrChange w:id="1228" w:author="EMRAH COLAK" w:date="2015-07-30T16:26:00Z">
              <w:rPr/>
            </w:rPrChange>
          </w:rPr>
          <w:instrText xml:space="preserve"> HYPERLINK "http://www.mevzuat.gov.tr/MevzuatMetin/1.5.5502.doc" </w:instrText>
        </w:r>
        <w:r w:rsidRPr="004960BD">
          <w:rPr>
            <w:rFonts w:ascii="Times New Roman" w:hAnsi="Times New Roman"/>
            <w:rPrChange w:id="1229" w:author="EMRAH COLAK" w:date="2015-07-30T16:26:00Z">
              <w:rPr/>
            </w:rPrChange>
          </w:rPr>
          <w:fldChar w:fldCharType="separate"/>
        </w:r>
        <w:r w:rsidRPr="004960BD">
          <w:rPr>
            <w:rStyle w:val="Kpr"/>
            <w:rFonts w:ascii="Times New Roman" w:hAnsi="Times New Roman"/>
            <w:color w:val="auto"/>
            <w:rPrChange w:id="1230" w:author="EMRAH COLAK" w:date="2015-07-30T16:26:00Z">
              <w:rPr>
                <w:rStyle w:val="Kpr"/>
                <w:rFonts w:ascii="Arial" w:hAnsi="Arial" w:cs="Arial"/>
                <w:shd w:val="clear" w:color="auto" w:fill="F5F5F5"/>
              </w:rPr>
            </w:rPrChange>
          </w:rPr>
          <w:t>http://www.mevzuat.gov.tr/MevzuatMetin/1.5.5502.doc</w:t>
        </w:r>
        <w:r w:rsidRPr="004960BD">
          <w:rPr>
            <w:rFonts w:ascii="Times New Roman" w:hAnsi="Times New Roman"/>
            <w:rPrChange w:id="1231" w:author="EMRAH COLAK" w:date="2015-07-30T16:26:00Z">
              <w:rPr/>
            </w:rPrChange>
          </w:rPr>
          <w:fldChar w:fldCharType="end"/>
        </w:r>
      </w:ins>
      <w:del w:id="1232" w:author="EMRAH COLAK" w:date="2015-07-30T16:10:00Z">
        <w:r w:rsidRPr="004960BD" w:rsidDel="005775F3">
          <w:rPr>
            <w:rFonts w:ascii="Times New Roman" w:hAnsi="Times New Roman"/>
          </w:rPr>
          <w:delText>.</w:delText>
        </w:r>
      </w:del>
      <w:r w:rsidRPr="004960BD">
        <w:rPr>
          <w:rFonts w:ascii="Times New Roman" w:hAnsi="Times New Roman"/>
        </w:rPr>
        <w:t xml:space="preserve"> </w:t>
      </w:r>
      <w:ins w:id="1233" w:author="EMRAH COLAK" w:date="2015-07-30T16:25:00Z">
        <w:r w:rsidRPr="004960BD">
          <w:rPr>
            <w:rFonts w:ascii="Times New Roman" w:hAnsi="Times New Roman"/>
          </w:rPr>
          <w:t xml:space="preserve"> (Erişim Tarihi: </w:t>
        </w:r>
      </w:ins>
      <w:ins w:id="1234" w:author="EMRAH COLAK" w:date="2015-07-30T16:26:00Z">
        <w:r w:rsidRPr="004960BD">
          <w:rPr>
            <w:rFonts w:ascii="Times New Roman" w:hAnsi="Times New Roman"/>
          </w:rPr>
          <w:t>12</w:t>
        </w:r>
      </w:ins>
      <w:ins w:id="1235" w:author="EMRAH COLAK" w:date="2015-07-30T16:25:00Z">
        <w:r w:rsidRPr="004960BD">
          <w:rPr>
            <w:rFonts w:ascii="Times New Roman" w:hAnsi="Times New Roman"/>
          </w:rPr>
          <w:t xml:space="preserve">/05/2015) </w:t>
        </w:r>
      </w:ins>
      <w:del w:id="1236" w:author="EMRAH COLAK" w:date="2015-07-30T16:10:00Z">
        <w:r w:rsidRPr="004960BD" w:rsidDel="005775F3">
          <w:rPr>
            <w:rFonts w:ascii="Times New Roman" w:hAnsi="Times New Roman"/>
          </w:rPr>
          <w:delText xml:space="preserve">20 </w:delText>
        </w:r>
      </w:del>
      <w:del w:id="1237" w:author="EMRAH COLAK" w:date="2015-07-30T16:25:00Z">
        <w:r w:rsidRPr="004960BD" w:rsidDel="0085479D">
          <w:rPr>
            <w:rFonts w:ascii="Times New Roman" w:hAnsi="Times New Roman"/>
          </w:rPr>
          <w:delText xml:space="preserve">Mayıs </w:delText>
        </w:r>
      </w:del>
      <w:del w:id="1238" w:author="EMRAH COLAK" w:date="2015-07-30T16:10:00Z">
        <w:r w:rsidRPr="004960BD" w:rsidDel="005775F3">
          <w:rPr>
            <w:rFonts w:ascii="Times New Roman" w:hAnsi="Times New Roman"/>
          </w:rPr>
          <w:delText>2006. madde 13-14</w:delText>
        </w:r>
      </w:del>
    </w:p>
  </w:footnote>
  <w:footnote w:id="3">
    <w:p w14:paraId="54F64737" w14:textId="7F1C538F" w:rsidR="00D6132C" w:rsidRDefault="00D6132C">
      <w:pPr>
        <w:pStyle w:val="DipnotMetni"/>
        <w:pPrChange w:id="1243" w:author="EMRAH COLAK" w:date="2015-07-30T16:12:00Z">
          <w:pPr>
            <w:pStyle w:val="DipnotMetni"/>
            <w:jc w:val="both"/>
          </w:pPr>
        </w:pPrChange>
      </w:pPr>
      <w:r w:rsidRPr="004960BD">
        <w:rPr>
          <w:rStyle w:val="DipnotBavurusu"/>
          <w:rFonts w:ascii="Times New Roman" w:hAnsi="Times New Roman"/>
          <w:rPrChange w:id="1244" w:author="EMRAH COLAK" w:date="2015-07-30T16:26:00Z">
            <w:rPr>
              <w:rStyle w:val="DipnotBavurusu"/>
            </w:rPr>
          </w:rPrChange>
        </w:rPr>
        <w:footnoteRef/>
      </w:r>
      <w:r w:rsidRPr="004960BD">
        <w:rPr>
          <w:rFonts w:ascii="Times New Roman" w:hAnsi="Times New Roman"/>
          <w:rPrChange w:id="1245" w:author="EMRAH COLAK" w:date="2015-07-30T16:26:00Z">
            <w:rPr/>
          </w:rPrChange>
        </w:rPr>
        <w:t xml:space="preserve"> </w:t>
      </w:r>
      <w:ins w:id="1246" w:author="EMRAH COLAK" w:date="2015-07-30T16:07:00Z">
        <w:r w:rsidRPr="004960BD">
          <w:rPr>
            <w:rFonts w:ascii="Times New Roman" w:hAnsi="Times New Roman"/>
          </w:rPr>
          <w:t xml:space="preserve">MEYES, </w:t>
        </w:r>
      </w:ins>
      <w:del w:id="1247" w:author="EMRAH COLAK" w:date="2015-07-30T16:07:00Z">
        <w:r w:rsidRPr="004960BD" w:rsidDel="005775F3">
          <w:rPr>
            <w:rFonts w:ascii="Times New Roman" w:hAnsi="Times New Roman"/>
          </w:rPr>
          <w:delText xml:space="preserve">Ernst &amp; </w:delText>
        </w:r>
      </w:del>
      <w:r w:rsidRPr="004960BD">
        <w:rPr>
          <w:rFonts w:ascii="Times New Roman" w:hAnsi="Times New Roman"/>
        </w:rPr>
        <w:t>Young</w:t>
      </w:r>
      <w:ins w:id="1248" w:author="EMRAH COLAK" w:date="2015-07-30T16:07:00Z">
        <w:r w:rsidRPr="004960BD">
          <w:rPr>
            <w:rFonts w:ascii="Times New Roman" w:hAnsi="Times New Roman"/>
          </w:rPr>
          <w:t>,</w:t>
        </w:r>
      </w:ins>
      <w:r w:rsidRPr="004960BD">
        <w:rPr>
          <w:rFonts w:ascii="Times New Roman" w:hAnsi="Times New Roman"/>
          <w:b/>
          <w:rPrChange w:id="1249" w:author="EMRAH COLAK" w:date="2015-07-30T16:26:00Z">
            <w:rPr>
              <w:rFonts w:ascii="Times New Roman" w:hAnsi="Times New Roman"/>
            </w:rPr>
          </w:rPrChange>
        </w:rPr>
        <w:t xml:space="preserve"> </w:t>
      </w:r>
      <w:ins w:id="1250" w:author="EMRAH COLAK" w:date="2015-07-30T16:07:00Z">
        <w:r w:rsidRPr="004960BD">
          <w:rPr>
            <w:rFonts w:ascii="Times New Roman" w:hAnsi="Times New Roman"/>
          </w:rPr>
          <w:t>“</w:t>
        </w:r>
      </w:ins>
      <w:del w:id="1251" w:author="EMRAH COLAK" w:date="2015-07-30T16:07:00Z">
        <w:r w:rsidRPr="00AF294F" w:rsidDel="005775F3">
          <w:rPr>
            <w:rFonts w:ascii="Times New Roman" w:hAnsi="Times New Roman"/>
          </w:rPr>
          <w:delText xml:space="preserve">MEYES </w:delText>
        </w:r>
      </w:del>
      <w:r w:rsidRPr="00AF294F">
        <w:rPr>
          <w:rFonts w:ascii="Times New Roman" w:hAnsi="Times New Roman"/>
        </w:rPr>
        <w:t>Kullanıcı Yönetim Sistemi Analizi Raporu</w:t>
      </w:r>
      <w:ins w:id="1252" w:author="EMRAH COLAK" w:date="2015-07-30T16:07:00Z">
        <w:r w:rsidRPr="004960BD">
          <w:rPr>
            <w:rFonts w:ascii="Times New Roman" w:hAnsi="Times New Roman"/>
          </w:rPr>
          <w:t>”</w:t>
        </w:r>
      </w:ins>
      <w:r w:rsidRPr="004960BD">
        <w:rPr>
          <w:rFonts w:ascii="Times New Roman" w:hAnsi="Times New Roman"/>
        </w:rPr>
        <w:t>,</w:t>
      </w:r>
      <w:ins w:id="1253" w:author="EMRAH COLAK" w:date="2015-07-30T16:08:00Z">
        <w:r w:rsidRPr="004960BD">
          <w:rPr>
            <w:rFonts w:ascii="Times New Roman" w:hAnsi="Times New Roman"/>
          </w:rPr>
          <w:t xml:space="preserve"> Şubat</w:t>
        </w:r>
      </w:ins>
      <w:r w:rsidRPr="004960BD">
        <w:rPr>
          <w:rFonts w:ascii="Times New Roman" w:hAnsi="Times New Roman"/>
        </w:rPr>
        <w:t xml:space="preserve"> 2013</w:t>
      </w:r>
      <w:ins w:id="1254" w:author="EMRAH COLAK" w:date="2015-07-30T16:58:00Z">
        <w:r>
          <w:rPr>
            <w:rFonts w:ascii="Times New Roman" w:hAnsi="Times New Roman"/>
          </w:rPr>
          <w:t>.</w:t>
        </w:r>
      </w:ins>
      <w:del w:id="1255" w:author="EMRAH COLAK" w:date="2015-07-30T16:08:00Z">
        <w:r w:rsidRPr="00190EF5" w:rsidDel="005775F3">
          <w:rPr>
            <w:rFonts w:ascii="Times New Roman" w:hAnsi="Times New Roman"/>
          </w:rPr>
          <w:delText>.</w:delText>
        </w:r>
      </w:del>
    </w:p>
  </w:footnote>
  <w:footnote w:id="4">
    <w:p w14:paraId="146F9F34" w14:textId="103E3F91" w:rsidR="00D6132C" w:rsidRPr="0085479D" w:rsidRDefault="00D6132C">
      <w:pPr>
        <w:spacing w:after="0" w:line="240" w:lineRule="auto"/>
        <w:rPr>
          <w:ins w:id="1263" w:author="EMRAH COLAK" w:date="2015-07-30T16:19:00Z"/>
          <w:rFonts w:ascii="Times New Roman" w:hAnsi="Times New Roman"/>
          <w:sz w:val="20"/>
          <w:szCs w:val="20"/>
        </w:rPr>
        <w:pPrChange w:id="1264" w:author="EMRAH COLAK" w:date="2015-07-30T16:22:00Z">
          <w:pPr>
            <w:spacing w:after="0" w:line="240" w:lineRule="auto"/>
            <w:jc w:val="both"/>
          </w:pPr>
        </w:pPrChange>
      </w:pPr>
      <w:r w:rsidRPr="0085479D">
        <w:rPr>
          <w:rStyle w:val="DipnotBavurusu"/>
          <w:rFonts w:ascii="Times New Roman" w:hAnsi="Times New Roman"/>
          <w:sz w:val="20"/>
          <w:szCs w:val="20"/>
          <w:rPrChange w:id="1265" w:author="EMRAH COLAK" w:date="2015-07-30T16:25:00Z">
            <w:rPr>
              <w:rStyle w:val="DipnotBavurusu"/>
            </w:rPr>
          </w:rPrChange>
        </w:rPr>
        <w:footnoteRef/>
      </w:r>
      <w:r w:rsidRPr="0085479D">
        <w:rPr>
          <w:rFonts w:ascii="Times New Roman" w:hAnsi="Times New Roman"/>
          <w:sz w:val="20"/>
          <w:szCs w:val="20"/>
          <w:rPrChange w:id="1266" w:author="EMRAH COLAK" w:date="2015-07-30T16:25:00Z">
            <w:rPr/>
          </w:rPrChange>
        </w:rPr>
        <w:t xml:space="preserve"> </w:t>
      </w:r>
      <w:ins w:id="1267" w:author="EMRAH COLAK" w:date="2015-07-30T18:30:00Z">
        <w:r>
          <w:rPr>
            <w:rFonts w:ascii="Times New Roman" w:hAnsi="Times New Roman"/>
            <w:sz w:val="20"/>
            <w:szCs w:val="20"/>
          </w:rPr>
          <w:t xml:space="preserve">Haciz isteği, </w:t>
        </w:r>
      </w:ins>
      <w:del w:id="1268" w:author="EMRAH COLAK" w:date="2015-07-30T16:19:00Z">
        <w:r w:rsidRPr="0085479D" w:rsidDel="00E46369">
          <w:rPr>
            <w:rFonts w:ascii="Times New Roman" w:hAnsi="Times New Roman"/>
            <w:sz w:val="20"/>
            <w:szCs w:val="20"/>
            <w:rPrChange w:id="1269" w:author="EMRAH COLAK" w:date="2015-07-30T16:25:00Z">
              <w:rPr>
                <w:rFonts w:ascii="Times New Roman" w:hAnsi="Times New Roman"/>
                <w:b/>
                <w:sz w:val="20"/>
                <w:szCs w:val="20"/>
              </w:rPr>
            </w:rPrChange>
          </w:rPr>
          <w:delText>KURT, Ayhan</w:delText>
        </w:r>
      </w:del>
      <w:del w:id="1270" w:author="EMRAH COLAK" w:date="2015-07-30T16:15:00Z">
        <w:r w:rsidRPr="0085479D" w:rsidDel="005775F3">
          <w:rPr>
            <w:rFonts w:ascii="Times New Roman" w:hAnsi="Times New Roman"/>
            <w:sz w:val="20"/>
            <w:szCs w:val="20"/>
            <w:rPrChange w:id="1271" w:author="EMRAH COLAK" w:date="2015-07-30T16:25:00Z">
              <w:rPr>
                <w:rFonts w:ascii="Times New Roman" w:hAnsi="Times New Roman"/>
                <w:b/>
                <w:sz w:val="20"/>
                <w:szCs w:val="20"/>
              </w:rPr>
            </w:rPrChange>
          </w:rPr>
          <w:delText>.</w:delText>
        </w:r>
      </w:del>
      <w:del w:id="1272" w:author="EMRAH COLAK" w:date="2015-07-30T16:19:00Z">
        <w:r w:rsidRPr="0085479D" w:rsidDel="00E46369">
          <w:rPr>
            <w:rFonts w:ascii="Times New Roman" w:hAnsi="Times New Roman"/>
            <w:sz w:val="20"/>
            <w:szCs w:val="20"/>
          </w:rPr>
          <w:delText xml:space="preserve"> </w:delText>
        </w:r>
      </w:del>
      <w:r w:rsidRPr="0085479D">
        <w:rPr>
          <w:rFonts w:ascii="Times New Roman" w:hAnsi="Times New Roman"/>
          <w:sz w:val="20"/>
          <w:szCs w:val="20"/>
        </w:rPr>
        <w:t>Çalışma ve Sosyal Güvenlik Bakanlığı e-Uygulama Projeleri</w:t>
      </w:r>
      <w:ins w:id="1273" w:author="EMRAH COLAK" w:date="2015-07-30T16:19:00Z">
        <w:r>
          <w:rPr>
            <w:rFonts w:ascii="Times New Roman" w:hAnsi="Times New Roman"/>
            <w:sz w:val="20"/>
            <w:szCs w:val="20"/>
          </w:rPr>
          <w:t>.</w:t>
        </w:r>
        <w:r w:rsidRPr="0085479D">
          <w:rPr>
            <w:rFonts w:ascii="Times New Roman" w:hAnsi="Times New Roman"/>
            <w:sz w:val="20"/>
            <w:szCs w:val="20"/>
          </w:rPr>
          <w:t xml:space="preserve"> </w:t>
        </w:r>
        <w:moveToRangeStart w:id="1274" w:author="EMRAH COLAK" w:date="2015-07-30T16:19:00Z" w:name="move426036513"/>
        <w:r w:rsidRPr="00D57550">
          <w:rPr>
            <w:rFonts w:ascii="Times New Roman" w:hAnsi="Times New Roman"/>
            <w:sz w:val="20"/>
            <w:szCs w:val="20"/>
          </w:rPr>
          <w:fldChar w:fldCharType="begin"/>
        </w:r>
        <w:r w:rsidRPr="0085479D">
          <w:rPr>
            <w:rFonts w:ascii="Times New Roman" w:hAnsi="Times New Roman"/>
            <w:sz w:val="20"/>
            <w:szCs w:val="20"/>
          </w:rPr>
          <w:instrText xml:space="preserve"> HYPERLINK "</w:instrText>
        </w:r>
      </w:ins>
      <w:moveTo w:id="1275" w:author="EMRAH COLAK" w:date="2015-07-30T16:19:00Z">
        <w:r w:rsidRPr="0085479D">
          <w:rPr>
            <w:rPrChange w:id="1276" w:author="EMRAH COLAK" w:date="2015-07-30T16:25:00Z">
              <w:rPr>
                <w:rStyle w:val="Kpr"/>
                <w:rFonts w:ascii="Times New Roman" w:hAnsi="Times New Roman"/>
                <w:color w:val="auto"/>
                <w:sz w:val="20"/>
                <w:szCs w:val="20"/>
              </w:rPr>
            </w:rPrChange>
          </w:rPr>
          <w:instrText>http://archive.ismmmo.org.tr/docs/seminernotlar/09</w:instrText>
        </w:r>
        <w:r w:rsidRPr="0085479D">
          <w:rPr>
            <w:rFonts w:ascii="Times New Roman" w:hAnsi="Times New Roman"/>
            <w:sz w:val="20"/>
            <w:szCs w:val="20"/>
          </w:rPr>
          <w:instrText xml:space="preserve"> 01 2014/CSGBeUYGULAMALAR.pdf</w:instrText>
        </w:r>
      </w:moveTo>
      <w:ins w:id="1277" w:author="EMRAH COLAK" w:date="2015-07-30T16:19:00Z">
        <w:r w:rsidRPr="0085479D">
          <w:rPr>
            <w:rFonts w:ascii="Times New Roman" w:hAnsi="Times New Roman"/>
            <w:sz w:val="20"/>
            <w:szCs w:val="20"/>
          </w:rPr>
          <w:instrText xml:space="preserve">" </w:instrText>
        </w:r>
        <w:r w:rsidRPr="00D57550">
          <w:rPr>
            <w:rFonts w:ascii="Times New Roman" w:hAnsi="Times New Roman"/>
            <w:sz w:val="20"/>
            <w:szCs w:val="20"/>
            <w:rPrChange w:id="1278" w:author="EMRAH COLAK" w:date="2015-07-30T16:25:00Z">
              <w:rPr>
                <w:rFonts w:ascii="Times New Roman" w:hAnsi="Times New Roman"/>
                <w:sz w:val="20"/>
                <w:szCs w:val="20"/>
              </w:rPr>
            </w:rPrChange>
          </w:rPr>
          <w:fldChar w:fldCharType="separate"/>
        </w:r>
      </w:ins>
      <w:moveTo w:id="1279" w:author="EMRAH COLAK" w:date="2015-07-30T16:19:00Z">
        <w:r w:rsidRPr="0085479D">
          <w:rPr>
            <w:rStyle w:val="Kpr"/>
            <w:rFonts w:ascii="Times New Roman" w:hAnsi="Times New Roman"/>
            <w:color w:val="auto"/>
            <w:sz w:val="20"/>
            <w:szCs w:val="20"/>
          </w:rPr>
          <w:t>http://archive.ismmmo.org.tr/docs/seminernotlar/09</w:t>
        </w:r>
        <w:r w:rsidRPr="0085479D">
          <w:rPr>
            <w:rStyle w:val="Kpr"/>
            <w:rFonts w:ascii="Times New Roman" w:hAnsi="Times New Roman"/>
            <w:color w:val="auto"/>
            <w:sz w:val="20"/>
            <w:szCs w:val="20"/>
            <w:rPrChange w:id="1280" w:author="EMRAH COLAK" w:date="2015-07-30T16:25:00Z">
              <w:rPr>
                <w:rStyle w:val="Kpr"/>
                <w:rFonts w:ascii="Times New Roman" w:hAnsi="Times New Roman"/>
                <w:sz w:val="20"/>
                <w:szCs w:val="20"/>
              </w:rPr>
            </w:rPrChange>
          </w:rPr>
          <w:t xml:space="preserve"> 01 2014/CSGBeUYGULAMALAR.pdf</w:t>
        </w:r>
      </w:moveTo>
      <w:ins w:id="1281" w:author="EMRAH COLAK" w:date="2015-07-30T16:19:00Z">
        <w:r w:rsidRPr="00D57550">
          <w:rPr>
            <w:rFonts w:ascii="Times New Roman" w:hAnsi="Times New Roman"/>
            <w:sz w:val="20"/>
            <w:szCs w:val="20"/>
          </w:rPr>
          <w:fldChar w:fldCharType="end"/>
        </w:r>
      </w:ins>
      <w:moveTo w:id="1282" w:author="EMRAH COLAK" w:date="2015-07-30T16:19:00Z">
        <w:r w:rsidRPr="0085479D">
          <w:rPr>
            <w:rFonts w:ascii="Times New Roman" w:hAnsi="Times New Roman"/>
            <w:sz w:val="20"/>
            <w:szCs w:val="20"/>
          </w:rPr>
          <w:t>.</w:t>
        </w:r>
      </w:moveTo>
      <w:moveToRangeEnd w:id="1274"/>
    </w:p>
    <w:p w14:paraId="0716F75B" w14:textId="7B2AB287" w:rsidR="00D6132C" w:rsidRPr="0085479D" w:rsidRDefault="00D6132C">
      <w:pPr>
        <w:spacing w:after="0" w:line="240" w:lineRule="auto"/>
        <w:rPr>
          <w:rFonts w:ascii="Times New Roman" w:hAnsi="Times New Roman"/>
          <w:sz w:val="20"/>
          <w:szCs w:val="20"/>
          <w:rPrChange w:id="1283" w:author="EMRAH COLAK" w:date="2015-07-30T16:25:00Z">
            <w:rPr>
              <w:sz w:val="20"/>
              <w:szCs w:val="20"/>
            </w:rPr>
          </w:rPrChange>
        </w:rPr>
        <w:pPrChange w:id="1284" w:author="EMRAH COLAK" w:date="2015-07-30T16:22:00Z">
          <w:pPr>
            <w:spacing w:after="0" w:line="240" w:lineRule="auto"/>
            <w:jc w:val="both"/>
          </w:pPr>
        </w:pPrChange>
      </w:pPr>
      <w:del w:id="1285" w:author="EMRAH COLAK" w:date="2015-07-30T16:19:00Z">
        <w:r w:rsidRPr="0085479D" w:rsidDel="00E46369">
          <w:rPr>
            <w:rFonts w:ascii="Times New Roman" w:hAnsi="Times New Roman"/>
            <w:sz w:val="20"/>
            <w:szCs w:val="20"/>
          </w:rPr>
          <w:delText>. [Çevrimiçi]</w:delText>
        </w:r>
      </w:del>
      <w:ins w:id="1286" w:author="EMRAH COLAK" w:date="2015-07-30T16:24:00Z">
        <w:r w:rsidRPr="0085479D">
          <w:rPr>
            <w:rFonts w:ascii="Times New Roman" w:hAnsi="Times New Roman"/>
            <w:sz w:val="20"/>
            <w:szCs w:val="20"/>
            <w:rPrChange w:id="1287" w:author="EMRAH COLAK" w:date="2015-07-30T16:25:00Z">
              <w:rPr>
                <w:rFonts w:ascii="Times New Roman" w:hAnsi="Times New Roman"/>
              </w:rPr>
            </w:rPrChange>
          </w:rPr>
          <w:t xml:space="preserve"> (Erişim Tarihi: 20/05/2015)</w:t>
        </w:r>
      </w:ins>
      <w:del w:id="1288" w:author="EMRAH COLAK" w:date="2015-07-30T16:24:00Z">
        <w:r w:rsidRPr="0085479D" w:rsidDel="0085479D">
          <w:rPr>
            <w:rFonts w:ascii="Times New Roman" w:hAnsi="Times New Roman"/>
            <w:sz w:val="20"/>
            <w:szCs w:val="20"/>
          </w:rPr>
          <w:delText xml:space="preserve"> [</w:delText>
        </w:r>
      </w:del>
      <w:del w:id="1289" w:author="EMRAH COLAK" w:date="2015-07-30T16:20:00Z">
        <w:r w:rsidRPr="0085479D" w:rsidDel="00E46369">
          <w:rPr>
            <w:rFonts w:ascii="Times New Roman" w:hAnsi="Times New Roman"/>
            <w:sz w:val="20"/>
            <w:szCs w:val="20"/>
          </w:rPr>
          <w:delText xml:space="preserve">Alıntı </w:delText>
        </w:r>
      </w:del>
      <w:del w:id="1290" w:author="EMRAH COLAK" w:date="2015-07-30T16:24:00Z">
        <w:r w:rsidRPr="0085479D" w:rsidDel="0085479D">
          <w:rPr>
            <w:rFonts w:ascii="Times New Roman" w:hAnsi="Times New Roman"/>
            <w:sz w:val="20"/>
            <w:szCs w:val="20"/>
          </w:rPr>
          <w:delText xml:space="preserve">Tarihi: </w:delText>
        </w:r>
      </w:del>
      <w:del w:id="1291" w:author="EMRAH COLAK" w:date="2015-07-30T16:19:00Z">
        <w:r w:rsidRPr="0085479D" w:rsidDel="00E46369">
          <w:rPr>
            <w:rFonts w:ascii="Times New Roman" w:hAnsi="Times New Roman"/>
            <w:sz w:val="20"/>
            <w:szCs w:val="20"/>
          </w:rPr>
          <w:delText>27 Kasım</w:delText>
        </w:r>
      </w:del>
      <w:del w:id="1292" w:author="EMRAH COLAK" w:date="2015-07-30T16:24:00Z">
        <w:r w:rsidRPr="0085479D" w:rsidDel="0085479D">
          <w:rPr>
            <w:rFonts w:ascii="Times New Roman" w:hAnsi="Times New Roman"/>
            <w:sz w:val="20"/>
            <w:szCs w:val="20"/>
          </w:rPr>
          <w:delText xml:space="preserve"> </w:delText>
        </w:r>
      </w:del>
      <w:del w:id="1293" w:author="EMRAH COLAK" w:date="2015-07-30T16:19:00Z">
        <w:r w:rsidRPr="0085479D" w:rsidDel="00E46369">
          <w:rPr>
            <w:rFonts w:ascii="Times New Roman" w:hAnsi="Times New Roman"/>
            <w:sz w:val="20"/>
            <w:szCs w:val="20"/>
          </w:rPr>
          <w:delText>2014</w:delText>
        </w:r>
      </w:del>
      <w:del w:id="1294" w:author="EMRAH COLAK" w:date="2015-07-30T16:25:00Z">
        <w:r w:rsidRPr="0085479D" w:rsidDel="0085479D">
          <w:rPr>
            <w:rFonts w:ascii="Times New Roman" w:hAnsi="Times New Roman"/>
            <w:sz w:val="20"/>
            <w:szCs w:val="20"/>
          </w:rPr>
          <w:delText>.]</w:delText>
        </w:r>
      </w:del>
      <w:r w:rsidRPr="0085479D">
        <w:rPr>
          <w:rFonts w:ascii="Times New Roman" w:hAnsi="Times New Roman"/>
          <w:sz w:val="20"/>
          <w:szCs w:val="20"/>
        </w:rPr>
        <w:t xml:space="preserve"> </w:t>
      </w:r>
      <w:moveFromRangeStart w:id="1295" w:author="EMRAH COLAK" w:date="2015-07-30T16:19:00Z" w:name="move426036513"/>
      <w:moveFrom w:id="1296" w:author="EMRAH COLAK" w:date="2015-07-30T16:19:00Z">
        <w:r w:rsidRPr="0085479D" w:rsidDel="00E46369">
          <w:rPr>
            <w:rPrChange w:id="1297" w:author="EMRAH COLAK" w:date="2015-07-30T16:25:00Z">
              <w:rPr>
                <w:rStyle w:val="Kpr"/>
                <w:rFonts w:ascii="Times New Roman" w:hAnsi="Times New Roman"/>
                <w:color w:val="auto"/>
                <w:sz w:val="20"/>
                <w:szCs w:val="20"/>
              </w:rPr>
            </w:rPrChange>
          </w:rPr>
          <w:fldChar w:fldCharType="begin"/>
        </w:r>
        <w:r w:rsidRPr="0085479D" w:rsidDel="00E46369">
          <w:rPr>
            <w:rFonts w:ascii="Times New Roman" w:hAnsi="Times New Roman"/>
            <w:sz w:val="20"/>
            <w:szCs w:val="20"/>
            <w:rPrChange w:id="1298" w:author="EMRAH COLAK" w:date="2015-07-30T16:25:00Z">
              <w:rPr/>
            </w:rPrChange>
          </w:rPr>
          <w:instrText xml:space="preserve"> HYPERLINK "http://archive.ismmmo.org.tr/docs/seminernotlar/09" </w:instrText>
        </w:r>
        <w:r w:rsidRPr="0085479D" w:rsidDel="00E46369">
          <w:rPr>
            <w:rPrChange w:id="1299" w:author="EMRAH COLAK" w:date="2015-07-30T16:25:00Z">
              <w:rPr>
                <w:rStyle w:val="Kpr"/>
                <w:rFonts w:ascii="Times New Roman" w:hAnsi="Times New Roman"/>
                <w:color w:val="auto"/>
                <w:sz w:val="20"/>
                <w:szCs w:val="20"/>
              </w:rPr>
            </w:rPrChange>
          </w:rPr>
          <w:fldChar w:fldCharType="separate"/>
        </w:r>
        <w:r w:rsidRPr="0085479D" w:rsidDel="00E46369">
          <w:rPr>
            <w:rStyle w:val="Kpr"/>
            <w:rFonts w:ascii="Times New Roman" w:hAnsi="Times New Roman"/>
            <w:color w:val="auto"/>
            <w:sz w:val="20"/>
            <w:szCs w:val="20"/>
          </w:rPr>
          <w:t>http://archive.ismmmo.org.tr/docs/seminernotlar/09</w:t>
        </w:r>
        <w:r w:rsidRPr="0085479D" w:rsidDel="00E46369">
          <w:rPr>
            <w:rStyle w:val="Kpr"/>
            <w:rFonts w:ascii="Times New Roman" w:hAnsi="Times New Roman"/>
            <w:color w:val="auto"/>
            <w:sz w:val="20"/>
            <w:szCs w:val="20"/>
            <w:rPrChange w:id="1300" w:author="EMRAH COLAK" w:date="2015-07-30T16:25:00Z">
              <w:rPr>
                <w:rStyle w:val="Kpr"/>
                <w:rFonts w:ascii="Times New Roman" w:hAnsi="Times New Roman"/>
                <w:color w:val="auto"/>
                <w:sz w:val="20"/>
                <w:szCs w:val="20"/>
              </w:rPr>
            </w:rPrChange>
          </w:rPr>
          <w:fldChar w:fldCharType="end"/>
        </w:r>
        <w:r w:rsidRPr="0085479D" w:rsidDel="00E46369">
          <w:rPr>
            <w:rFonts w:ascii="Times New Roman" w:hAnsi="Times New Roman"/>
            <w:sz w:val="20"/>
            <w:szCs w:val="20"/>
          </w:rPr>
          <w:t xml:space="preserve"> 01 2014/CSGBeUYGULAMALAR.pdf.</w:t>
        </w:r>
      </w:moveFrom>
      <w:moveFromRangeEnd w:id="1295"/>
    </w:p>
    <w:p w14:paraId="171C0087" w14:textId="77777777" w:rsidR="00D6132C" w:rsidRPr="0085479D" w:rsidRDefault="00D6132C" w:rsidP="00A07B9C">
      <w:pPr>
        <w:spacing w:after="0" w:line="240" w:lineRule="auto"/>
        <w:jc w:val="both"/>
        <w:rPr>
          <w:rFonts w:ascii="Times New Roman" w:hAnsi="Times New Roman"/>
          <w:sz w:val="20"/>
          <w:szCs w:val="20"/>
          <w:rPrChange w:id="1301" w:author="EMRAH COLAK" w:date="2015-07-30T16:25:00Z">
            <w:rPr/>
          </w:rPrChange>
        </w:rPr>
      </w:pPr>
    </w:p>
  </w:footnote>
  <w:footnote w:id="5">
    <w:p w14:paraId="015A87B1" w14:textId="64A26FD3" w:rsidR="00D6132C" w:rsidRPr="004960BD" w:rsidRDefault="00D6132C" w:rsidP="00A07B9C">
      <w:pPr>
        <w:spacing w:after="0" w:line="240" w:lineRule="auto"/>
        <w:jc w:val="both"/>
        <w:rPr>
          <w:ins w:id="1372" w:author="EMRAH COLAK" w:date="2015-07-30T16:20:00Z"/>
          <w:rFonts w:ascii="Times New Roman" w:hAnsi="Times New Roman"/>
          <w:sz w:val="20"/>
          <w:szCs w:val="20"/>
        </w:rPr>
      </w:pPr>
      <w:r w:rsidRPr="004960BD">
        <w:rPr>
          <w:rStyle w:val="DipnotBavurusu"/>
          <w:rFonts w:ascii="Times New Roman" w:hAnsi="Times New Roman"/>
          <w:sz w:val="20"/>
          <w:szCs w:val="20"/>
          <w:rPrChange w:id="1373" w:author="EMRAH COLAK" w:date="2015-07-30T16:30:00Z">
            <w:rPr>
              <w:rStyle w:val="DipnotBavurusu"/>
            </w:rPr>
          </w:rPrChange>
        </w:rPr>
        <w:footnoteRef/>
      </w:r>
      <w:r w:rsidRPr="004960BD">
        <w:rPr>
          <w:rFonts w:ascii="Times New Roman" w:hAnsi="Times New Roman"/>
          <w:sz w:val="20"/>
          <w:szCs w:val="20"/>
          <w:rPrChange w:id="1374" w:author="EMRAH COLAK" w:date="2015-07-30T16:30:00Z">
            <w:rPr/>
          </w:rPrChange>
        </w:rPr>
        <w:t xml:space="preserve"> </w:t>
      </w:r>
      <w:ins w:id="1375" w:author="EMRAH COLAK" w:date="2015-07-30T16:30:00Z">
        <w:r w:rsidRPr="004960BD">
          <w:rPr>
            <w:rFonts w:ascii="Times New Roman" w:hAnsi="Times New Roman"/>
            <w:sz w:val="20"/>
            <w:szCs w:val="20"/>
            <w:rPrChange w:id="1376" w:author="EMRAH COLAK" w:date="2015-07-30T16:32:00Z">
              <w:rPr>
                <w:rFonts w:ascii="Times New Roman" w:hAnsi="Times New Roman"/>
                <w:b/>
              </w:rPr>
            </w:rPrChange>
          </w:rPr>
          <w:t>ALTUN, Uğur,</w:t>
        </w:r>
        <w:r w:rsidRPr="004960BD">
          <w:rPr>
            <w:rFonts w:ascii="Times New Roman" w:hAnsi="Times New Roman"/>
            <w:b/>
            <w:sz w:val="20"/>
            <w:szCs w:val="20"/>
            <w:rPrChange w:id="1377" w:author="EMRAH COLAK" w:date="2015-07-30T16:30:00Z">
              <w:rPr>
                <w:rFonts w:ascii="Times New Roman" w:hAnsi="Times New Roman"/>
                <w:b/>
              </w:rPr>
            </w:rPrChange>
          </w:rPr>
          <w:t xml:space="preserve"> </w:t>
        </w:r>
      </w:ins>
      <w:del w:id="1378" w:author="EMRAH COLAK" w:date="2015-07-30T16:20:00Z">
        <w:r w:rsidRPr="004960BD" w:rsidDel="00E46369">
          <w:rPr>
            <w:rFonts w:ascii="Times New Roman" w:hAnsi="Times New Roman"/>
            <w:b/>
            <w:sz w:val="20"/>
            <w:szCs w:val="20"/>
          </w:rPr>
          <w:delText>ALTUN, Uğur. 2013.</w:delText>
        </w:r>
        <w:r w:rsidRPr="004960BD" w:rsidDel="00E46369">
          <w:rPr>
            <w:rFonts w:ascii="Times New Roman" w:hAnsi="Times New Roman"/>
            <w:sz w:val="20"/>
            <w:szCs w:val="20"/>
          </w:rPr>
          <w:delText xml:space="preserve"> </w:delText>
        </w:r>
      </w:del>
      <w:r w:rsidRPr="004960BD">
        <w:rPr>
          <w:rFonts w:ascii="Times New Roman" w:hAnsi="Times New Roman"/>
          <w:sz w:val="20"/>
          <w:szCs w:val="20"/>
        </w:rPr>
        <w:t>Güvenli Ağ Mimarisi Tasarımı-2.</w:t>
      </w:r>
    </w:p>
    <w:p w14:paraId="0D432093" w14:textId="0914520B" w:rsidR="00D6132C" w:rsidRPr="0085479D" w:rsidRDefault="00D6132C" w:rsidP="00A07B9C">
      <w:pPr>
        <w:spacing w:after="0" w:line="240" w:lineRule="auto"/>
        <w:jc w:val="both"/>
        <w:rPr>
          <w:ins w:id="1379" w:author="EMRAH COLAK" w:date="2015-07-30T16:20:00Z"/>
          <w:rFonts w:ascii="Times New Roman" w:hAnsi="Times New Roman"/>
          <w:sz w:val="20"/>
          <w:szCs w:val="20"/>
        </w:rPr>
      </w:pPr>
      <w:ins w:id="1380" w:author="EMRAH COLAK" w:date="2015-07-30T16:20:00Z">
        <w:r w:rsidRPr="004960BD">
          <w:rPr>
            <w:rFonts w:ascii="Times New Roman" w:hAnsi="Times New Roman"/>
            <w:sz w:val="20"/>
            <w:szCs w:val="20"/>
          </w:rPr>
          <w:t xml:space="preserve"> </w:t>
        </w:r>
        <w:moveToRangeStart w:id="1381" w:author="EMRAH COLAK" w:date="2015-07-30T16:20:00Z" w:name="move426036550"/>
        <w:r w:rsidRPr="00D57550">
          <w:rPr>
            <w:rFonts w:ascii="Times New Roman" w:hAnsi="Times New Roman"/>
            <w:sz w:val="20"/>
            <w:szCs w:val="20"/>
          </w:rPr>
          <w:fldChar w:fldCharType="begin"/>
        </w:r>
        <w:r w:rsidRPr="004960BD">
          <w:rPr>
            <w:rFonts w:ascii="Times New Roman" w:hAnsi="Times New Roman"/>
            <w:sz w:val="20"/>
            <w:szCs w:val="20"/>
          </w:rPr>
          <w:instrText xml:space="preserve"> HYPERLINK "</w:instrText>
        </w:r>
      </w:ins>
      <w:moveTo w:id="1382" w:author="EMRAH COLAK" w:date="2015-07-30T16:20:00Z">
        <w:r w:rsidRPr="004960BD">
          <w:rPr>
            <w:rFonts w:ascii="Times New Roman" w:hAnsi="Times New Roman"/>
            <w:sz w:val="20"/>
            <w:szCs w:val="20"/>
          </w:rPr>
          <w:instrText>https://www.bilgiguvenligi.gov.tr/ag-guvenligi/guvenli-ag-mimarisi-tasarimi-2.html</w:instrText>
        </w:r>
      </w:moveTo>
      <w:ins w:id="1383" w:author="EMRAH COLAK" w:date="2015-07-30T16:20:00Z">
        <w:r w:rsidRPr="004960BD">
          <w:rPr>
            <w:rFonts w:ascii="Times New Roman" w:hAnsi="Times New Roman"/>
            <w:sz w:val="20"/>
            <w:szCs w:val="20"/>
          </w:rPr>
          <w:instrText xml:space="preserve">" </w:instrText>
        </w:r>
        <w:r w:rsidRPr="00D57550">
          <w:rPr>
            <w:rFonts w:ascii="Times New Roman" w:hAnsi="Times New Roman"/>
            <w:sz w:val="20"/>
            <w:szCs w:val="20"/>
            <w:rPrChange w:id="1384" w:author="EMRAH COLAK" w:date="2015-07-30T16:30:00Z">
              <w:rPr>
                <w:rFonts w:ascii="Times New Roman" w:hAnsi="Times New Roman"/>
                <w:sz w:val="20"/>
                <w:szCs w:val="20"/>
              </w:rPr>
            </w:rPrChange>
          </w:rPr>
          <w:fldChar w:fldCharType="separate"/>
        </w:r>
      </w:ins>
      <w:moveTo w:id="1385" w:author="EMRAH COLAK" w:date="2015-07-30T16:20:00Z">
        <w:r w:rsidRPr="004960BD">
          <w:rPr>
            <w:rStyle w:val="Kpr"/>
            <w:rFonts w:ascii="Times New Roman" w:hAnsi="Times New Roman"/>
            <w:color w:val="auto"/>
            <w:sz w:val="20"/>
            <w:szCs w:val="20"/>
            <w:rPrChange w:id="1386" w:author="EMRAH COLAK" w:date="2015-07-30T16:30:00Z">
              <w:rPr>
                <w:rStyle w:val="Kpr"/>
                <w:rFonts w:ascii="Times New Roman" w:hAnsi="Times New Roman"/>
                <w:sz w:val="20"/>
                <w:szCs w:val="20"/>
              </w:rPr>
            </w:rPrChange>
          </w:rPr>
          <w:t>https://www.bilgiguvenligi.gov.tr/ag-guvenligi/guvenli-ag-mimarisi-tasarimi-2.html</w:t>
        </w:r>
      </w:moveTo>
      <w:ins w:id="1387" w:author="EMRAH COLAK" w:date="2015-07-30T16:20:00Z">
        <w:r w:rsidRPr="00D57550">
          <w:rPr>
            <w:rFonts w:ascii="Times New Roman" w:hAnsi="Times New Roman"/>
            <w:sz w:val="20"/>
            <w:szCs w:val="20"/>
          </w:rPr>
          <w:fldChar w:fldCharType="end"/>
        </w:r>
      </w:ins>
      <w:moveTo w:id="1388" w:author="EMRAH COLAK" w:date="2015-07-30T16:20:00Z">
        <w:r w:rsidRPr="0085479D">
          <w:rPr>
            <w:rFonts w:ascii="Times New Roman" w:hAnsi="Times New Roman"/>
            <w:sz w:val="20"/>
            <w:szCs w:val="20"/>
          </w:rPr>
          <w:t>.</w:t>
        </w:r>
      </w:moveTo>
      <w:moveToRangeEnd w:id="1381"/>
    </w:p>
    <w:p w14:paraId="284D03CD" w14:textId="070C9CDC" w:rsidR="00D6132C" w:rsidRPr="0085479D" w:rsidRDefault="00D6132C" w:rsidP="00A07B9C">
      <w:pPr>
        <w:spacing w:after="0" w:line="240" w:lineRule="auto"/>
        <w:jc w:val="both"/>
        <w:rPr>
          <w:rFonts w:ascii="Times New Roman" w:hAnsi="Times New Roman"/>
          <w:sz w:val="20"/>
          <w:szCs w:val="20"/>
          <w:rPrChange w:id="1389" w:author="EMRAH COLAK" w:date="2015-07-30T16:25:00Z">
            <w:rPr/>
          </w:rPrChange>
        </w:rPr>
      </w:pPr>
      <w:del w:id="1390" w:author="EMRAH COLAK" w:date="2015-07-30T16:20:00Z">
        <w:r w:rsidRPr="0085479D" w:rsidDel="00E46369">
          <w:rPr>
            <w:rFonts w:ascii="Times New Roman" w:hAnsi="Times New Roman"/>
            <w:sz w:val="20"/>
            <w:szCs w:val="20"/>
          </w:rPr>
          <w:delText xml:space="preserve"> [Çevrimiçi] TÜBİTAK BİLGEM, 7 Temmuz 2013.</w:delText>
        </w:r>
      </w:del>
      <w:r w:rsidRPr="0085479D">
        <w:rPr>
          <w:rFonts w:ascii="Times New Roman" w:hAnsi="Times New Roman"/>
          <w:sz w:val="20"/>
          <w:szCs w:val="20"/>
        </w:rPr>
        <w:t xml:space="preserve"> </w:t>
      </w:r>
      <w:ins w:id="1391" w:author="EMRAH COLAK" w:date="2015-07-30T16:24:00Z">
        <w:r w:rsidRPr="0085479D">
          <w:rPr>
            <w:rFonts w:ascii="Times New Roman" w:hAnsi="Times New Roman"/>
            <w:sz w:val="20"/>
            <w:szCs w:val="20"/>
            <w:rPrChange w:id="1392" w:author="EMRAH COLAK" w:date="2015-07-30T16:25:00Z">
              <w:rPr>
                <w:rFonts w:ascii="Times New Roman" w:hAnsi="Times New Roman"/>
              </w:rPr>
            </w:rPrChange>
          </w:rPr>
          <w:t xml:space="preserve"> (Erişim Tarihi: 20/05/2015) </w:t>
        </w:r>
      </w:ins>
      <w:del w:id="1393" w:author="EMRAH COLAK" w:date="2015-07-30T16:24:00Z">
        <w:r w:rsidRPr="0085479D" w:rsidDel="0085479D">
          <w:rPr>
            <w:rFonts w:ascii="Times New Roman" w:hAnsi="Times New Roman"/>
            <w:sz w:val="20"/>
            <w:szCs w:val="20"/>
          </w:rPr>
          <w:delText>[</w:delText>
        </w:r>
      </w:del>
      <w:del w:id="1394" w:author="EMRAH COLAK" w:date="2015-07-30T16:20:00Z">
        <w:r w:rsidRPr="0085479D" w:rsidDel="00E46369">
          <w:rPr>
            <w:rFonts w:ascii="Times New Roman" w:hAnsi="Times New Roman"/>
            <w:sz w:val="20"/>
            <w:szCs w:val="20"/>
          </w:rPr>
          <w:delText>Alıntı</w:delText>
        </w:r>
      </w:del>
      <w:del w:id="1395" w:author="EMRAH COLAK" w:date="2015-07-30T16:24:00Z">
        <w:r w:rsidRPr="0085479D" w:rsidDel="0085479D">
          <w:rPr>
            <w:rFonts w:ascii="Times New Roman" w:hAnsi="Times New Roman"/>
            <w:sz w:val="20"/>
            <w:szCs w:val="20"/>
          </w:rPr>
          <w:delText xml:space="preserve"> Tarihi: 20 Mayıs 2015.] </w:delText>
        </w:r>
      </w:del>
      <w:moveFromRangeStart w:id="1396" w:author="EMRAH COLAK" w:date="2015-07-30T16:20:00Z" w:name="move426036550"/>
      <w:moveFrom w:id="1397" w:author="EMRAH COLAK" w:date="2015-07-30T16:20:00Z">
        <w:r w:rsidRPr="0085479D" w:rsidDel="00E46369">
          <w:rPr>
            <w:rFonts w:ascii="Times New Roman" w:hAnsi="Times New Roman"/>
            <w:sz w:val="20"/>
            <w:szCs w:val="20"/>
          </w:rPr>
          <w:t>https://www.bilgiguvenligi.gov.tr/ag-guvenligi/guvenli-ag-mimarisi-tasarimi-2.html.</w:t>
        </w:r>
      </w:moveFrom>
      <w:moveFromRangeEnd w:id="1396"/>
    </w:p>
  </w:footnote>
  <w:footnote w:id="6">
    <w:p w14:paraId="2D979143" w14:textId="77777777" w:rsidR="00D6132C" w:rsidRDefault="00D6132C" w:rsidP="00A07B9C">
      <w:pPr>
        <w:pStyle w:val="DipnotMetni"/>
        <w:jc w:val="both"/>
      </w:pPr>
      <w:r w:rsidRPr="0085479D">
        <w:rPr>
          <w:rStyle w:val="DipnotBavurusu"/>
          <w:rFonts w:ascii="Times New Roman" w:hAnsi="Times New Roman"/>
          <w:rPrChange w:id="1402" w:author="EMRAH COLAK" w:date="2015-07-30T16:25:00Z">
            <w:rPr>
              <w:rStyle w:val="DipnotBavurusu"/>
            </w:rPr>
          </w:rPrChange>
        </w:rPr>
        <w:footnoteRef/>
      </w:r>
      <w:r w:rsidRPr="0085479D">
        <w:rPr>
          <w:rFonts w:ascii="Times New Roman" w:hAnsi="Times New Roman"/>
          <w:rPrChange w:id="1403" w:author="EMRAH COLAK" w:date="2015-07-30T16:25:00Z">
            <w:rPr/>
          </w:rPrChange>
        </w:rPr>
        <w:t xml:space="preserve"> </w:t>
      </w:r>
      <w:r w:rsidRPr="0085479D">
        <w:rPr>
          <w:rFonts w:ascii="Times New Roman" w:hAnsi="Times New Roman"/>
        </w:rPr>
        <w:t>Kurumun dış servislerini içeren fiziksel veya mantıksal bir alt ağdır. Bir DMZ’nin amacı kurumun yerel alan ağına ek bir güvenlik katmanı eklemektir.</w:t>
      </w:r>
    </w:p>
  </w:footnote>
  <w:footnote w:id="7">
    <w:p w14:paraId="43C25082" w14:textId="42E9A214" w:rsidR="00D6132C" w:rsidRPr="00B86429" w:rsidRDefault="00D6132C">
      <w:pPr>
        <w:pStyle w:val="DipnotMetni"/>
        <w:rPr>
          <w:ins w:id="1420" w:author="EMRAH COLAK" w:date="2015-07-30T16:23:00Z"/>
          <w:rFonts w:ascii="Times New Roman" w:hAnsi="Times New Roman"/>
        </w:rPr>
      </w:pPr>
      <w:ins w:id="1421" w:author="EMRAH COLAK" w:date="2015-07-30T15:34:00Z">
        <w:r w:rsidRPr="00B86429">
          <w:rPr>
            <w:rStyle w:val="DipnotBavurusu"/>
            <w:rFonts w:ascii="Times New Roman" w:hAnsi="Times New Roman"/>
            <w:rPrChange w:id="1422" w:author="EMRAH COLAK" w:date="2015-07-30T16:58:00Z">
              <w:rPr>
                <w:rStyle w:val="DipnotBavurusu"/>
              </w:rPr>
            </w:rPrChange>
          </w:rPr>
          <w:footnoteRef/>
        </w:r>
        <w:r w:rsidRPr="00B86429">
          <w:rPr>
            <w:rFonts w:ascii="Times New Roman" w:hAnsi="Times New Roman"/>
            <w:rPrChange w:id="1423" w:author="EMRAH COLAK" w:date="2015-07-30T16:58:00Z">
              <w:rPr/>
            </w:rPrChange>
          </w:rPr>
          <w:t xml:space="preserve"> </w:t>
        </w:r>
      </w:ins>
      <w:ins w:id="1424" w:author="EMRAH COLAK" w:date="2015-07-30T16:30:00Z">
        <w:r w:rsidRPr="00B86429">
          <w:rPr>
            <w:rFonts w:ascii="Times New Roman" w:hAnsi="Times New Roman"/>
            <w:rPrChange w:id="1425" w:author="EMRAH COLAK" w:date="2015-07-30T16:58:00Z">
              <w:rPr>
                <w:rFonts w:ascii="Times New Roman" w:hAnsi="Times New Roman"/>
                <w:b/>
              </w:rPr>
            </w:rPrChange>
          </w:rPr>
          <w:t>ALTUN, Uğur,</w:t>
        </w:r>
        <w:r w:rsidRPr="00B86429">
          <w:rPr>
            <w:rFonts w:ascii="Times New Roman" w:hAnsi="Times New Roman"/>
            <w:b/>
          </w:rPr>
          <w:t xml:space="preserve"> </w:t>
        </w:r>
      </w:ins>
      <w:ins w:id="1426" w:author="EMRAH COLAK" w:date="2015-07-30T15:34:00Z">
        <w:r w:rsidRPr="00B86429">
          <w:rPr>
            <w:rFonts w:ascii="Times New Roman" w:hAnsi="Times New Roman"/>
          </w:rPr>
          <w:t>Güvenli Ağ Mimarisi Tasarımı-2.</w:t>
        </w:r>
      </w:ins>
      <w:ins w:id="1427" w:author="EMRAH COLAK" w:date="2015-07-30T16:23:00Z">
        <w:r w:rsidRPr="00B86429">
          <w:rPr>
            <w:rFonts w:ascii="Times New Roman" w:hAnsi="Times New Roman"/>
          </w:rPr>
          <w:t xml:space="preserve"> </w:t>
        </w:r>
      </w:ins>
    </w:p>
    <w:p w14:paraId="0DA73CF4" w14:textId="219D4D50" w:rsidR="00D6132C" w:rsidRPr="00B86429" w:rsidRDefault="00D6132C">
      <w:pPr>
        <w:pStyle w:val="DipnotMetni"/>
        <w:rPr>
          <w:ins w:id="1428" w:author="EMRAH COLAK" w:date="2015-07-30T15:34:00Z"/>
          <w:rFonts w:ascii="Times New Roman" w:hAnsi="Times New Roman"/>
        </w:rPr>
      </w:pPr>
      <w:ins w:id="1429" w:author="EMRAH COLAK" w:date="2015-07-30T16:23:00Z">
        <w:r w:rsidRPr="00B86429">
          <w:rPr>
            <w:rFonts w:ascii="Times New Roman" w:hAnsi="Times New Roman"/>
          </w:rPr>
          <w:fldChar w:fldCharType="begin"/>
        </w:r>
        <w:r w:rsidRPr="00B86429">
          <w:rPr>
            <w:rFonts w:ascii="Times New Roman" w:hAnsi="Times New Roman"/>
          </w:rPr>
          <w:instrText xml:space="preserve"> HYPERLINK "https://www.bilgiguvenligi.gov.tr/ag-guvenligi/guvenli-ag-mimarisi-tasarimi-2.html" </w:instrText>
        </w:r>
        <w:r w:rsidRPr="00B86429">
          <w:rPr>
            <w:rFonts w:ascii="Times New Roman" w:hAnsi="Times New Roman"/>
            <w:rPrChange w:id="1430" w:author="EMRAH COLAK" w:date="2015-07-30T16:58:00Z">
              <w:rPr>
                <w:rFonts w:ascii="Times New Roman" w:hAnsi="Times New Roman"/>
              </w:rPr>
            </w:rPrChange>
          </w:rPr>
          <w:fldChar w:fldCharType="separate"/>
        </w:r>
        <w:r w:rsidRPr="00B86429">
          <w:rPr>
            <w:rStyle w:val="Kpr"/>
            <w:rFonts w:ascii="Times New Roman" w:hAnsi="Times New Roman"/>
            <w:color w:val="auto"/>
            <w:rPrChange w:id="1431" w:author="EMRAH COLAK" w:date="2015-07-30T16:58:00Z">
              <w:rPr>
                <w:rStyle w:val="Kpr"/>
                <w:rFonts w:ascii="Times New Roman" w:hAnsi="Times New Roman"/>
              </w:rPr>
            </w:rPrChange>
          </w:rPr>
          <w:t>https://www.bilgiguvenligi.gov.tr/ag-guvenligi/guvenli-ag-mimarisi-tasarimi-2.html</w:t>
        </w:r>
        <w:r w:rsidRPr="00B86429">
          <w:rPr>
            <w:rFonts w:ascii="Times New Roman" w:hAnsi="Times New Roman"/>
            <w:rPrChange w:id="1432" w:author="EMRAH COLAK" w:date="2015-07-30T16:58:00Z">
              <w:rPr>
                <w:rFonts w:ascii="Times New Roman" w:hAnsi="Times New Roman"/>
              </w:rPr>
            </w:rPrChange>
          </w:rPr>
          <w:fldChar w:fldCharType="end"/>
        </w:r>
        <w:r w:rsidRPr="00B86429">
          <w:rPr>
            <w:rFonts w:ascii="Times New Roman" w:hAnsi="Times New Roman"/>
          </w:rPr>
          <w:t>.</w:t>
        </w:r>
      </w:ins>
    </w:p>
    <w:p w14:paraId="70427925" w14:textId="70D5715A" w:rsidR="00D6132C" w:rsidRDefault="00D6132C">
      <w:pPr>
        <w:pStyle w:val="DipnotMetni"/>
      </w:pPr>
      <w:ins w:id="1433" w:author="EMRAH COLAK" w:date="2015-07-30T15:34:00Z">
        <w:r w:rsidRPr="00B86429">
          <w:rPr>
            <w:rFonts w:ascii="Times New Roman" w:hAnsi="Times New Roman"/>
          </w:rPr>
          <w:t xml:space="preserve"> (</w:t>
        </w:r>
      </w:ins>
      <w:ins w:id="1434" w:author="EMRAH COLAK" w:date="2015-07-30T16:23:00Z">
        <w:r w:rsidRPr="00B86429">
          <w:rPr>
            <w:rFonts w:ascii="Times New Roman" w:hAnsi="Times New Roman"/>
          </w:rPr>
          <w:t>Erişim</w:t>
        </w:r>
      </w:ins>
      <w:ins w:id="1435" w:author="EMRAH COLAK" w:date="2015-07-30T15:34:00Z">
        <w:r w:rsidRPr="00B86429">
          <w:rPr>
            <w:rFonts w:ascii="Times New Roman" w:hAnsi="Times New Roman"/>
          </w:rPr>
          <w:t xml:space="preserve"> Tarihi: 20</w:t>
        </w:r>
      </w:ins>
      <w:ins w:id="1436" w:author="EMRAH COLAK" w:date="2015-07-30T16:24:00Z">
        <w:r w:rsidRPr="00B86429">
          <w:rPr>
            <w:rFonts w:ascii="Times New Roman" w:hAnsi="Times New Roman"/>
          </w:rPr>
          <w:t>/</w:t>
        </w:r>
      </w:ins>
      <w:ins w:id="1437" w:author="EMRAH COLAK" w:date="2015-07-30T15:34:00Z">
        <w:r w:rsidRPr="00B86429">
          <w:rPr>
            <w:rFonts w:ascii="Times New Roman" w:hAnsi="Times New Roman"/>
          </w:rPr>
          <w:t>05/2015)</w:t>
        </w:r>
        <w:r w:rsidRPr="0085479D">
          <w:rPr>
            <w:rFonts w:ascii="Times New Roman" w:hAnsi="Times New Roman"/>
          </w:rPr>
          <w:t xml:space="preserve"> </w:t>
        </w:r>
      </w:ins>
    </w:p>
  </w:footnote>
  <w:footnote w:id="8">
    <w:p w14:paraId="6E48A425" w14:textId="613BEC8C" w:rsidR="00D6132C" w:rsidRPr="00B86429" w:rsidRDefault="00D6132C">
      <w:pPr>
        <w:pStyle w:val="DipnotMetni"/>
        <w:rPr>
          <w:ins w:id="1458" w:author="EMRAH COLAK" w:date="2015-07-30T16:33:00Z"/>
          <w:rFonts w:ascii="Times New Roman" w:hAnsi="Times New Roman"/>
        </w:rPr>
      </w:pPr>
      <w:r w:rsidRPr="00B86429">
        <w:rPr>
          <w:rStyle w:val="DipnotBavurusu"/>
          <w:rFonts w:ascii="Times New Roman" w:hAnsi="Times New Roman"/>
          <w:rPrChange w:id="1459" w:author="EMRAH COLAK" w:date="2015-07-30T16:58:00Z">
            <w:rPr>
              <w:rStyle w:val="DipnotBavurusu"/>
            </w:rPr>
          </w:rPrChange>
        </w:rPr>
        <w:footnoteRef/>
      </w:r>
      <w:ins w:id="1460" w:author="EMRAH COLAK" w:date="2015-07-30T16:30:00Z">
        <w:r w:rsidRPr="00B86429">
          <w:rPr>
            <w:rFonts w:ascii="Times New Roman" w:hAnsi="Times New Roman"/>
            <w:rPrChange w:id="1461" w:author="EMRAH COLAK" w:date="2015-07-30T16:58:00Z">
              <w:rPr>
                <w:rFonts w:ascii="Times New Roman" w:hAnsi="Times New Roman"/>
                <w:b/>
              </w:rPr>
            </w:rPrChange>
          </w:rPr>
          <w:t>ALTUN, Uğur,</w:t>
        </w:r>
      </w:ins>
      <w:ins w:id="1462" w:author="EMRAH COLAK" w:date="2015-07-30T16:33:00Z">
        <w:r w:rsidRPr="00B86429">
          <w:rPr>
            <w:rFonts w:ascii="Times New Roman" w:hAnsi="Times New Roman"/>
          </w:rPr>
          <w:t xml:space="preserve"> Güvenli Ağ Mimarisi Tasarımı-1.</w:t>
        </w:r>
      </w:ins>
    </w:p>
    <w:p w14:paraId="52041BB3" w14:textId="73CE0AF6" w:rsidR="00D6132C" w:rsidRPr="00B86429" w:rsidRDefault="00D6132C">
      <w:pPr>
        <w:pStyle w:val="DipnotMetni"/>
        <w:rPr>
          <w:ins w:id="1463" w:author="EMRAH COLAK" w:date="2015-07-30T16:27:00Z"/>
          <w:rFonts w:ascii="Times New Roman" w:hAnsi="Times New Roman"/>
          <w:rPrChange w:id="1464" w:author="EMRAH COLAK" w:date="2015-07-30T16:58:00Z">
            <w:rPr>
              <w:ins w:id="1465" w:author="EMRAH COLAK" w:date="2015-07-30T16:27:00Z"/>
            </w:rPr>
          </w:rPrChange>
        </w:rPr>
      </w:pPr>
      <w:ins w:id="1466" w:author="EMRAH COLAK" w:date="2015-07-30T16:30:00Z">
        <w:r w:rsidRPr="00B86429">
          <w:rPr>
            <w:rFonts w:ascii="Times New Roman" w:hAnsi="Times New Roman"/>
            <w:b/>
          </w:rPr>
          <w:t xml:space="preserve"> </w:t>
        </w:r>
      </w:ins>
      <w:r w:rsidRPr="00B86429">
        <w:rPr>
          <w:rFonts w:ascii="Times New Roman" w:hAnsi="Times New Roman"/>
          <w:rPrChange w:id="1467" w:author="EMRAH COLAK" w:date="2015-07-30T16:58:00Z">
            <w:rPr/>
          </w:rPrChange>
        </w:rPr>
        <w:t xml:space="preserve"> </w:t>
      </w:r>
      <w:del w:id="1468" w:author="EMRAH COLAK" w:date="2015-07-30T16:27:00Z">
        <w:r w:rsidRPr="00B86429" w:rsidDel="004960BD">
          <w:rPr>
            <w:rFonts w:ascii="Times New Roman" w:hAnsi="Times New Roman"/>
            <w:b/>
          </w:rPr>
          <w:delText xml:space="preserve">ALTUN, Uğur. 2013 </w:delText>
        </w:r>
        <w:r w:rsidRPr="00B86429" w:rsidDel="004960BD">
          <w:rPr>
            <w:rFonts w:ascii="Times New Roman" w:hAnsi="Times New Roman"/>
            <w:rPrChange w:id="1469" w:author="EMRAH COLAK" w:date="2015-07-30T16:58:00Z">
              <w:rPr/>
            </w:rPrChange>
          </w:rPr>
          <w:delText xml:space="preserve">3 Temmuz 2013 </w:delText>
        </w:r>
      </w:del>
      <w:ins w:id="1470" w:author="EMRAH COLAK" w:date="2015-07-30T16:27:00Z">
        <w:r w:rsidRPr="00B86429">
          <w:rPr>
            <w:rFonts w:ascii="Times New Roman" w:hAnsi="Times New Roman"/>
            <w:rPrChange w:id="1471" w:author="EMRAH COLAK" w:date="2015-07-30T16:58:00Z">
              <w:rPr/>
            </w:rPrChange>
          </w:rPr>
          <w:fldChar w:fldCharType="begin"/>
        </w:r>
        <w:r w:rsidRPr="00B86429">
          <w:rPr>
            <w:rFonts w:ascii="Times New Roman" w:hAnsi="Times New Roman"/>
            <w:rPrChange w:id="1472" w:author="EMRAH COLAK" w:date="2015-07-30T16:58:00Z">
              <w:rPr/>
            </w:rPrChange>
          </w:rPr>
          <w:instrText xml:space="preserve"> HYPERLINK "</w:instrText>
        </w:r>
      </w:ins>
      <w:r w:rsidRPr="00B86429">
        <w:rPr>
          <w:rFonts w:ascii="Times New Roman" w:hAnsi="Times New Roman"/>
          <w:rPrChange w:id="1473" w:author="EMRAH COLAK" w:date="2015-07-30T16:58:00Z">
            <w:rPr/>
          </w:rPrChange>
        </w:rPr>
        <w:instrText>https://www.bilgiguvenligi.gov.tr/ag-guvenligi/guvenli-ag-mimarisi-tasarimi-1.html</w:instrText>
      </w:r>
      <w:ins w:id="1474" w:author="EMRAH COLAK" w:date="2015-07-30T16:27:00Z">
        <w:r w:rsidRPr="00B86429">
          <w:rPr>
            <w:rFonts w:ascii="Times New Roman" w:hAnsi="Times New Roman"/>
            <w:rPrChange w:id="1475" w:author="EMRAH COLAK" w:date="2015-07-30T16:58:00Z">
              <w:rPr/>
            </w:rPrChange>
          </w:rPr>
          <w:instrText xml:space="preserve">" </w:instrText>
        </w:r>
        <w:r w:rsidRPr="00B86429">
          <w:rPr>
            <w:rFonts w:ascii="Times New Roman" w:hAnsi="Times New Roman"/>
            <w:rPrChange w:id="1476" w:author="EMRAH COLAK" w:date="2015-07-30T16:58:00Z">
              <w:rPr/>
            </w:rPrChange>
          </w:rPr>
          <w:fldChar w:fldCharType="separate"/>
        </w:r>
      </w:ins>
      <w:r w:rsidRPr="00B86429">
        <w:rPr>
          <w:rStyle w:val="Kpr"/>
          <w:rFonts w:ascii="Times New Roman" w:hAnsi="Times New Roman"/>
          <w:color w:val="auto"/>
          <w:rPrChange w:id="1477" w:author="EMRAH COLAK" w:date="2015-07-30T16:58:00Z">
            <w:rPr>
              <w:rStyle w:val="Kpr"/>
            </w:rPr>
          </w:rPrChange>
        </w:rPr>
        <w:t>https://www.bilgiguvenligi.gov.tr/ag-guvenligi/guvenli-ag-mimarisi-tasarimi-1.html</w:t>
      </w:r>
      <w:ins w:id="1478" w:author="EMRAH COLAK" w:date="2015-07-30T16:27:00Z">
        <w:r w:rsidRPr="00B86429">
          <w:rPr>
            <w:rFonts w:ascii="Times New Roman" w:hAnsi="Times New Roman"/>
            <w:rPrChange w:id="1479" w:author="EMRAH COLAK" w:date="2015-07-30T16:58:00Z">
              <w:rPr/>
            </w:rPrChange>
          </w:rPr>
          <w:fldChar w:fldCharType="end"/>
        </w:r>
      </w:ins>
    </w:p>
    <w:p w14:paraId="2AAC7D40" w14:textId="2130C8BF" w:rsidR="00D6132C" w:rsidRDefault="00D6132C">
      <w:pPr>
        <w:pStyle w:val="DipnotMetni"/>
      </w:pPr>
      <w:r w:rsidRPr="00B86429">
        <w:rPr>
          <w:rFonts w:ascii="Times New Roman" w:hAnsi="Times New Roman"/>
          <w:rPrChange w:id="1480" w:author="EMRAH COLAK" w:date="2015-07-30T16:58:00Z">
            <w:rPr/>
          </w:rPrChange>
        </w:rPr>
        <w:t xml:space="preserve"> </w:t>
      </w:r>
      <w:ins w:id="1481" w:author="EMRAH COLAK" w:date="2015-07-30T16:32:00Z">
        <w:r w:rsidRPr="00B86429">
          <w:rPr>
            <w:rFonts w:ascii="Times New Roman" w:hAnsi="Times New Roman"/>
          </w:rPr>
          <w:t>(Erişim Tarihi: 20/05/2015)</w:t>
        </w:r>
        <w:r w:rsidRPr="0061464A">
          <w:rPr>
            <w:rFonts w:ascii="Times New Roman" w:hAnsi="Times New Roman"/>
          </w:rPr>
          <w:t xml:space="preserve"> </w:t>
        </w:r>
      </w:ins>
      <w:del w:id="1482" w:author="EMRAH COLAK" w:date="2015-07-30T16:32:00Z">
        <w:r w:rsidRPr="00C3427B" w:rsidDel="004960BD">
          <w:rPr>
            <w:rFonts w:ascii="Times New Roman" w:hAnsi="Times New Roman"/>
          </w:rPr>
          <w:delText>[Alıntı Tarihi: 2</w:delText>
        </w:r>
        <w:r w:rsidDel="004960BD">
          <w:rPr>
            <w:rFonts w:ascii="Times New Roman" w:hAnsi="Times New Roman"/>
          </w:rPr>
          <w:delText>0</w:delText>
        </w:r>
        <w:r w:rsidRPr="00C3427B" w:rsidDel="004960BD">
          <w:rPr>
            <w:rFonts w:ascii="Times New Roman" w:hAnsi="Times New Roman"/>
          </w:rPr>
          <w:delText xml:space="preserve"> </w:delText>
        </w:r>
        <w:r w:rsidDel="004960BD">
          <w:rPr>
            <w:rFonts w:ascii="Times New Roman" w:hAnsi="Times New Roman"/>
          </w:rPr>
          <w:delText>Mayıs 2015</w:delText>
        </w:r>
        <w:r w:rsidRPr="00C3427B" w:rsidDel="004960BD">
          <w:rPr>
            <w:rFonts w:ascii="Times New Roman" w:hAnsi="Times New Roman"/>
          </w:rPr>
          <w:delText>.]</w:delText>
        </w:r>
      </w:del>
    </w:p>
  </w:footnote>
  <w:footnote w:id="9">
    <w:p w14:paraId="2A3F3E42" w14:textId="77777777" w:rsidR="00D6132C" w:rsidRPr="00AF294F" w:rsidRDefault="00D6132C">
      <w:pPr>
        <w:pStyle w:val="DipnotMetni"/>
        <w:rPr>
          <w:ins w:id="1500" w:author="EMRAH COLAK" w:date="2015-07-30T16:34:00Z"/>
          <w:rFonts w:ascii="Times New Roman" w:hAnsi="Times New Roman"/>
        </w:rPr>
      </w:pPr>
      <w:r w:rsidRPr="00AF294F">
        <w:rPr>
          <w:rStyle w:val="DipnotBavurusu"/>
          <w:rFonts w:ascii="Times New Roman" w:hAnsi="Times New Roman"/>
          <w:rPrChange w:id="1501" w:author="EMRAH COLAK" w:date="2015-07-30T16:35:00Z">
            <w:rPr>
              <w:rStyle w:val="DipnotBavurusu"/>
            </w:rPr>
          </w:rPrChange>
        </w:rPr>
        <w:footnoteRef/>
      </w:r>
      <w:r w:rsidRPr="00AF294F">
        <w:rPr>
          <w:rFonts w:ascii="Times New Roman" w:hAnsi="Times New Roman"/>
          <w:rPrChange w:id="1502" w:author="EMRAH COLAK" w:date="2015-07-30T16:35:00Z">
            <w:rPr/>
          </w:rPrChange>
        </w:rPr>
        <w:t xml:space="preserve"> ALTUN, Uğur</w:t>
      </w:r>
      <w:del w:id="1503" w:author="EMRAH COLAK" w:date="2015-07-30T16:32:00Z">
        <w:r w:rsidRPr="00AF294F" w:rsidDel="004960BD">
          <w:rPr>
            <w:rFonts w:ascii="Times New Roman" w:hAnsi="Times New Roman"/>
            <w:rPrChange w:id="1504" w:author="EMRAH COLAK" w:date="2015-07-30T16:35:00Z">
              <w:rPr>
                <w:rFonts w:ascii="Times New Roman" w:hAnsi="Times New Roman"/>
                <w:b/>
              </w:rPr>
            </w:rPrChange>
          </w:rPr>
          <w:delText xml:space="preserve">. </w:delText>
        </w:r>
      </w:del>
      <w:ins w:id="1505" w:author="EMRAH COLAK" w:date="2015-07-30T16:32:00Z">
        <w:r w:rsidRPr="00AF294F">
          <w:rPr>
            <w:rFonts w:ascii="Times New Roman" w:hAnsi="Times New Roman"/>
            <w:rPrChange w:id="1506" w:author="EMRAH COLAK" w:date="2015-07-30T16:35:00Z">
              <w:rPr>
                <w:rFonts w:ascii="Times New Roman" w:hAnsi="Times New Roman"/>
                <w:b/>
              </w:rPr>
            </w:rPrChange>
          </w:rPr>
          <w:t>,</w:t>
        </w:r>
      </w:ins>
      <w:ins w:id="1507" w:author="EMRAH COLAK" w:date="2015-07-30T16:33:00Z">
        <w:r w:rsidRPr="00AF294F">
          <w:rPr>
            <w:rFonts w:ascii="Times New Roman" w:hAnsi="Times New Roman"/>
          </w:rPr>
          <w:t xml:space="preserve"> Güvenli Ağ Mimarisi Tasarımı-2.</w:t>
        </w:r>
      </w:ins>
    </w:p>
    <w:p w14:paraId="49809B56" w14:textId="77777777" w:rsidR="00D6132C" w:rsidRPr="00AF294F" w:rsidRDefault="00D6132C">
      <w:pPr>
        <w:pStyle w:val="DipnotMetni"/>
        <w:rPr>
          <w:ins w:id="1508" w:author="EMRAH COLAK" w:date="2015-07-30T16:34:00Z"/>
          <w:rFonts w:ascii="Times New Roman" w:hAnsi="Times New Roman"/>
          <w:u w:val="single"/>
          <w:rPrChange w:id="1509" w:author="EMRAH COLAK" w:date="2015-07-30T16:35:00Z">
            <w:rPr>
              <w:ins w:id="1510" w:author="EMRAH COLAK" w:date="2015-07-30T16:34:00Z"/>
              <w:rFonts w:ascii="Times New Roman" w:hAnsi="Times New Roman"/>
            </w:rPr>
          </w:rPrChange>
        </w:rPr>
      </w:pPr>
      <w:del w:id="1511" w:author="EMRAH COLAK" w:date="2015-07-30T16:32:00Z">
        <w:r w:rsidRPr="00AF294F" w:rsidDel="004960BD">
          <w:rPr>
            <w:rFonts w:ascii="Times New Roman" w:hAnsi="Times New Roman"/>
            <w:rPrChange w:id="1512" w:author="EMRAH COLAK" w:date="2015-07-30T16:35:00Z">
              <w:rPr>
                <w:rFonts w:ascii="Times New Roman" w:hAnsi="Times New Roman"/>
                <w:b/>
              </w:rPr>
            </w:rPrChange>
          </w:rPr>
          <w:delText>2013</w:delText>
        </w:r>
      </w:del>
      <w:r w:rsidRPr="00AF294F">
        <w:rPr>
          <w:rFonts w:ascii="Times New Roman" w:hAnsi="Times New Roman"/>
          <w:b/>
        </w:rPr>
        <w:t xml:space="preserve"> </w:t>
      </w:r>
      <w:del w:id="1513" w:author="EMRAH COLAK" w:date="2015-07-30T16:33:00Z">
        <w:r w:rsidRPr="00AF294F" w:rsidDel="00AF294F">
          <w:rPr>
            <w:rFonts w:ascii="Times New Roman" w:hAnsi="Times New Roman"/>
            <w:u w:val="single"/>
            <w:rPrChange w:id="1514" w:author="EMRAH COLAK" w:date="2015-07-30T16:35:00Z">
              <w:rPr>
                <w:rFonts w:ascii="Times New Roman" w:hAnsi="Times New Roman"/>
              </w:rPr>
            </w:rPrChange>
          </w:rPr>
          <w:delText xml:space="preserve">7 Temmuz 2013 </w:delText>
        </w:r>
      </w:del>
      <w:r w:rsidRPr="00AF294F">
        <w:rPr>
          <w:rFonts w:ascii="Times New Roman" w:hAnsi="Times New Roman"/>
          <w:u w:val="single"/>
          <w:rPrChange w:id="1515" w:author="EMRAH COLAK" w:date="2015-07-30T16:35:00Z">
            <w:rPr>
              <w:rFonts w:ascii="Times New Roman" w:hAnsi="Times New Roman"/>
            </w:rPr>
          </w:rPrChange>
        </w:rPr>
        <w:t xml:space="preserve">https://www.bilgiguvenligi.gov.tr/ag-guvenligi/guvenli-ag-mimarisi-tasarimi-2.html </w:t>
      </w:r>
    </w:p>
    <w:p w14:paraId="364DC5C9" w14:textId="65D41D17" w:rsidR="00D6132C" w:rsidRPr="00AF294F" w:rsidRDefault="00D6132C">
      <w:pPr>
        <w:pStyle w:val="DipnotMetni"/>
        <w:rPr>
          <w:rFonts w:ascii="Times New Roman" w:hAnsi="Times New Roman"/>
          <w:rPrChange w:id="1516" w:author="EMRAH COLAK" w:date="2015-07-30T16:35:00Z">
            <w:rPr/>
          </w:rPrChange>
        </w:rPr>
      </w:pPr>
      <w:ins w:id="1517" w:author="EMRAH COLAK" w:date="2015-07-30T16:33:00Z">
        <w:r w:rsidRPr="00AF294F">
          <w:rPr>
            <w:rFonts w:ascii="Times New Roman" w:hAnsi="Times New Roman"/>
          </w:rPr>
          <w:t xml:space="preserve">(Erişim Tarihi: 20/05/2015) </w:t>
        </w:r>
      </w:ins>
      <w:del w:id="1518" w:author="EMRAH COLAK" w:date="2015-07-30T16:33:00Z">
        <w:r w:rsidRPr="00AF294F" w:rsidDel="00AF294F">
          <w:rPr>
            <w:rFonts w:ascii="Times New Roman" w:hAnsi="Times New Roman"/>
          </w:rPr>
          <w:delText>[Alıntı Tarihi: 20 Mayıs 2015.]</w:delText>
        </w:r>
      </w:del>
    </w:p>
  </w:footnote>
  <w:footnote w:id="10">
    <w:p w14:paraId="19B708D8" w14:textId="0DC30E0A" w:rsidR="00D6132C" w:rsidRPr="00AF294F" w:rsidRDefault="00D6132C" w:rsidP="00AF1EB6">
      <w:pPr>
        <w:spacing w:after="0" w:line="240" w:lineRule="auto"/>
        <w:jc w:val="both"/>
        <w:rPr>
          <w:ins w:id="1540" w:author="EMRAH COLAK" w:date="2015-07-30T16:34:00Z"/>
          <w:rFonts w:ascii="Times New Roman" w:hAnsi="Times New Roman"/>
          <w:sz w:val="20"/>
          <w:szCs w:val="20"/>
        </w:rPr>
      </w:pPr>
      <w:r w:rsidRPr="00AF294F">
        <w:rPr>
          <w:rStyle w:val="DipnotBavurusu"/>
          <w:rFonts w:ascii="Times New Roman" w:hAnsi="Times New Roman"/>
          <w:sz w:val="20"/>
          <w:szCs w:val="20"/>
          <w:rPrChange w:id="1541" w:author="EMRAH COLAK" w:date="2015-07-30T16:35:00Z">
            <w:rPr>
              <w:rStyle w:val="DipnotBavurusu"/>
            </w:rPr>
          </w:rPrChange>
        </w:rPr>
        <w:footnoteRef/>
      </w:r>
      <w:r w:rsidRPr="00AF294F">
        <w:rPr>
          <w:rFonts w:ascii="Times New Roman" w:hAnsi="Times New Roman"/>
          <w:sz w:val="20"/>
          <w:szCs w:val="20"/>
          <w:rPrChange w:id="1542" w:author="EMRAH COLAK" w:date="2015-07-30T16:35:00Z">
            <w:rPr/>
          </w:rPrChange>
        </w:rPr>
        <w:t xml:space="preserve"> DIMINICO, Chris</w:t>
      </w:r>
      <w:ins w:id="1543" w:author="EMRAH COLAK" w:date="2015-07-30T17:46:00Z">
        <w:r>
          <w:rPr>
            <w:rFonts w:ascii="Times New Roman" w:hAnsi="Times New Roman"/>
            <w:sz w:val="20"/>
            <w:szCs w:val="20"/>
          </w:rPr>
          <w:t>,</w:t>
        </w:r>
      </w:ins>
      <w:del w:id="1544" w:author="EMRAH COLAK" w:date="2015-07-30T17:46:00Z">
        <w:r w:rsidRPr="00AF294F" w:rsidDel="00582A8C">
          <w:rPr>
            <w:rFonts w:ascii="Times New Roman" w:hAnsi="Times New Roman"/>
            <w:sz w:val="20"/>
            <w:szCs w:val="20"/>
            <w:rPrChange w:id="1545" w:author="EMRAH COLAK" w:date="2015-07-30T16:35:00Z">
              <w:rPr>
                <w:rFonts w:ascii="Times New Roman" w:hAnsi="Times New Roman"/>
                <w:b/>
                <w:sz w:val="20"/>
                <w:szCs w:val="20"/>
              </w:rPr>
            </w:rPrChange>
          </w:rPr>
          <w:delText>.</w:delText>
        </w:r>
      </w:del>
      <w:del w:id="1546" w:author="EMRAH COLAK" w:date="2015-07-30T16:34:00Z">
        <w:r w:rsidRPr="00AF294F" w:rsidDel="00AF294F">
          <w:rPr>
            <w:rFonts w:ascii="Times New Roman" w:hAnsi="Times New Roman"/>
            <w:b/>
            <w:sz w:val="20"/>
            <w:szCs w:val="20"/>
          </w:rPr>
          <w:delText xml:space="preserve"> 2005</w:delText>
        </w:r>
        <w:r w:rsidRPr="00AF294F" w:rsidDel="00AF294F">
          <w:rPr>
            <w:rFonts w:ascii="Times New Roman" w:hAnsi="Times New Roman"/>
            <w:sz w:val="20"/>
            <w:szCs w:val="20"/>
          </w:rPr>
          <w:delText>.</w:delText>
        </w:r>
      </w:del>
      <w:r w:rsidRPr="00AF294F">
        <w:rPr>
          <w:rFonts w:ascii="Times New Roman" w:hAnsi="Times New Roman"/>
          <w:sz w:val="20"/>
          <w:szCs w:val="20"/>
        </w:rPr>
        <w:t xml:space="preserve"> Telecommunications Infrastructure Standard for Data Centers.</w:t>
      </w:r>
    </w:p>
    <w:p w14:paraId="60A97913" w14:textId="197DE436" w:rsidR="00D6132C" w:rsidRDefault="00D6132C" w:rsidP="00AF1EB6">
      <w:pPr>
        <w:spacing w:after="0" w:line="240" w:lineRule="auto"/>
        <w:jc w:val="both"/>
      </w:pPr>
      <w:r w:rsidRPr="00AF294F">
        <w:rPr>
          <w:rFonts w:ascii="Times New Roman" w:hAnsi="Times New Roman"/>
          <w:sz w:val="20"/>
          <w:szCs w:val="20"/>
        </w:rPr>
        <w:t xml:space="preserve"> </w:t>
      </w:r>
      <w:del w:id="1547" w:author="EMRAH COLAK" w:date="2015-07-30T16:35:00Z">
        <w:r w:rsidRPr="00AF294F" w:rsidDel="00AF294F">
          <w:rPr>
            <w:rFonts w:ascii="Times New Roman" w:hAnsi="Times New Roman"/>
            <w:sz w:val="20"/>
            <w:szCs w:val="20"/>
            <w:u w:val="single"/>
            <w:rPrChange w:id="1548" w:author="EMRAH COLAK" w:date="2015-07-30T16:35:00Z">
              <w:rPr>
                <w:rFonts w:ascii="Times New Roman" w:hAnsi="Times New Roman"/>
                <w:sz w:val="20"/>
                <w:szCs w:val="20"/>
              </w:rPr>
            </w:rPrChange>
          </w:rPr>
          <w:delText>[</w:delText>
        </w:r>
      </w:del>
      <w:ins w:id="1549" w:author="EMRAH COLAK" w:date="2015-07-30T16:34:00Z">
        <w:r w:rsidRPr="00AF294F">
          <w:rPr>
            <w:rFonts w:ascii="Times New Roman" w:hAnsi="Times New Roman"/>
            <w:sz w:val="20"/>
            <w:szCs w:val="20"/>
            <w:u w:val="single"/>
            <w:rPrChange w:id="1550" w:author="EMRAH COLAK" w:date="2015-07-30T16:35:00Z">
              <w:rPr>
                <w:rFonts w:ascii="Times New Roman" w:hAnsi="Times New Roman"/>
                <w:sz w:val="20"/>
                <w:szCs w:val="20"/>
              </w:rPr>
            </w:rPrChange>
          </w:rPr>
          <w:t>http://www.ieee802.org/3/hssg/public/nov06/diminico_01_1106.pdf</w:t>
        </w:r>
        <w:r w:rsidRPr="00AF294F" w:rsidDel="00AF294F">
          <w:rPr>
            <w:rFonts w:ascii="Times New Roman" w:hAnsi="Times New Roman"/>
            <w:sz w:val="20"/>
            <w:szCs w:val="20"/>
          </w:rPr>
          <w:t xml:space="preserve"> </w:t>
        </w:r>
      </w:ins>
      <w:ins w:id="1551" w:author="EMRAH COLAK" w:date="2015-07-30T16:35:00Z">
        <w:r w:rsidRPr="00AF294F">
          <w:rPr>
            <w:rFonts w:ascii="Times New Roman" w:hAnsi="Times New Roman"/>
            <w:sz w:val="20"/>
            <w:szCs w:val="20"/>
            <w:rPrChange w:id="1552" w:author="EMRAH COLAK" w:date="2015-07-30T16:35:00Z">
              <w:rPr>
                <w:rFonts w:ascii="Times New Roman" w:hAnsi="Times New Roman"/>
              </w:rPr>
            </w:rPrChange>
          </w:rPr>
          <w:t xml:space="preserve">(Erişim Tarihi: 21/05/2015) </w:t>
        </w:r>
      </w:ins>
      <w:del w:id="1553" w:author="EMRAH COLAK" w:date="2015-07-30T16:34:00Z">
        <w:r w:rsidRPr="00AF1EB6" w:rsidDel="00AF294F">
          <w:rPr>
            <w:rFonts w:ascii="Times New Roman" w:hAnsi="Times New Roman"/>
            <w:sz w:val="20"/>
            <w:szCs w:val="20"/>
          </w:rPr>
          <w:delText>Çevrimiçi] [Alıntı Tarihi: 28 Kasım 2014.] http://www.ieee802.org/3/hssg/public/nov06/diminico_01_1106.pdf</w:delText>
        </w:r>
      </w:del>
    </w:p>
  </w:footnote>
  <w:footnote w:id="11">
    <w:p w14:paraId="0891DA1D" w14:textId="77777777" w:rsidR="00D6132C" w:rsidRPr="00B86429" w:rsidRDefault="00D6132C" w:rsidP="00A07B9C">
      <w:pPr>
        <w:spacing w:after="0" w:line="240" w:lineRule="auto"/>
        <w:jc w:val="both"/>
        <w:rPr>
          <w:ins w:id="1554" w:author="EMRAH COLAK" w:date="2015-07-30T16:39:00Z"/>
          <w:rFonts w:ascii="Times New Roman" w:hAnsi="Times New Roman"/>
          <w:sz w:val="20"/>
          <w:szCs w:val="20"/>
        </w:rPr>
      </w:pPr>
      <w:r w:rsidRPr="00B86429">
        <w:rPr>
          <w:rStyle w:val="DipnotBavurusu"/>
          <w:rFonts w:ascii="Times New Roman" w:hAnsi="Times New Roman"/>
          <w:sz w:val="20"/>
          <w:szCs w:val="20"/>
          <w:rPrChange w:id="1555" w:author="EMRAH COLAK" w:date="2015-07-30T16:58:00Z">
            <w:rPr>
              <w:rStyle w:val="DipnotBavurusu"/>
            </w:rPr>
          </w:rPrChange>
        </w:rPr>
        <w:footnoteRef/>
      </w:r>
      <w:r w:rsidRPr="00B86429">
        <w:rPr>
          <w:rFonts w:ascii="Times New Roman" w:hAnsi="Times New Roman"/>
          <w:sz w:val="20"/>
          <w:szCs w:val="20"/>
          <w:rPrChange w:id="1556" w:author="EMRAH COLAK" w:date="2015-07-30T16:58:00Z">
            <w:rPr/>
          </w:rPrChange>
        </w:rPr>
        <w:t xml:space="preserve"> </w:t>
      </w:r>
      <w:ins w:id="1557" w:author="EMRAH COLAK" w:date="2015-07-30T16:39:00Z">
        <w:r w:rsidRPr="00B86429">
          <w:rPr>
            <w:rFonts w:ascii="Times New Roman" w:hAnsi="Times New Roman"/>
            <w:sz w:val="20"/>
            <w:szCs w:val="20"/>
          </w:rPr>
          <w:t xml:space="preserve">ISACA, </w:t>
        </w:r>
      </w:ins>
      <w:r w:rsidRPr="00B86429">
        <w:rPr>
          <w:rFonts w:ascii="Times New Roman" w:hAnsi="Times New Roman"/>
          <w:sz w:val="20"/>
          <w:szCs w:val="20"/>
        </w:rPr>
        <w:t>COBIT 5</w:t>
      </w:r>
      <w:ins w:id="1558" w:author="EMRAH COLAK" w:date="2015-07-30T16:39:00Z">
        <w:r w:rsidRPr="00B86429">
          <w:rPr>
            <w:rFonts w:ascii="Times New Roman" w:hAnsi="Times New Roman"/>
            <w:sz w:val="20"/>
            <w:szCs w:val="20"/>
          </w:rPr>
          <w:t>.</w:t>
        </w:r>
      </w:ins>
    </w:p>
    <w:p w14:paraId="5B76CDA8" w14:textId="79056D2C" w:rsidR="00D6132C" w:rsidRPr="00B86429" w:rsidRDefault="00D6132C" w:rsidP="00A07B9C">
      <w:pPr>
        <w:spacing w:after="0" w:line="240" w:lineRule="auto"/>
        <w:jc w:val="both"/>
        <w:rPr>
          <w:ins w:id="1559" w:author="EMRAH COLAK" w:date="2015-07-30T16:39:00Z"/>
          <w:rFonts w:ascii="Times New Roman" w:hAnsi="Times New Roman"/>
          <w:sz w:val="20"/>
          <w:szCs w:val="20"/>
        </w:rPr>
      </w:pPr>
      <w:ins w:id="1560" w:author="EMRAH COLAK" w:date="2015-07-30T16:39:00Z">
        <w:r w:rsidRPr="00D57550">
          <w:rPr>
            <w:rFonts w:ascii="Times New Roman" w:hAnsi="Times New Roman"/>
            <w:sz w:val="20"/>
            <w:szCs w:val="20"/>
          </w:rPr>
          <w:fldChar w:fldCharType="begin"/>
        </w:r>
        <w:r w:rsidRPr="00B86429">
          <w:rPr>
            <w:rFonts w:ascii="Times New Roman" w:hAnsi="Times New Roman"/>
            <w:sz w:val="20"/>
            <w:szCs w:val="20"/>
          </w:rPr>
          <w:instrText xml:space="preserve"> HYPERLINK "http://www.isaca.org/cobit/documents/cobit5-ver2-framework.pdf" </w:instrText>
        </w:r>
        <w:r w:rsidRPr="00D57550">
          <w:rPr>
            <w:rFonts w:ascii="Times New Roman" w:hAnsi="Times New Roman"/>
            <w:sz w:val="20"/>
            <w:szCs w:val="20"/>
            <w:rPrChange w:id="1561" w:author="EMRAH COLAK" w:date="2015-07-30T16:58:00Z">
              <w:rPr>
                <w:rFonts w:ascii="Times New Roman" w:hAnsi="Times New Roman"/>
                <w:sz w:val="20"/>
                <w:szCs w:val="20"/>
              </w:rPr>
            </w:rPrChange>
          </w:rPr>
          <w:fldChar w:fldCharType="separate"/>
        </w:r>
        <w:r w:rsidRPr="00CD53BD">
          <w:rPr>
            <w:rStyle w:val="Kpr"/>
            <w:rFonts w:ascii="Times New Roman" w:hAnsi="Times New Roman"/>
            <w:color w:val="auto"/>
            <w:sz w:val="20"/>
            <w:szCs w:val="20"/>
          </w:rPr>
          <w:t>http://www.isaca.org/cobit/documents/cobit5-ver2-framework.pdf</w:t>
        </w:r>
        <w:r w:rsidRPr="00D57550">
          <w:rPr>
            <w:rFonts w:ascii="Times New Roman" w:hAnsi="Times New Roman"/>
            <w:sz w:val="20"/>
            <w:szCs w:val="20"/>
          </w:rPr>
          <w:fldChar w:fldCharType="end"/>
        </w:r>
      </w:ins>
    </w:p>
    <w:p w14:paraId="6096AB90" w14:textId="2CAFB059" w:rsidR="00D6132C" w:rsidRPr="00B86429" w:rsidRDefault="00D6132C" w:rsidP="00A07B9C">
      <w:pPr>
        <w:spacing w:after="0" w:line="240" w:lineRule="auto"/>
        <w:jc w:val="both"/>
        <w:rPr>
          <w:rFonts w:ascii="Times New Roman" w:hAnsi="Times New Roman"/>
          <w:sz w:val="20"/>
          <w:szCs w:val="20"/>
          <w:rPrChange w:id="1562" w:author="EMRAH COLAK" w:date="2015-07-30T16:58:00Z">
            <w:rPr/>
          </w:rPrChange>
        </w:rPr>
      </w:pPr>
      <w:ins w:id="1563" w:author="EMRAH COLAK" w:date="2015-07-30T16:40:00Z">
        <w:r w:rsidRPr="00B86429">
          <w:rPr>
            <w:rFonts w:ascii="Times New Roman" w:hAnsi="Times New Roman"/>
            <w:sz w:val="20"/>
            <w:szCs w:val="20"/>
          </w:rPr>
          <w:t xml:space="preserve">(Erişim Tarihi: 25/05/2015) </w:t>
        </w:r>
      </w:ins>
      <w:del w:id="1564" w:author="EMRAH COLAK" w:date="2015-07-30T16:39:00Z">
        <w:r w:rsidRPr="00B86429" w:rsidDel="00AF294F">
          <w:rPr>
            <w:rFonts w:ascii="Times New Roman" w:hAnsi="Times New Roman"/>
            <w:sz w:val="20"/>
            <w:szCs w:val="20"/>
          </w:rPr>
          <w:delText xml:space="preserve"> A Business Framework for the Governance and Management of Enterprise IT. ABD: ISACA, 2012.</w:delText>
        </w:r>
      </w:del>
    </w:p>
  </w:footnote>
  <w:footnote w:id="12">
    <w:p w14:paraId="0F408F1A" w14:textId="1AD1D670" w:rsidR="00D6132C" w:rsidRDefault="00D6132C" w:rsidP="00A07B9C">
      <w:pPr>
        <w:pStyle w:val="DipnotMetni"/>
        <w:jc w:val="both"/>
      </w:pPr>
      <w:r w:rsidRPr="00B86429">
        <w:rPr>
          <w:rStyle w:val="DipnotBavurusu"/>
          <w:rFonts w:ascii="Times New Roman" w:hAnsi="Times New Roman"/>
          <w:rPrChange w:id="1565" w:author="EMRAH COLAK" w:date="2015-07-30T16:58:00Z">
            <w:rPr>
              <w:rStyle w:val="DipnotBavurusu"/>
            </w:rPr>
          </w:rPrChange>
        </w:rPr>
        <w:footnoteRef/>
      </w:r>
      <w:r w:rsidRPr="00B86429">
        <w:rPr>
          <w:rFonts w:ascii="Times New Roman" w:hAnsi="Times New Roman"/>
          <w:rPrChange w:id="1566" w:author="EMRAH COLAK" w:date="2015-07-30T16:58:00Z">
            <w:rPr/>
          </w:rPrChange>
        </w:rPr>
        <w:t xml:space="preserve"> </w:t>
      </w:r>
      <w:r w:rsidRPr="00B86429">
        <w:rPr>
          <w:rFonts w:ascii="Times New Roman" w:hAnsi="Times New Roman"/>
        </w:rPr>
        <w:t>HSGM</w:t>
      </w:r>
      <w:ins w:id="1567" w:author="EMRAH COLAK" w:date="2015-07-30T16:37:00Z">
        <w:r w:rsidRPr="00B86429">
          <w:rPr>
            <w:rFonts w:ascii="Times New Roman" w:hAnsi="Times New Roman"/>
          </w:rPr>
          <w:t>,</w:t>
        </w:r>
      </w:ins>
      <w:r w:rsidRPr="00B86429">
        <w:rPr>
          <w:rFonts w:ascii="Times New Roman" w:hAnsi="Times New Roman"/>
        </w:rPr>
        <w:t xml:space="preserve"> “Rekabete Açık Sunucu Altyapısı Komisyonu Raporu”,</w:t>
      </w:r>
      <w:ins w:id="1568" w:author="EMRAH COLAK" w:date="2015-07-30T16:37:00Z">
        <w:r w:rsidRPr="00B86429">
          <w:rPr>
            <w:rFonts w:ascii="Times New Roman" w:hAnsi="Times New Roman"/>
          </w:rPr>
          <w:t xml:space="preserve"> Nisan</w:t>
        </w:r>
      </w:ins>
      <w:r w:rsidRPr="00B86429">
        <w:rPr>
          <w:rFonts w:ascii="Times New Roman" w:hAnsi="Times New Roman"/>
        </w:rPr>
        <w:t xml:space="preserve"> 2013</w:t>
      </w:r>
      <w:ins w:id="1569" w:author="EMRAH COLAK" w:date="2015-07-30T16:57:00Z">
        <w:r w:rsidRPr="00B86429">
          <w:rPr>
            <w:rFonts w:ascii="Times New Roman" w:hAnsi="Times New Roman"/>
          </w:rPr>
          <w:t>.</w:t>
        </w:r>
      </w:ins>
    </w:p>
  </w:footnote>
  <w:footnote w:id="13">
    <w:p w14:paraId="3ABE9F7A" w14:textId="289297AF" w:rsidR="00D6132C" w:rsidRPr="00B86429" w:rsidRDefault="00D6132C" w:rsidP="00DB4619">
      <w:pPr>
        <w:pStyle w:val="DipnotMetni"/>
        <w:jc w:val="both"/>
        <w:rPr>
          <w:rFonts w:ascii="Times New Roman" w:hAnsi="Times New Roman"/>
          <w:rPrChange w:id="1592" w:author="EMRAH COLAK" w:date="2015-07-30T16:58:00Z">
            <w:rPr/>
          </w:rPrChange>
        </w:rPr>
      </w:pPr>
      <w:r w:rsidRPr="00B86429">
        <w:rPr>
          <w:rStyle w:val="DipnotBavurusu"/>
          <w:rFonts w:ascii="Times New Roman" w:hAnsi="Times New Roman"/>
          <w:rPrChange w:id="1593" w:author="EMRAH COLAK" w:date="2015-07-30T16:58:00Z">
            <w:rPr>
              <w:rStyle w:val="DipnotBavurusu"/>
            </w:rPr>
          </w:rPrChange>
        </w:rPr>
        <w:footnoteRef/>
      </w:r>
      <w:r w:rsidRPr="00B86429">
        <w:rPr>
          <w:rFonts w:ascii="Times New Roman" w:hAnsi="Times New Roman"/>
          <w:rPrChange w:id="1594" w:author="EMRAH COLAK" w:date="2015-07-30T16:58:00Z">
            <w:rPr/>
          </w:rPrChange>
        </w:rPr>
        <w:t xml:space="preserve"> ONAR</w:t>
      </w:r>
      <w:r w:rsidRPr="00B86429">
        <w:rPr>
          <w:rFonts w:ascii="Times New Roman" w:hAnsi="Times New Roman"/>
        </w:rPr>
        <w:t xml:space="preserve">, </w:t>
      </w:r>
      <w:r w:rsidRPr="00B86429">
        <w:rPr>
          <w:rFonts w:ascii="Times New Roman" w:hAnsi="Times New Roman"/>
          <w:rPrChange w:id="1595" w:author="EMRAH COLAK" w:date="2015-07-30T16:58:00Z">
            <w:rPr>
              <w:rFonts w:ascii="Times New Roman" w:hAnsi="Times New Roman"/>
              <w:b/>
            </w:rPr>
          </w:rPrChange>
        </w:rPr>
        <w:t>Adem</w:t>
      </w:r>
      <w:del w:id="1596" w:author="EMRAH COLAK" w:date="2015-07-30T16:43:00Z">
        <w:r w:rsidRPr="00B86429" w:rsidDel="00C46B98">
          <w:rPr>
            <w:rFonts w:ascii="Times New Roman" w:hAnsi="Times New Roman"/>
          </w:rPr>
          <w:delText>.</w:delText>
        </w:r>
      </w:del>
      <w:del w:id="1597" w:author="EMRAH COLAK" w:date="2015-07-30T16:40:00Z">
        <w:r w:rsidRPr="00B86429" w:rsidDel="00AF294F">
          <w:rPr>
            <w:rFonts w:ascii="Times New Roman" w:hAnsi="Times New Roman"/>
          </w:rPr>
          <w:delText xml:space="preserve"> </w:delText>
        </w:r>
        <w:r w:rsidRPr="00B86429" w:rsidDel="00AF294F">
          <w:rPr>
            <w:rFonts w:ascii="Times New Roman" w:hAnsi="Times New Roman"/>
            <w:b/>
          </w:rPr>
          <w:delText>13 Haziran 2013</w:delText>
        </w:r>
        <w:r w:rsidRPr="00B86429" w:rsidDel="00AF294F">
          <w:rPr>
            <w:rFonts w:ascii="Times New Roman" w:hAnsi="Times New Roman"/>
          </w:rPr>
          <w:delText xml:space="preserve"> Hizmet Sunumu Genel Müdürü</w:delText>
        </w:r>
      </w:del>
      <w:r w:rsidRPr="00B86429">
        <w:rPr>
          <w:rFonts w:ascii="Times New Roman" w:hAnsi="Times New Roman"/>
        </w:rPr>
        <w:t>, “Avrupa’nın En Büyük Kamusal Veri Merkeziyle Vatandaş Memnuniyetine Dönük, 76 Milyona Kesintisiz, Sürekli ve Etkin e-Devlet Hizmetleri”</w:t>
      </w:r>
      <w:ins w:id="1598" w:author="EMRAH COLAK" w:date="2015-07-30T16:43:00Z">
        <w:r w:rsidRPr="00B86429">
          <w:rPr>
            <w:rFonts w:ascii="Times New Roman" w:hAnsi="Times New Roman"/>
          </w:rPr>
          <w:t>,</w:t>
        </w:r>
      </w:ins>
      <w:r w:rsidRPr="00B86429">
        <w:rPr>
          <w:rFonts w:ascii="Times New Roman" w:hAnsi="Times New Roman"/>
        </w:rPr>
        <w:t xml:space="preserve"> </w:t>
      </w:r>
      <w:ins w:id="1599" w:author="EMRAH COLAK" w:date="2015-07-30T16:41:00Z">
        <w:r w:rsidRPr="00B86429">
          <w:rPr>
            <w:rFonts w:ascii="Times New Roman" w:hAnsi="Times New Roman"/>
            <w:rPrChange w:id="1600" w:author="EMRAH COLAK" w:date="2015-07-30T16:58:00Z">
              <w:rPr>
                <w:rFonts w:ascii="Times New Roman" w:hAnsi="Times New Roman"/>
                <w:b/>
              </w:rPr>
            </w:rPrChange>
          </w:rPr>
          <w:t>Haziran 2013</w:t>
        </w:r>
      </w:ins>
      <w:ins w:id="1601" w:author="EMRAH COLAK" w:date="2015-07-30T16:57:00Z">
        <w:r w:rsidRPr="00B86429">
          <w:rPr>
            <w:rFonts w:ascii="Times New Roman" w:hAnsi="Times New Roman"/>
          </w:rPr>
          <w:t>.</w:t>
        </w:r>
      </w:ins>
      <w:del w:id="1602" w:author="EMRAH COLAK" w:date="2015-07-30T16:41:00Z">
        <w:r w:rsidRPr="00B86429" w:rsidDel="00AF294F">
          <w:rPr>
            <w:rFonts w:ascii="Times New Roman" w:hAnsi="Times New Roman"/>
          </w:rPr>
          <w:delText>Konulu Sunumu</w:delText>
        </w:r>
      </w:del>
    </w:p>
  </w:footnote>
  <w:footnote w:id="14">
    <w:p w14:paraId="53D24B80" w14:textId="112F26CA" w:rsidR="00D6132C" w:rsidRPr="00C46B98" w:rsidRDefault="00D6132C">
      <w:pPr>
        <w:pStyle w:val="DipnotMetni"/>
        <w:rPr>
          <w:ins w:id="1717" w:author="EMRAH COLAK" w:date="2015-07-30T16:49:00Z"/>
          <w:rFonts w:ascii="Times New Roman" w:hAnsi="Times New Roman"/>
          <w:rPrChange w:id="1718" w:author="EMRAH COLAK" w:date="2015-07-30T16:50:00Z">
            <w:rPr>
              <w:ins w:id="1719" w:author="EMRAH COLAK" w:date="2015-07-30T16:49:00Z"/>
            </w:rPr>
          </w:rPrChange>
        </w:rPr>
      </w:pPr>
      <w:r w:rsidRPr="00C46B98">
        <w:rPr>
          <w:rStyle w:val="DipnotBavurusu"/>
          <w:rFonts w:ascii="Times New Roman" w:hAnsi="Times New Roman"/>
          <w:rPrChange w:id="1720" w:author="EMRAH COLAK" w:date="2015-07-30T16:50:00Z">
            <w:rPr>
              <w:rStyle w:val="DipnotBavurusu"/>
            </w:rPr>
          </w:rPrChange>
        </w:rPr>
        <w:footnoteRef/>
      </w:r>
      <w:r w:rsidRPr="00C46B98">
        <w:rPr>
          <w:rFonts w:ascii="Times New Roman" w:hAnsi="Times New Roman"/>
          <w:rPrChange w:id="1721" w:author="EMRAH COLAK" w:date="2015-07-30T16:50:00Z">
            <w:rPr/>
          </w:rPrChange>
        </w:rPr>
        <w:t xml:space="preserve"> </w:t>
      </w:r>
      <w:del w:id="1722" w:author="EMRAH COLAK" w:date="2015-07-30T16:49:00Z">
        <w:r w:rsidRPr="00C46B98" w:rsidDel="00C46B98">
          <w:rPr>
            <w:rFonts w:ascii="Times New Roman" w:hAnsi="Times New Roman"/>
            <w:rPrChange w:id="1723" w:author="EMRAH COLAK" w:date="2015-07-30T16:50:00Z">
              <w:rPr/>
            </w:rPrChange>
          </w:rPr>
          <w:delText>"</w:delText>
        </w:r>
      </w:del>
      <w:r w:rsidRPr="00C46B98">
        <w:rPr>
          <w:rFonts w:ascii="Times New Roman" w:hAnsi="Times New Roman"/>
          <w:rPrChange w:id="1724" w:author="EMRAH COLAK" w:date="2015-07-30T16:50:00Z">
            <w:rPr/>
          </w:rPrChange>
        </w:rPr>
        <w:t>V</w:t>
      </w:r>
      <w:del w:id="1725" w:author="EMRAH COLAK" w:date="2015-07-30T16:49:00Z">
        <w:r w:rsidRPr="00C46B98" w:rsidDel="00C46B98">
          <w:rPr>
            <w:rFonts w:ascii="Times New Roman" w:hAnsi="Times New Roman"/>
            <w:rPrChange w:id="1726" w:author="EMRAH COLAK" w:date="2015-07-30T16:50:00Z">
              <w:rPr/>
            </w:rPrChange>
          </w:rPr>
          <w:delText>irtualization</w:delText>
        </w:r>
      </w:del>
      <w:ins w:id="1727" w:author="EMRAH COLAK" w:date="2015-07-30T16:50:00Z">
        <w:r>
          <w:rPr>
            <w:rFonts w:ascii="Times New Roman" w:hAnsi="Times New Roman"/>
          </w:rPr>
          <w:t>irtualization</w:t>
        </w:r>
      </w:ins>
      <w:ins w:id="1728" w:author="EMRAH COLAK" w:date="2015-07-30T16:49:00Z">
        <w:r w:rsidRPr="00C46B98">
          <w:rPr>
            <w:rFonts w:ascii="Times New Roman" w:hAnsi="Times New Roman"/>
            <w:rPrChange w:id="1729" w:author="EMRAH COLAK" w:date="2015-07-30T16:50:00Z">
              <w:rPr/>
            </w:rPrChange>
          </w:rPr>
          <w:t>,</w:t>
        </w:r>
      </w:ins>
      <w:del w:id="1730" w:author="EMRAH COLAK" w:date="2015-07-30T16:48:00Z">
        <w:r w:rsidRPr="00C46B98" w:rsidDel="00C46B98">
          <w:rPr>
            <w:rFonts w:ascii="Times New Roman" w:hAnsi="Times New Roman"/>
            <w:rPrChange w:id="1731" w:author="EMRAH COLAK" w:date="2015-07-30T16:50:00Z">
              <w:rPr/>
            </w:rPrChange>
          </w:rPr>
          <w:delText>",</w:delText>
        </w:r>
      </w:del>
      <w:r w:rsidRPr="00C46B98">
        <w:rPr>
          <w:rFonts w:ascii="Times New Roman" w:hAnsi="Times New Roman"/>
          <w:rPrChange w:id="1732" w:author="EMRAH COLAK" w:date="2015-07-30T16:50:00Z">
            <w:rPr/>
          </w:rPrChange>
        </w:rPr>
        <w:t xml:space="preserve"> Wikipedia</w:t>
      </w:r>
      <w:ins w:id="1733" w:author="EMRAH COLAK" w:date="2015-07-30T16:49:00Z">
        <w:r w:rsidRPr="00C46B98">
          <w:rPr>
            <w:rFonts w:ascii="Times New Roman" w:hAnsi="Times New Roman"/>
            <w:rPrChange w:id="1734" w:author="EMRAH COLAK" w:date="2015-07-30T16:50:00Z">
              <w:rPr/>
            </w:rPrChange>
          </w:rPr>
          <w:t>.</w:t>
        </w:r>
      </w:ins>
    </w:p>
    <w:p w14:paraId="3DF8ECA7" w14:textId="0257FCBA" w:rsidR="00D6132C" w:rsidRPr="00C46B98" w:rsidRDefault="00D6132C">
      <w:pPr>
        <w:pStyle w:val="DipnotMetni"/>
        <w:rPr>
          <w:rFonts w:ascii="Times New Roman" w:hAnsi="Times New Roman"/>
          <w:rPrChange w:id="1735" w:author="EMRAH COLAK" w:date="2015-07-30T16:50:00Z">
            <w:rPr/>
          </w:rPrChange>
        </w:rPr>
      </w:pPr>
      <w:del w:id="1736" w:author="EMRAH COLAK" w:date="2015-07-30T16:49:00Z">
        <w:r w:rsidRPr="00C46B98" w:rsidDel="00C46B98">
          <w:rPr>
            <w:rFonts w:ascii="Times New Roman" w:hAnsi="Times New Roman"/>
            <w:rPrChange w:id="1737" w:author="EMRAH COLAK" w:date="2015-07-30T16:50:00Z">
              <w:rPr/>
            </w:rPrChange>
          </w:rPr>
          <w:delText>,</w:delText>
        </w:r>
      </w:del>
      <w:r w:rsidRPr="00C46B98">
        <w:rPr>
          <w:rFonts w:ascii="Times New Roman" w:hAnsi="Times New Roman"/>
          <w:rPrChange w:id="1738" w:author="EMRAH COLAK" w:date="2015-07-30T16:50:00Z">
            <w:rPr/>
          </w:rPrChange>
        </w:rPr>
        <w:t xml:space="preserve"> </w:t>
      </w:r>
      <w:r w:rsidRPr="00C46B98">
        <w:rPr>
          <w:rFonts w:ascii="Times New Roman" w:hAnsi="Times New Roman"/>
          <w:u w:val="single"/>
          <w:rPrChange w:id="1739" w:author="EMRAH COLAK" w:date="2015-07-30T16:50:00Z">
            <w:rPr>
              <w:rStyle w:val="Kpr"/>
              <w:color w:val="auto"/>
              <w:u w:val="none"/>
            </w:rPr>
          </w:rPrChange>
        </w:rPr>
        <w:fldChar w:fldCharType="begin"/>
      </w:r>
      <w:r w:rsidRPr="00C46B98">
        <w:rPr>
          <w:rFonts w:ascii="Times New Roman" w:hAnsi="Times New Roman"/>
          <w:u w:val="single"/>
          <w:rPrChange w:id="1740" w:author="EMRAH COLAK" w:date="2015-07-30T16:50:00Z">
            <w:rPr/>
          </w:rPrChange>
        </w:rPr>
        <w:instrText xml:space="preserve"> HYPERLINK "http://en.wikipedia.org/wiki/Virtualization" </w:instrText>
      </w:r>
      <w:r w:rsidRPr="00C46B98">
        <w:rPr>
          <w:rFonts w:ascii="Times New Roman" w:hAnsi="Times New Roman"/>
          <w:u w:val="single"/>
          <w:rPrChange w:id="1741" w:author="EMRAH COLAK" w:date="2015-07-30T16:50:00Z">
            <w:rPr>
              <w:rStyle w:val="Kpr"/>
              <w:color w:val="auto"/>
              <w:u w:val="none"/>
            </w:rPr>
          </w:rPrChange>
        </w:rPr>
        <w:fldChar w:fldCharType="separate"/>
      </w:r>
      <w:r w:rsidRPr="00C46B98">
        <w:rPr>
          <w:rStyle w:val="Kpr"/>
          <w:rFonts w:ascii="Times New Roman" w:hAnsi="Times New Roman"/>
          <w:color w:val="auto"/>
          <w:rPrChange w:id="1742" w:author="EMRAH COLAK" w:date="2015-07-30T16:50:00Z">
            <w:rPr>
              <w:rStyle w:val="Kpr"/>
              <w:color w:val="auto"/>
              <w:u w:val="none"/>
            </w:rPr>
          </w:rPrChange>
        </w:rPr>
        <w:t>http://en.wikipedia.org/wiki/Virtualization</w:t>
      </w:r>
      <w:r w:rsidRPr="00C46B98">
        <w:rPr>
          <w:rStyle w:val="Kpr"/>
          <w:rFonts w:ascii="Times New Roman" w:hAnsi="Times New Roman"/>
          <w:color w:val="auto"/>
          <w:rPrChange w:id="1743" w:author="EMRAH COLAK" w:date="2015-07-30T16:50:00Z">
            <w:rPr>
              <w:rStyle w:val="Kpr"/>
              <w:color w:val="auto"/>
              <w:u w:val="none"/>
            </w:rPr>
          </w:rPrChange>
        </w:rPr>
        <w:fldChar w:fldCharType="end"/>
      </w:r>
      <w:del w:id="1744" w:author="EMRAH COLAK" w:date="2015-07-30T16:50:00Z">
        <w:r w:rsidRPr="00C46B98" w:rsidDel="00C46B98">
          <w:rPr>
            <w:rFonts w:ascii="Times New Roman" w:hAnsi="Times New Roman"/>
            <w:rPrChange w:id="1745" w:author="EMRAH COLAK" w:date="2015-07-30T16:50:00Z">
              <w:rPr/>
            </w:rPrChange>
          </w:rPr>
          <w:delText>,</w:delText>
        </w:r>
      </w:del>
      <w:r w:rsidRPr="00C46B98">
        <w:rPr>
          <w:rFonts w:ascii="Times New Roman" w:hAnsi="Times New Roman"/>
          <w:rPrChange w:id="1746" w:author="EMRAH COLAK" w:date="2015-07-30T16:50:00Z">
            <w:rPr/>
          </w:rPrChange>
        </w:rPr>
        <w:t xml:space="preserve"> </w:t>
      </w:r>
      <w:ins w:id="1747" w:author="EMRAH COLAK" w:date="2015-07-30T16:49:00Z">
        <w:r w:rsidRPr="00C46B98">
          <w:rPr>
            <w:rFonts w:ascii="Times New Roman" w:hAnsi="Times New Roman"/>
          </w:rPr>
          <w:t xml:space="preserve">(Erişim Tarihi: 25/05/2015) </w:t>
        </w:r>
      </w:ins>
      <w:del w:id="1748" w:author="EMRAH COLAK" w:date="2015-07-30T16:49:00Z">
        <w:r w:rsidRPr="00C46B98" w:rsidDel="00C46B98">
          <w:rPr>
            <w:rFonts w:ascii="Times New Roman" w:hAnsi="Times New Roman"/>
            <w:rPrChange w:id="1749" w:author="EMRAH COLAK" w:date="2015-07-30T16:50:00Z">
              <w:rPr/>
            </w:rPrChange>
          </w:rPr>
          <w:delText>12 Nisan 2010</w:delText>
        </w:r>
      </w:del>
    </w:p>
  </w:footnote>
  <w:footnote w:id="15">
    <w:p w14:paraId="58EFCB94" w14:textId="77777777" w:rsidR="00D6132C" w:rsidRDefault="00D6132C">
      <w:pPr>
        <w:pStyle w:val="DipnotMetni"/>
        <w:rPr>
          <w:ins w:id="1753" w:author="EMRAH COLAK" w:date="2015-07-30T16:50:00Z"/>
          <w:rFonts w:ascii="Times New Roman" w:hAnsi="Times New Roman"/>
        </w:rPr>
      </w:pPr>
      <w:r w:rsidRPr="00C46B98">
        <w:rPr>
          <w:rStyle w:val="DipnotBavurusu"/>
          <w:rFonts w:ascii="Times New Roman" w:hAnsi="Times New Roman"/>
          <w:rPrChange w:id="1754" w:author="EMRAH COLAK" w:date="2015-07-30T16:50:00Z">
            <w:rPr>
              <w:rStyle w:val="DipnotBavurusu"/>
            </w:rPr>
          </w:rPrChange>
        </w:rPr>
        <w:footnoteRef/>
      </w:r>
      <w:r w:rsidRPr="00C46B98">
        <w:rPr>
          <w:rFonts w:ascii="Times New Roman" w:hAnsi="Times New Roman"/>
          <w:rPrChange w:id="1755" w:author="EMRAH COLAK" w:date="2015-07-30T16:50:00Z">
            <w:rPr/>
          </w:rPrChange>
        </w:rPr>
        <w:t xml:space="preserve"> </w:t>
      </w:r>
      <w:del w:id="1756" w:author="EMRAH COLAK" w:date="2015-07-30T16:50:00Z">
        <w:r w:rsidRPr="00C46B98" w:rsidDel="00C46B98">
          <w:rPr>
            <w:rFonts w:ascii="Times New Roman" w:hAnsi="Times New Roman"/>
            <w:rPrChange w:id="1757" w:author="EMRAH COLAK" w:date="2015-07-30T16:50:00Z">
              <w:rPr/>
            </w:rPrChange>
          </w:rPr>
          <w:delText>David Bolton, "</w:delText>
        </w:r>
      </w:del>
      <w:r w:rsidRPr="00C46B98">
        <w:rPr>
          <w:rFonts w:ascii="Times New Roman" w:hAnsi="Times New Roman"/>
          <w:rPrChange w:id="1758" w:author="EMRAH COLAK" w:date="2015-07-30T16:50:00Z">
            <w:rPr/>
          </w:rPrChange>
        </w:rPr>
        <w:t>Definition of Virtualization</w:t>
      </w:r>
      <w:del w:id="1759" w:author="EMRAH COLAK" w:date="2015-07-30T16:50:00Z">
        <w:r w:rsidRPr="00C46B98" w:rsidDel="00C46B98">
          <w:rPr>
            <w:rFonts w:ascii="Times New Roman" w:hAnsi="Times New Roman"/>
            <w:rPrChange w:id="1760" w:author="EMRAH COLAK" w:date="2015-07-30T16:50:00Z">
              <w:rPr/>
            </w:rPrChange>
          </w:rPr>
          <w:delText>"</w:delText>
        </w:r>
      </w:del>
      <w:r w:rsidRPr="00C46B98">
        <w:rPr>
          <w:rFonts w:ascii="Times New Roman" w:hAnsi="Times New Roman"/>
          <w:rPrChange w:id="1761" w:author="EMRAH COLAK" w:date="2015-07-30T16:50:00Z">
            <w:rPr/>
          </w:rPrChange>
        </w:rPr>
        <w:t>, About.com</w:t>
      </w:r>
      <w:ins w:id="1762" w:author="EMRAH COLAK" w:date="2015-07-30T16:50:00Z">
        <w:r>
          <w:rPr>
            <w:rFonts w:ascii="Times New Roman" w:hAnsi="Times New Roman"/>
          </w:rPr>
          <w:t>.</w:t>
        </w:r>
      </w:ins>
    </w:p>
    <w:p w14:paraId="119B9AA3" w14:textId="0CB8CA80" w:rsidR="00D6132C" w:rsidRPr="00C46B98" w:rsidRDefault="00D6132C">
      <w:pPr>
        <w:pStyle w:val="DipnotMetni"/>
        <w:rPr>
          <w:rFonts w:ascii="Times New Roman" w:hAnsi="Times New Roman"/>
          <w:rPrChange w:id="1763" w:author="EMRAH COLAK" w:date="2015-07-30T16:50:00Z">
            <w:rPr/>
          </w:rPrChange>
        </w:rPr>
      </w:pPr>
      <w:del w:id="1764" w:author="EMRAH COLAK" w:date="2015-07-30T16:50:00Z">
        <w:r w:rsidRPr="00C46B98" w:rsidDel="00C46B98">
          <w:rPr>
            <w:rFonts w:ascii="Times New Roman" w:hAnsi="Times New Roman"/>
            <w:rPrChange w:id="1765" w:author="EMRAH COLAK" w:date="2015-07-30T16:50:00Z">
              <w:rPr/>
            </w:rPrChange>
          </w:rPr>
          <w:delText xml:space="preserve"> </w:delText>
        </w:r>
      </w:del>
      <w:del w:id="1766" w:author="EMRAH COLAK" w:date="2015-07-30T16:51:00Z">
        <w:r w:rsidRPr="00C46B98" w:rsidDel="00C46B98">
          <w:rPr>
            <w:rFonts w:ascii="Times New Roman" w:hAnsi="Times New Roman"/>
            <w:rPrChange w:id="1767" w:author="EMRAH COLAK" w:date="2015-07-30T16:50:00Z">
              <w:rPr/>
            </w:rPrChange>
          </w:rPr>
          <w:delText>Guide,</w:delText>
        </w:r>
      </w:del>
      <w:r w:rsidRPr="00C46B98">
        <w:rPr>
          <w:rFonts w:ascii="Times New Roman" w:hAnsi="Times New Roman"/>
          <w:spacing w:val="-24"/>
          <w:rPrChange w:id="1768" w:author="EMRAH COLAK" w:date="2015-07-30T16:50:00Z">
            <w:rPr>
              <w:spacing w:val="-24"/>
            </w:rPr>
          </w:rPrChange>
        </w:rPr>
        <w:t xml:space="preserve"> </w:t>
      </w:r>
      <w:r w:rsidRPr="00C46B98">
        <w:rPr>
          <w:rFonts w:ascii="Times New Roman" w:hAnsi="Times New Roman"/>
          <w:u w:val="single"/>
          <w:rPrChange w:id="1769" w:author="EMRAH COLAK" w:date="2015-07-30T16:51:00Z">
            <w:rPr/>
          </w:rPrChange>
        </w:rPr>
        <w:fldChar w:fldCharType="begin"/>
      </w:r>
      <w:r w:rsidRPr="00C46B98">
        <w:rPr>
          <w:rFonts w:ascii="Times New Roman" w:hAnsi="Times New Roman"/>
          <w:u w:val="single"/>
          <w:rPrChange w:id="1770" w:author="EMRAH COLAK" w:date="2015-07-30T16:51:00Z">
            <w:rPr/>
          </w:rPrChange>
        </w:rPr>
        <w:instrText xml:space="preserve"> HYPERLINK "http://cplus/" \h </w:instrText>
      </w:r>
      <w:r w:rsidRPr="00C46B98">
        <w:rPr>
          <w:rFonts w:ascii="Times New Roman" w:hAnsi="Times New Roman"/>
          <w:u w:val="single"/>
          <w:rPrChange w:id="1771" w:author="EMRAH COLAK" w:date="2015-07-30T16:51:00Z">
            <w:rPr/>
          </w:rPrChange>
        </w:rPr>
        <w:fldChar w:fldCharType="separate"/>
      </w:r>
      <w:r w:rsidRPr="00C46B98">
        <w:rPr>
          <w:rFonts w:ascii="Times New Roman" w:hAnsi="Times New Roman"/>
          <w:u w:val="single"/>
          <w:rPrChange w:id="1772" w:author="EMRAH COLAK" w:date="2015-07-30T16:51:00Z">
            <w:rPr/>
          </w:rPrChange>
        </w:rPr>
        <w:t>http://cplus.</w:t>
      </w:r>
      <w:r w:rsidRPr="00C46B98">
        <w:rPr>
          <w:rFonts w:ascii="Times New Roman" w:hAnsi="Times New Roman"/>
          <w:u w:val="single"/>
          <w:rPrChange w:id="1773" w:author="EMRAH COLAK" w:date="2015-07-30T16:51:00Z">
            <w:rPr/>
          </w:rPrChange>
        </w:rPr>
        <w:fldChar w:fldCharType="end"/>
      </w:r>
      <w:r w:rsidRPr="00C46B98">
        <w:rPr>
          <w:rFonts w:ascii="Times New Roman" w:hAnsi="Times New Roman"/>
          <w:u w:val="single"/>
          <w:rPrChange w:id="1774" w:author="EMRAH COLAK" w:date="2015-07-30T16:51:00Z">
            <w:rPr/>
          </w:rPrChange>
        </w:rPr>
        <w:t xml:space="preserve"> about.com/od/glossar1/g/virtualization.htm</w:t>
      </w:r>
      <w:ins w:id="1775" w:author="EMRAH COLAK" w:date="2015-07-30T16:51:00Z">
        <w:r>
          <w:rPr>
            <w:rFonts w:ascii="Times New Roman" w:hAnsi="Times New Roman"/>
          </w:rPr>
          <w:t xml:space="preserve"> </w:t>
        </w:r>
      </w:ins>
      <w:del w:id="1776" w:author="EMRAH COLAK" w:date="2015-07-30T16:50:00Z">
        <w:r w:rsidRPr="00C46B98" w:rsidDel="00C46B98">
          <w:rPr>
            <w:rFonts w:ascii="Times New Roman" w:hAnsi="Times New Roman"/>
            <w:rPrChange w:id="1777" w:author="EMRAH COLAK" w:date="2015-07-30T16:50:00Z">
              <w:rPr/>
            </w:rPrChange>
          </w:rPr>
          <w:delText>,</w:delText>
        </w:r>
      </w:del>
      <w:r w:rsidRPr="00C46B98">
        <w:rPr>
          <w:rFonts w:ascii="Times New Roman" w:hAnsi="Times New Roman"/>
          <w:rPrChange w:id="1778" w:author="EMRAH COLAK" w:date="2015-07-30T16:50:00Z">
            <w:rPr/>
          </w:rPrChange>
        </w:rPr>
        <w:t xml:space="preserve"> </w:t>
      </w:r>
      <w:ins w:id="1779" w:author="EMRAH COLAK" w:date="2015-07-30T16:51:00Z">
        <w:r w:rsidRPr="0061464A">
          <w:rPr>
            <w:rFonts w:ascii="Times New Roman" w:hAnsi="Times New Roman"/>
          </w:rPr>
          <w:t>(Erişim Tarihi: 2</w:t>
        </w:r>
        <w:r>
          <w:rPr>
            <w:rFonts w:ascii="Times New Roman" w:hAnsi="Times New Roman"/>
          </w:rPr>
          <w:t>7</w:t>
        </w:r>
        <w:r w:rsidRPr="0061464A">
          <w:rPr>
            <w:rFonts w:ascii="Times New Roman" w:hAnsi="Times New Roman"/>
          </w:rPr>
          <w:t xml:space="preserve">/05/2015) </w:t>
        </w:r>
      </w:ins>
      <w:del w:id="1780" w:author="EMRAH COLAK" w:date="2015-07-30T16:51:00Z">
        <w:r w:rsidRPr="00C46B98" w:rsidDel="00C46B98">
          <w:rPr>
            <w:rFonts w:ascii="Times New Roman" w:hAnsi="Times New Roman"/>
            <w:rPrChange w:id="1781" w:author="EMRAH COLAK" w:date="2015-07-30T16:50:00Z">
              <w:rPr/>
            </w:rPrChange>
          </w:rPr>
          <w:delText>Kasım</w:delText>
        </w:r>
        <w:r w:rsidRPr="00C46B98" w:rsidDel="00C46B98">
          <w:rPr>
            <w:rFonts w:ascii="Times New Roman" w:hAnsi="Times New Roman"/>
            <w:spacing w:val="-18"/>
            <w:rPrChange w:id="1782" w:author="EMRAH COLAK" w:date="2015-07-30T16:50:00Z">
              <w:rPr>
                <w:spacing w:val="-18"/>
              </w:rPr>
            </w:rPrChange>
          </w:rPr>
          <w:delText xml:space="preserve"> </w:delText>
        </w:r>
        <w:r w:rsidRPr="00C46B98" w:rsidDel="00C46B98">
          <w:rPr>
            <w:rFonts w:ascii="Times New Roman" w:hAnsi="Times New Roman"/>
            <w:rPrChange w:id="1783" w:author="EMRAH COLAK" w:date="2015-07-30T16:50:00Z">
              <w:rPr/>
            </w:rPrChange>
          </w:rPr>
          <w:delText>2009</w:delText>
        </w:r>
      </w:del>
    </w:p>
  </w:footnote>
  <w:footnote w:id="16">
    <w:p w14:paraId="19881C22" w14:textId="14D60580" w:rsidR="00D6132C" w:rsidRDefault="00D6132C">
      <w:pPr>
        <w:pStyle w:val="DipnotMetni"/>
      </w:pPr>
      <w:r w:rsidRPr="00C46B98">
        <w:rPr>
          <w:rStyle w:val="DipnotBavurusu"/>
          <w:rFonts w:ascii="Times New Roman" w:hAnsi="Times New Roman"/>
          <w:rPrChange w:id="1786" w:author="EMRAH COLAK" w:date="2015-07-30T16:50:00Z">
            <w:rPr>
              <w:rStyle w:val="DipnotBavurusu"/>
            </w:rPr>
          </w:rPrChange>
        </w:rPr>
        <w:footnoteRef/>
      </w:r>
      <w:r w:rsidRPr="00C46B98">
        <w:rPr>
          <w:rFonts w:ascii="Times New Roman" w:hAnsi="Times New Roman"/>
          <w:rPrChange w:id="1787" w:author="EMRAH COLAK" w:date="2015-07-30T16:50:00Z">
            <w:rPr/>
          </w:rPrChange>
        </w:rPr>
        <w:t xml:space="preserve"> </w:t>
      </w:r>
      <w:del w:id="1788" w:author="EMRAH COLAK" w:date="2015-07-30T16:51:00Z">
        <w:r w:rsidRPr="00C46B98" w:rsidDel="00C46B98">
          <w:rPr>
            <w:rFonts w:ascii="Times New Roman" w:hAnsi="Times New Roman"/>
            <w:rPrChange w:id="1789" w:author="EMRAH COLAK" w:date="2015-07-30T16:50:00Z">
              <w:rPr/>
            </w:rPrChange>
          </w:rPr>
          <w:delText>"</w:delText>
        </w:r>
      </w:del>
      <w:r w:rsidRPr="00C46B98">
        <w:rPr>
          <w:rFonts w:ascii="Times New Roman" w:hAnsi="Times New Roman"/>
          <w:rPrChange w:id="1790" w:author="EMRAH COLAK" w:date="2015-07-30T16:50:00Z">
            <w:rPr/>
          </w:rPrChange>
        </w:rPr>
        <w:t>Definition for Virtualization</w:t>
      </w:r>
      <w:del w:id="1791" w:author="EMRAH COLAK" w:date="2015-07-30T16:51:00Z">
        <w:r w:rsidRPr="00C46B98" w:rsidDel="00C46B98">
          <w:rPr>
            <w:rFonts w:ascii="Times New Roman" w:hAnsi="Times New Roman"/>
            <w:rPrChange w:id="1792" w:author="EMRAH COLAK" w:date="2015-07-30T16:50:00Z">
              <w:rPr/>
            </w:rPrChange>
          </w:rPr>
          <w:delText>"</w:delText>
        </w:r>
      </w:del>
      <w:r w:rsidRPr="00C46B98">
        <w:rPr>
          <w:rFonts w:ascii="Times New Roman" w:hAnsi="Times New Roman"/>
          <w:rPrChange w:id="1793" w:author="EMRAH COLAK" w:date="2015-07-30T16:50:00Z">
            <w:rPr/>
          </w:rPrChange>
        </w:rPr>
        <w:t>, ZDNet: Tech News, Blogs and White Papers</w:t>
      </w:r>
      <w:r w:rsidRPr="00C46B98">
        <w:rPr>
          <w:rFonts w:ascii="Times New Roman" w:hAnsi="Times New Roman"/>
          <w:spacing w:val="-20"/>
          <w:rPrChange w:id="1794" w:author="EMRAH COLAK" w:date="2015-07-30T16:50:00Z">
            <w:rPr>
              <w:spacing w:val="-20"/>
            </w:rPr>
          </w:rPrChange>
        </w:rPr>
        <w:t xml:space="preserve"> </w:t>
      </w:r>
      <w:r w:rsidRPr="00C46B98">
        <w:rPr>
          <w:rFonts w:ascii="Times New Roman" w:hAnsi="Times New Roman"/>
          <w:rPrChange w:id="1795" w:author="EMRAH COLAK" w:date="2015-07-30T16:50:00Z">
            <w:rPr/>
          </w:rPrChange>
        </w:rPr>
        <w:t>for IT Professionals</w:t>
      </w:r>
      <w:r w:rsidRPr="00C46B98">
        <w:rPr>
          <w:rFonts w:ascii="Times New Roman" w:hAnsi="Times New Roman"/>
          <w:i/>
          <w:rPrChange w:id="1796" w:author="EMRAH COLAK" w:date="2015-07-30T16:50:00Z">
            <w:rPr>
              <w:rFonts w:ascii="Arial" w:hAnsi="Arial"/>
              <w:i/>
            </w:rPr>
          </w:rPrChange>
        </w:rPr>
        <w:t>.</w:t>
      </w:r>
      <w:r w:rsidRPr="00C46B98">
        <w:rPr>
          <w:rFonts w:ascii="Times New Roman" w:hAnsi="Times New Roman"/>
          <w:i/>
          <w:spacing w:val="41"/>
          <w:rPrChange w:id="1797" w:author="EMRAH COLAK" w:date="2015-07-30T16:50:00Z">
            <w:rPr>
              <w:rFonts w:ascii="Arial" w:hAnsi="Arial"/>
              <w:i/>
              <w:spacing w:val="41"/>
            </w:rPr>
          </w:rPrChange>
        </w:rPr>
        <w:t xml:space="preserve"> </w:t>
      </w:r>
      <w:r w:rsidRPr="00C46B98">
        <w:rPr>
          <w:rFonts w:ascii="Times New Roman" w:hAnsi="Times New Roman"/>
          <w:u w:val="single"/>
          <w:rPrChange w:id="1798" w:author="EMRAH COLAK" w:date="2015-07-30T16:51:00Z">
            <w:rPr/>
          </w:rPrChange>
        </w:rPr>
        <w:fldChar w:fldCharType="begin"/>
      </w:r>
      <w:r w:rsidRPr="00C46B98">
        <w:rPr>
          <w:rFonts w:ascii="Times New Roman" w:hAnsi="Times New Roman"/>
          <w:u w:val="single"/>
          <w:rPrChange w:id="1799" w:author="EMRAH COLAK" w:date="2015-07-30T16:51:00Z">
            <w:rPr/>
          </w:rPrChange>
        </w:rPr>
        <w:instrText xml:space="preserve"> HYPERLINK "http://dictionary.zdnet.com/definition/Virtualization.html" \h </w:instrText>
      </w:r>
      <w:r w:rsidRPr="00C46B98">
        <w:rPr>
          <w:rFonts w:ascii="Times New Roman" w:hAnsi="Times New Roman"/>
          <w:u w:val="single"/>
          <w:rPrChange w:id="1800" w:author="EMRAH COLAK" w:date="2015-07-30T16:51:00Z">
            <w:rPr/>
          </w:rPrChange>
        </w:rPr>
        <w:fldChar w:fldCharType="separate"/>
      </w:r>
      <w:r w:rsidRPr="00C46B98">
        <w:rPr>
          <w:rFonts w:ascii="Times New Roman" w:hAnsi="Times New Roman"/>
          <w:u w:val="single"/>
          <w:rPrChange w:id="1801" w:author="EMRAH COLAK" w:date="2015-07-30T16:51:00Z">
            <w:rPr/>
          </w:rPrChange>
        </w:rPr>
        <w:t>http://dictionary.zdnet.com/definition/Virtualization.html</w:t>
      </w:r>
      <w:del w:id="1802" w:author="EMRAH COLAK" w:date="2015-07-30T16:51:00Z">
        <w:r w:rsidRPr="00C46B98" w:rsidDel="00C46B98">
          <w:rPr>
            <w:rFonts w:ascii="Times New Roman" w:hAnsi="Times New Roman"/>
            <w:u w:val="single"/>
            <w:rPrChange w:id="1803" w:author="EMRAH COLAK" w:date="2015-07-30T16:51:00Z">
              <w:rPr/>
            </w:rPrChange>
          </w:rPr>
          <w:delText>,</w:delText>
        </w:r>
      </w:del>
      <w:r w:rsidRPr="00C46B98">
        <w:rPr>
          <w:rFonts w:ascii="Times New Roman" w:hAnsi="Times New Roman"/>
          <w:u w:val="single"/>
          <w:rPrChange w:id="1804" w:author="EMRAH COLAK" w:date="2015-07-30T16:51:00Z">
            <w:rPr/>
          </w:rPrChange>
        </w:rPr>
        <w:fldChar w:fldCharType="end"/>
      </w:r>
      <w:r w:rsidRPr="00C46B98">
        <w:rPr>
          <w:rFonts w:ascii="Times New Roman" w:hAnsi="Times New Roman"/>
          <w:rPrChange w:id="1805" w:author="EMRAH COLAK" w:date="2015-07-30T16:50:00Z">
            <w:rPr/>
          </w:rPrChange>
        </w:rPr>
        <w:t xml:space="preserve">  </w:t>
      </w:r>
      <w:ins w:id="1806" w:author="EMRAH COLAK" w:date="2015-07-30T16:51:00Z">
        <w:r w:rsidRPr="0061464A">
          <w:rPr>
            <w:rFonts w:ascii="Times New Roman" w:hAnsi="Times New Roman"/>
          </w:rPr>
          <w:t>(Erişim Tarihi: 2</w:t>
        </w:r>
        <w:r>
          <w:rPr>
            <w:rFonts w:ascii="Times New Roman" w:hAnsi="Times New Roman"/>
          </w:rPr>
          <w:t>7</w:t>
        </w:r>
        <w:r w:rsidRPr="0061464A">
          <w:rPr>
            <w:rFonts w:ascii="Times New Roman" w:hAnsi="Times New Roman"/>
          </w:rPr>
          <w:t xml:space="preserve">/05/2015) </w:t>
        </w:r>
      </w:ins>
      <w:del w:id="1807" w:author="EMRAH COLAK" w:date="2015-07-30T16:51:00Z">
        <w:r w:rsidRPr="00C46B98" w:rsidDel="00C46B98">
          <w:rPr>
            <w:rFonts w:ascii="Times New Roman" w:hAnsi="Times New Roman"/>
            <w:rPrChange w:id="1808" w:author="EMRAH COLAK" w:date="2015-07-30T16:50:00Z">
              <w:rPr/>
            </w:rPrChange>
          </w:rPr>
          <w:delText>Son erişim: Nisan</w:delText>
        </w:r>
        <w:r w:rsidRPr="00C46B98" w:rsidDel="00C46B98">
          <w:rPr>
            <w:rFonts w:ascii="Times New Roman" w:hAnsi="Times New Roman"/>
            <w:spacing w:val="-8"/>
            <w:rPrChange w:id="1809" w:author="EMRAH COLAK" w:date="2015-07-30T16:50:00Z">
              <w:rPr>
                <w:spacing w:val="-8"/>
              </w:rPr>
            </w:rPrChange>
          </w:rPr>
          <w:delText xml:space="preserve"> </w:delText>
        </w:r>
        <w:r w:rsidRPr="00C46B98" w:rsidDel="00C46B98">
          <w:rPr>
            <w:rFonts w:ascii="Times New Roman" w:hAnsi="Times New Roman"/>
            <w:rPrChange w:id="1810" w:author="EMRAH COLAK" w:date="2015-07-30T16:50:00Z">
              <w:rPr/>
            </w:rPrChange>
          </w:rPr>
          <w:delText>2010</w:delText>
        </w:r>
      </w:del>
    </w:p>
  </w:footnote>
  <w:footnote w:id="17">
    <w:p w14:paraId="15AC11AE" w14:textId="1EE25680" w:rsidR="00D6132C" w:rsidRPr="00C46B98" w:rsidRDefault="00D6132C">
      <w:pPr>
        <w:pStyle w:val="DipnotMetni"/>
        <w:rPr>
          <w:rFonts w:ascii="Times New Roman" w:hAnsi="Times New Roman"/>
          <w:rPrChange w:id="1812" w:author="EMRAH COLAK" w:date="2015-07-30T16:52:00Z">
            <w:rPr/>
          </w:rPrChange>
        </w:rPr>
      </w:pPr>
      <w:r w:rsidRPr="00C46B98">
        <w:rPr>
          <w:rStyle w:val="DipnotBavurusu"/>
          <w:rFonts w:ascii="Times New Roman" w:hAnsi="Times New Roman"/>
          <w:rPrChange w:id="1813" w:author="EMRAH COLAK" w:date="2015-07-30T16:52:00Z">
            <w:rPr>
              <w:rStyle w:val="DipnotBavurusu"/>
            </w:rPr>
          </w:rPrChange>
        </w:rPr>
        <w:footnoteRef/>
      </w:r>
      <w:r w:rsidRPr="00C46B98">
        <w:rPr>
          <w:rFonts w:ascii="Times New Roman" w:hAnsi="Times New Roman"/>
          <w:rPrChange w:id="1814" w:author="EMRAH COLAK" w:date="2015-07-30T16:52:00Z">
            <w:rPr/>
          </w:rPrChange>
        </w:rPr>
        <w:t xml:space="preserve"> </w:t>
      </w:r>
      <w:del w:id="1815" w:author="EMRAH COLAK" w:date="2015-07-30T16:52:00Z">
        <w:r w:rsidRPr="00C46B98" w:rsidDel="00C46B98">
          <w:rPr>
            <w:rFonts w:ascii="Times New Roman" w:hAnsi="Times New Roman"/>
            <w:rPrChange w:id="1816" w:author="EMRAH COLAK" w:date="2015-07-30T16:52:00Z">
              <w:rPr/>
            </w:rPrChange>
          </w:rPr>
          <w:delText>"</w:delText>
        </w:r>
      </w:del>
      <w:r w:rsidRPr="00C46B98">
        <w:rPr>
          <w:rFonts w:ascii="Times New Roman" w:hAnsi="Times New Roman"/>
          <w:rPrChange w:id="1817" w:author="EMRAH COLAK" w:date="2015-07-30T16:52:00Z">
            <w:rPr/>
          </w:rPrChange>
        </w:rPr>
        <w:t>Virtualization</w:t>
      </w:r>
      <w:del w:id="1818" w:author="EMRAH COLAK" w:date="2015-07-30T16:52:00Z">
        <w:r w:rsidRPr="00C46B98" w:rsidDel="00C46B98">
          <w:rPr>
            <w:rFonts w:ascii="Times New Roman" w:hAnsi="Times New Roman"/>
            <w:rPrChange w:id="1819" w:author="EMRAH COLAK" w:date="2015-07-30T16:52:00Z">
              <w:rPr/>
            </w:rPrChange>
          </w:rPr>
          <w:delText>"</w:delText>
        </w:r>
      </w:del>
      <w:r w:rsidRPr="00C46B98">
        <w:rPr>
          <w:rFonts w:ascii="Times New Roman" w:hAnsi="Times New Roman"/>
          <w:rPrChange w:id="1820" w:author="EMRAH COLAK" w:date="2015-07-30T16:52:00Z">
            <w:rPr/>
          </w:rPrChange>
        </w:rPr>
        <w:t>, Webopedia: Online Computer Dictionary for Computer</w:t>
      </w:r>
      <w:r w:rsidRPr="00C46B98">
        <w:rPr>
          <w:rFonts w:ascii="Times New Roman" w:hAnsi="Times New Roman"/>
          <w:spacing w:val="-24"/>
          <w:rPrChange w:id="1821" w:author="EMRAH COLAK" w:date="2015-07-30T16:52:00Z">
            <w:rPr>
              <w:spacing w:val="-24"/>
            </w:rPr>
          </w:rPrChange>
        </w:rPr>
        <w:t xml:space="preserve"> </w:t>
      </w:r>
      <w:r w:rsidRPr="00C46B98">
        <w:rPr>
          <w:rFonts w:ascii="Times New Roman" w:hAnsi="Times New Roman"/>
          <w:rPrChange w:id="1822" w:author="EMRAH COLAK" w:date="2015-07-30T16:52:00Z">
            <w:rPr/>
          </w:rPrChange>
        </w:rPr>
        <w:t>and Internet Terms and Definitions</w:t>
      </w:r>
      <w:ins w:id="1823" w:author="EMRAH COLAK" w:date="2015-07-30T16:52:00Z">
        <w:r w:rsidRPr="00C46B98">
          <w:rPr>
            <w:rFonts w:ascii="Times New Roman" w:hAnsi="Times New Roman"/>
            <w:rPrChange w:id="1824" w:author="EMRAH COLAK" w:date="2015-07-30T16:52:00Z">
              <w:rPr/>
            </w:rPrChange>
          </w:rPr>
          <w:t>.</w:t>
        </w:r>
      </w:ins>
      <w:del w:id="1825" w:author="EMRAH COLAK" w:date="2015-07-30T16:52:00Z">
        <w:r w:rsidRPr="00C46B98" w:rsidDel="00C46B98">
          <w:rPr>
            <w:rFonts w:ascii="Times New Roman" w:hAnsi="Times New Roman"/>
            <w:rPrChange w:id="1826" w:author="EMRAH COLAK" w:date="2015-07-30T16:52:00Z">
              <w:rPr/>
            </w:rPrChange>
          </w:rPr>
          <w:delText>,</w:delText>
        </w:r>
      </w:del>
      <w:r w:rsidRPr="00C46B98">
        <w:rPr>
          <w:rFonts w:ascii="Times New Roman" w:hAnsi="Times New Roman"/>
          <w:spacing w:val="-7"/>
          <w:rPrChange w:id="1827" w:author="EMRAH COLAK" w:date="2015-07-30T16:52:00Z">
            <w:rPr>
              <w:spacing w:val="-7"/>
            </w:rPr>
          </w:rPrChange>
        </w:rPr>
        <w:t xml:space="preserve"> </w:t>
      </w:r>
      <w:r w:rsidRPr="00C46B98">
        <w:rPr>
          <w:rFonts w:ascii="Times New Roman" w:hAnsi="Times New Roman"/>
          <w:u w:val="single"/>
          <w:rPrChange w:id="1828" w:author="EMRAH COLAK" w:date="2015-07-30T16:52:00Z">
            <w:rPr/>
          </w:rPrChange>
        </w:rPr>
        <w:fldChar w:fldCharType="begin"/>
      </w:r>
      <w:r w:rsidRPr="00C46B98">
        <w:rPr>
          <w:rFonts w:ascii="Times New Roman" w:hAnsi="Times New Roman"/>
          <w:u w:val="single"/>
          <w:rPrChange w:id="1829" w:author="EMRAH COLAK" w:date="2015-07-30T16:52:00Z">
            <w:rPr/>
          </w:rPrChange>
        </w:rPr>
        <w:instrText xml:space="preserve"> HYPERLINK "http://www.webopedia.com/TERM/V/" \h </w:instrText>
      </w:r>
      <w:r w:rsidRPr="00C46B98">
        <w:rPr>
          <w:rFonts w:ascii="Times New Roman" w:hAnsi="Times New Roman"/>
          <w:u w:val="single"/>
          <w:rPrChange w:id="1830" w:author="EMRAH COLAK" w:date="2015-07-30T16:52:00Z">
            <w:rPr/>
          </w:rPrChange>
        </w:rPr>
        <w:fldChar w:fldCharType="separate"/>
      </w:r>
      <w:r w:rsidRPr="00C46B98">
        <w:rPr>
          <w:rFonts w:ascii="Times New Roman" w:hAnsi="Times New Roman"/>
          <w:u w:val="single"/>
          <w:rPrChange w:id="1831" w:author="EMRAH COLAK" w:date="2015-07-30T16:52:00Z">
            <w:rPr/>
          </w:rPrChange>
        </w:rPr>
        <w:t>http://www.webopedia.com/TERM/V/</w:t>
      </w:r>
      <w:r w:rsidRPr="00C46B98">
        <w:rPr>
          <w:rFonts w:ascii="Times New Roman" w:hAnsi="Times New Roman"/>
          <w:u w:val="single"/>
          <w:rPrChange w:id="1832" w:author="EMRAH COLAK" w:date="2015-07-30T16:52:00Z">
            <w:rPr/>
          </w:rPrChange>
        </w:rPr>
        <w:fldChar w:fldCharType="end"/>
      </w:r>
      <w:r w:rsidRPr="00C46B98">
        <w:rPr>
          <w:rFonts w:ascii="Times New Roman" w:hAnsi="Times New Roman"/>
          <w:u w:val="single"/>
          <w:rPrChange w:id="1833" w:author="EMRAH COLAK" w:date="2015-07-30T16:52:00Z">
            <w:rPr/>
          </w:rPrChange>
        </w:rPr>
        <w:t xml:space="preserve"> virtualization.html</w:t>
      </w:r>
      <w:del w:id="1834" w:author="EMRAH COLAK" w:date="2015-07-30T16:52:00Z">
        <w:r w:rsidRPr="00C46B98" w:rsidDel="00C46B98">
          <w:rPr>
            <w:rFonts w:ascii="Times New Roman" w:hAnsi="Times New Roman"/>
            <w:u w:val="single"/>
            <w:rPrChange w:id="1835" w:author="EMRAH COLAK" w:date="2015-07-30T16:52:00Z">
              <w:rPr/>
            </w:rPrChange>
          </w:rPr>
          <w:delText>,</w:delText>
        </w:r>
      </w:del>
      <w:r w:rsidRPr="00C46B98">
        <w:rPr>
          <w:rFonts w:ascii="Times New Roman" w:hAnsi="Times New Roman"/>
          <w:rPrChange w:id="1836" w:author="EMRAH COLAK" w:date="2015-07-30T16:52:00Z">
            <w:rPr/>
          </w:rPrChange>
        </w:rPr>
        <w:t xml:space="preserve"> </w:t>
      </w:r>
      <w:ins w:id="1837" w:author="EMRAH COLAK" w:date="2015-07-30T16:52:00Z">
        <w:r w:rsidRPr="00C46B98">
          <w:rPr>
            <w:rFonts w:ascii="Times New Roman" w:hAnsi="Times New Roman"/>
          </w:rPr>
          <w:t xml:space="preserve">(Erişim Tarihi: 28/05/2015) </w:t>
        </w:r>
      </w:ins>
      <w:del w:id="1838" w:author="EMRAH COLAK" w:date="2015-07-30T16:52:00Z">
        <w:r w:rsidRPr="00C46B98" w:rsidDel="00C46B98">
          <w:rPr>
            <w:rFonts w:ascii="Times New Roman" w:hAnsi="Times New Roman"/>
            <w:rPrChange w:id="1839" w:author="EMRAH COLAK" w:date="2015-07-30T16:52:00Z">
              <w:rPr/>
            </w:rPrChange>
          </w:rPr>
          <w:delText>Aralık</w:delText>
        </w:r>
        <w:r w:rsidRPr="00C46B98" w:rsidDel="00C46B98">
          <w:rPr>
            <w:rFonts w:ascii="Times New Roman" w:hAnsi="Times New Roman"/>
            <w:spacing w:val="-12"/>
            <w:rPrChange w:id="1840" w:author="EMRAH COLAK" w:date="2015-07-30T16:52:00Z">
              <w:rPr>
                <w:spacing w:val="-12"/>
              </w:rPr>
            </w:rPrChange>
          </w:rPr>
          <w:delText xml:space="preserve"> </w:delText>
        </w:r>
        <w:r w:rsidRPr="00C46B98" w:rsidDel="00C46B98">
          <w:rPr>
            <w:rFonts w:ascii="Times New Roman" w:hAnsi="Times New Roman"/>
            <w:rPrChange w:id="1841" w:author="EMRAH COLAK" w:date="2015-07-30T16:52:00Z">
              <w:rPr/>
            </w:rPrChange>
          </w:rPr>
          <w:delText>2009.</w:delText>
        </w:r>
      </w:del>
    </w:p>
  </w:footnote>
  <w:footnote w:id="18">
    <w:p w14:paraId="46CF36EF" w14:textId="77777777" w:rsidR="00D6132C" w:rsidRPr="007046EC" w:rsidRDefault="00D6132C">
      <w:pPr>
        <w:pStyle w:val="DipnotMetni"/>
        <w:rPr>
          <w:ins w:id="1893" w:author="EMRAH COLAK" w:date="2015-07-30T17:00:00Z"/>
          <w:rFonts w:ascii="Times New Roman" w:hAnsi="Times New Roman"/>
          <w:rPrChange w:id="1894" w:author="EMRAH COLAK" w:date="2015-07-30T17:06:00Z">
            <w:rPr>
              <w:ins w:id="1895" w:author="EMRAH COLAK" w:date="2015-07-30T17:00:00Z"/>
            </w:rPr>
          </w:rPrChange>
        </w:rPr>
      </w:pPr>
      <w:r w:rsidRPr="007046EC">
        <w:rPr>
          <w:rStyle w:val="DipnotBavurusu"/>
          <w:rFonts w:ascii="Times New Roman" w:hAnsi="Times New Roman"/>
          <w:rPrChange w:id="1896" w:author="EMRAH COLAK" w:date="2015-07-30T17:06:00Z">
            <w:rPr>
              <w:rStyle w:val="DipnotBavurusu"/>
            </w:rPr>
          </w:rPrChange>
        </w:rPr>
        <w:footnoteRef/>
      </w:r>
      <w:r w:rsidRPr="007046EC">
        <w:rPr>
          <w:rFonts w:ascii="Times New Roman" w:hAnsi="Times New Roman"/>
          <w:rPrChange w:id="1897" w:author="EMRAH COLAK" w:date="2015-07-30T17:06:00Z">
            <w:rPr/>
          </w:rPrChange>
        </w:rPr>
        <w:t xml:space="preserve"> P</w:t>
      </w:r>
      <w:ins w:id="1898" w:author="EMRAH COLAK" w:date="2015-07-30T17:00:00Z">
        <w:r w:rsidRPr="007046EC">
          <w:rPr>
            <w:rFonts w:ascii="Times New Roman" w:hAnsi="Times New Roman"/>
            <w:rPrChange w:id="1899" w:author="EMRAH COLAK" w:date="2015-07-30T17:06:00Z">
              <w:rPr/>
            </w:rPrChange>
          </w:rPr>
          <w:t>ETER,</w:t>
        </w:r>
      </w:ins>
      <w:del w:id="1900" w:author="EMRAH COLAK" w:date="2015-07-30T17:00:00Z">
        <w:r w:rsidRPr="007046EC" w:rsidDel="00B86429">
          <w:rPr>
            <w:rFonts w:ascii="Times New Roman" w:hAnsi="Times New Roman"/>
            <w:rPrChange w:id="1901" w:author="EMRAH COLAK" w:date="2015-07-30T17:06:00Z">
              <w:rPr/>
            </w:rPrChange>
          </w:rPr>
          <w:delText>eter</w:delText>
        </w:r>
      </w:del>
      <w:r w:rsidRPr="007046EC">
        <w:rPr>
          <w:rFonts w:ascii="Times New Roman" w:hAnsi="Times New Roman"/>
          <w:rPrChange w:id="1902" w:author="EMRAH COLAK" w:date="2015-07-30T17:06:00Z">
            <w:rPr/>
          </w:rPrChange>
        </w:rPr>
        <w:t xml:space="preserve"> J. Denning, "Performance Modeling: Experimental Computer</w:t>
      </w:r>
      <w:r w:rsidRPr="007046EC">
        <w:rPr>
          <w:rFonts w:ascii="Times New Roman" w:hAnsi="Times New Roman"/>
          <w:spacing w:val="-26"/>
          <w:rPrChange w:id="1903" w:author="EMRAH COLAK" w:date="2015-07-30T17:06:00Z">
            <w:rPr>
              <w:spacing w:val="-26"/>
            </w:rPr>
          </w:rPrChange>
        </w:rPr>
        <w:t xml:space="preserve"> </w:t>
      </w:r>
      <w:r w:rsidRPr="007046EC">
        <w:rPr>
          <w:rFonts w:ascii="Times New Roman" w:hAnsi="Times New Roman"/>
          <w:rPrChange w:id="1904" w:author="EMRAH COLAK" w:date="2015-07-30T17:06:00Z">
            <w:rPr/>
          </w:rPrChange>
        </w:rPr>
        <w:t>Science at its Best",</w:t>
      </w:r>
    </w:p>
    <w:p w14:paraId="052F0513" w14:textId="167B3A21" w:rsidR="00D6132C" w:rsidRPr="007046EC" w:rsidRDefault="00D6132C">
      <w:pPr>
        <w:pStyle w:val="DipnotMetni"/>
        <w:rPr>
          <w:rFonts w:ascii="Times New Roman" w:hAnsi="Times New Roman"/>
          <w:rPrChange w:id="1905" w:author="EMRAH COLAK" w:date="2015-07-30T17:06:00Z">
            <w:rPr/>
          </w:rPrChange>
        </w:rPr>
      </w:pPr>
      <w:r w:rsidRPr="007046EC">
        <w:rPr>
          <w:rFonts w:ascii="Times New Roman" w:hAnsi="Times New Roman"/>
          <w:rPrChange w:id="1906" w:author="EMRAH COLAK" w:date="2015-07-30T17:06:00Z">
            <w:rPr/>
          </w:rPrChange>
        </w:rPr>
        <w:t xml:space="preserve"> </w:t>
      </w:r>
      <w:del w:id="1907" w:author="EMRAH COLAK" w:date="2015-07-30T17:00:00Z">
        <w:r w:rsidRPr="007046EC" w:rsidDel="00B86429">
          <w:rPr>
            <w:rFonts w:ascii="Times New Roman" w:hAnsi="Times New Roman"/>
            <w:rPrChange w:id="1908" w:author="EMRAH COLAK" w:date="2015-07-30T17:06:00Z">
              <w:rPr/>
            </w:rPrChange>
          </w:rPr>
          <w:delText xml:space="preserve">Communications of the ACM, </w:delText>
        </w:r>
      </w:del>
      <w:r w:rsidRPr="007046EC">
        <w:rPr>
          <w:rFonts w:ascii="Times New Roman" w:hAnsi="Times New Roman"/>
          <w:rPrChange w:id="1909" w:author="EMRAH COLAK" w:date="2015-07-30T17:06:00Z">
            <w:rPr/>
          </w:rPrChange>
        </w:rPr>
        <w:t>Kasım</w:t>
      </w:r>
      <w:r w:rsidRPr="007046EC">
        <w:rPr>
          <w:rFonts w:ascii="Times New Roman" w:hAnsi="Times New Roman"/>
          <w:spacing w:val="-16"/>
          <w:rPrChange w:id="1910" w:author="EMRAH COLAK" w:date="2015-07-30T17:06:00Z">
            <w:rPr>
              <w:spacing w:val="-16"/>
            </w:rPr>
          </w:rPrChange>
        </w:rPr>
        <w:t xml:space="preserve"> </w:t>
      </w:r>
      <w:r w:rsidRPr="007046EC">
        <w:rPr>
          <w:rFonts w:ascii="Times New Roman" w:hAnsi="Times New Roman"/>
          <w:rPrChange w:id="1911" w:author="EMRAH COLAK" w:date="2015-07-30T17:06:00Z">
            <w:rPr/>
          </w:rPrChange>
        </w:rPr>
        <w:t>1981.</w:t>
      </w:r>
    </w:p>
  </w:footnote>
  <w:footnote w:id="19">
    <w:p w14:paraId="58B7B7A7" w14:textId="77777777" w:rsidR="00D6132C" w:rsidRPr="007046EC" w:rsidRDefault="00D6132C">
      <w:pPr>
        <w:pStyle w:val="DipnotMetni"/>
        <w:rPr>
          <w:ins w:id="1912" w:author="EMRAH COLAK" w:date="2015-07-30T17:01:00Z"/>
          <w:rFonts w:ascii="Times New Roman" w:hAnsi="Times New Roman"/>
        </w:rPr>
      </w:pPr>
      <w:r w:rsidRPr="007046EC">
        <w:rPr>
          <w:rStyle w:val="DipnotBavurusu"/>
          <w:rFonts w:ascii="Times New Roman" w:hAnsi="Times New Roman"/>
          <w:rPrChange w:id="1913" w:author="EMRAH COLAK" w:date="2015-07-30T17:06:00Z">
            <w:rPr>
              <w:rStyle w:val="DipnotBavurusu"/>
            </w:rPr>
          </w:rPrChange>
        </w:rPr>
        <w:footnoteRef/>
      </w:r>
      <w:r w:rsidRPr="007046EC">
        <w:rPr>
          <w:rFonts w:ascii="Times New Roman" w:hAnsi="Times New Roman"/>
          <w:rPrChange w:id="1914" w:author="EMRAH COLAK" w:date="2015-07-30T17:06:00Z">
            <w:rPr/>
          </w:rPrChange>
        </w:rPr>
        <w:t xml:space="preserve"> </w:t>
      </w:r>
      <w:del w:id="1915" w:author="EMRAH COLAK" w:date="2015-07-30T17:01:00Z">
        <w:r w:rsidRPr="007046EC" w:rsidDel="00B86429">
          <w:rPr>
            <w:rFonts w:ascii="Times New Roman" w:hAnsi="Times New Roman"/>
            <w:rPrChange w:id="1916" w:author="EMRAH COLAK" w:date="2015-07-30T17:06:00Z">
              <w:rPr/>
            </w:rPrChange>
          </w:rPr>
          <w:delText xml:space="preserve">R. J. </w:delText>
        </w:r>
      </w:del>
      <w:r w:rsidRPr="007046EC">
        <w:rPr>
          <w:rFonts w:ascii="Times New Roman" w:hAnsi="Times New Roman"/>
          <w:rPrChange w:id="1917" w:author="EMRAH COLAK" w:date="2015-07-30T17:06:00Z">
            <w:rPr/>
          </w:rPrChange>
        </w:rPr>
        <w:t>C</w:t>
      </w:r>
      <w:ins w:id="1918" w:author="EMRAH COLAK" w:date="2015-07-30T17:01:00Z">
        <w:r w:rsidRPr="007046EC">
          <w:rPr>
            <w:rFonts w:ascii="Times New Roman" w:hAnsi="Times New Roman"/>
          </w:rPr>
          <w:t>REASY</w:t>
        </w:r>
      </w:ins>
      <w:del w:id="1919" w:author="EMRAH COLAK" w:date="2015-07-30T17:01:00Z">
        <w:r w:rsidRPr="007046EC" w:rsidDel="00B86429">
          <w:rPr>
            <w:rFonts w:ascii="Times New Roman" w:hAnsi="Times New Roman"/>
            <w:rPrChange w:id="1920" w:author="EMRAH COLAK" w:date="2015-07-30T17:06:00Z">
              <w:rPr/>
            </w:rPrChange>
          </w:rPr>
          <w:delText>reasy</w:delText>
        </w:r>
      </w:del>
      <w:r w:rsidRPr="007046EC">
        <w:rPr>
          <w:rFonts w:ascii="Times New Roman" w:hAnsi="Times New Roman"/>
          <w:rPrChange w:id="1921" w:author="EMRAH COLAK" w:date="2015-07-30T17:06:00Z">
            <w:rPr/>
          </w:rPrChange>
        </w:rPr>
        <w:t xml:space="preserve">, </w:t>
      </w:r>
      <w:ins w:id="1922" w:author="EMRAH COLAK" w:date="2015-07-30T17:01:00Z">
        <w:r w:rsidRPr="007046EC">
          <w:rPr>
            <w:rFonts w:ascii="Times New Roman" w:hAnsi="Times New Roman"/>
          </w:rPr>
          <w:t xml:space="preserve">Robert, </w:t>
        </w:r>
      </w:ins>
      <w:r w:rsidRPr="007046EC">
        <w:rPr>
          <w:rFonts w:ascii="Times New Roman" w:hAnsi="Times New Roman"/>
          <w:rPrChange w:id="1923" w:author="EMRAH COLAK" w:date="2015-07-30T17:06:00Z">
            <w:rPr/>
          </w:rPrChange>
        </w:rPr>
        <w:t xml:space="preserve">"The origin of the VM/370 time-sharing system", </w:t>
      </w:r>
      <w:del w:id="1924" w:author="EMRAH COLAK" w:date="2015-07-30T17:01:00Z">
        <w:r w:rsidRPr="007046EC" w:rsidDel="00B86429">
          <w:rPr>
            <w:rFonts w:ascii="Times New Roman" w:hAnsi="Times New Roman"/>
            <w:rPrChange w:id="1925" w:author="EMRAH COLAK" w:date="2015-07-30T17:06:00Z">
              <w:rPr/>
            </w:rPrChange>
          </w:rPr>
          <w:delText>IBM Journal</w:delText>
        </w:r>
        <w:r w:rsidRPr="007046EC" w:rsidDel="00B86429">
          <w:rPr>
            <w:rFonts w:ascii="Times New Roman" w:hAnsi="Times New Roman"/>
            <w:spacing w:val="-28"/>
            <w:rPrChange w:id="1926" w:author="EMRAH COLAK" w:date="2015-07-30T17:06:00Z">
              <w:rPr>
                <w:spacing w:val="-28"/>
              </w:rPr>
            </w:rPrChange>
          </w:rPr>
          <w:delText xml:space="preserve"> </w:delText>
        </w:r>
        <w:r w:rsidRPr="007046EC" w:rsidDel="00B86429">
          <w:rPr>
            <w:rFonts w:ascii="Times New Roman" w:hAnsi="Times New Roman"/>
            <w:rPrChange w:id="1927" w:author="EMRAH COLAK" w:date="2015-07-30T17:06:00Z">
              <w:rPr/>
            </w:rPrChange>
          </w:rPr>
          <w:delText>of Research &amp; Development, Vol. 25, No.</w:delText>
        </w:r>
      </w:del>
    </w:p>
    <w:p w14:paraId="77E25A9A" w14:textId="0C3B2A5D" w:rsidR="00D6132C" w:rsidRDefault="00D6132C">
      <w:pPr>
        <w:pStyle w:val="DipnotMetni"/>
      </w:pPr>
      <w:del w:id="1928" w:author="EMRAH COLAK" w:date="2015-07-30T17:01:00Z">
        <w:r w:rsidRPr="007046EC" w:rsidDel="00B86429">
          <w:rPr>
            <w:rFonts w:ascii="Times New Roman" w:hAnsi="Times New Roman"/>
            <w:rPrChange w:id="1929" w:author="EMRAH COLAK" w:date="2015-07-30T17:06:00Z">
              <w:rPr/>
            </w:rPrChange>
          </w:rPr>
          <w:delText xml:space="preserve"> 5, </w:delText>
        </w:r>
      </w:del>
      <w:r w:rsidRPr="007046EC">
        <w:rPr>
          <w:rFonts w:ascii="Times New Roman" w:hAnsi="Times New Roman"/>
          <w:rPrChange w:id="1930" w:author="EMRAH COLAK" w:date="2015-07-30T17:06:00Z">
            <w:rPr/>
          </w:rPrChange>
        </w:rPr>
        <w:t>Eylül</w:t>
      </w:r>
      <w:r w:rsidRPr="007046EC">
        <w:rPr>
          <w:rFonts w:ascii="Times New Roman" w:hAnsi="Times New Roman"/>
          <w:spacing w:val="-17"/>
          <w:rPrChange w:id="1931" w:author="EMRAH COLAK" w:date="2015-07-30T17:06:00Z">
            <w:rPr>
              <w:spacing w:val="-17"/>
            </w:rPr>
          </w:rPrChange>
        </w:rPr>
        <w:t xml:space="preserve"> </w:t>
      </w:r>
      <w:r w:rsidRPr="007046EC">
        <w:rPr>
          <w:rFonts w:ascii="Times New Roman" w:hAnsi="Times New Roman"/>
          <w:rPrChange w:id="1932" w:author="EMRAH COLAK" w:date="2015-07-30T17:06:00Z">
            <w:rPr/>
          </w:rPrChange>
        </w:rPr>
        <w:t>1981.</w:t>
      </w:r>
    </w:p>
  </w:footnote>
  <w:footnote w:id="20">
    <w:p w14:paraId="1705F4BB" w14:textId="06550E0D" w:rsidR="00D6132C" w:rsidRPr="007046EC" w:rsidRDefault="00D6132C" w:rsidP="005D40A8">
      <w:pPr>
        <w:pStyle w:val="DipnotMetni"/>
        <w:rPr>
          <w:ins w:id="1933" w:author="EMRAH COLAK" w:date="2015-07-30T16:53:00Z"/>
          <w:rFonts w:ascii="Times New Roman" w:hAnsi="Times New Roman"/>
          <w:rPrChange w:id="1934" w:author="EMRAH COLAK" w:date="2015-07-30T17:06:00Z">
            <w:rPr>
              <w:ins w:id="1935" w:author="EMRAH COLAK" w:date="2015-07-30T16:53:00Z"/>
            </w:rPr>
          </w:rPrChange>
        </w:rPr>
      </w:pPr>
      <w:r w:rsidRPr="007046EC">
        <w:rPr>
          <w:rStyle w:val="DipnotBavurusu"/>
          <w:rFonts w:ascii="Times New Roman" w:hAnsi="Times New Roman"/>
          <w:rPrChange w:id="1936" w:author="EMRAH COLAK" w:date="2015-07-30T17:06:00Z">
            <w:rPr>
              <w:rStyle w:val="DipnotBavurusu"/>
            </w:rPr>
          </w:rPrChange>
        </w:rPr>
        <w:footnoteRef/>
      </w:r>
      <w:del w:id="1937" w:author="EMRAH COLAK" w:date="2015-07-30T16:53:00Z">
        <w:r w:rsidRPr="007046EC" w:rsidDel="00C46B98">
          <w:rPr>
            <w:rFonts w:ascii="Times New Roman" w:hAnsi="Times New Roman"/>
            <w:rPrChange w:id="1938" w:author="EMRAH COLAK" w:date="2015-07-30T17:06:00Z">
              <w:rPr/>
            </w:rPrChange>
          </w:rPr>
          <w:delText>"</w:delText>
        </w:r>
      </w:del>
      <w:r w:rsidRPr="007046EC">
        <w:rPr>
          <w:rFonts w:ascii="Times New Roman" w:hAnsi="Times New Roman"/>
          <w:rPrChange w:id="1939" w:author="EMRAH COLAK" w:date="2015-07-30T17:06:00Z">
            <w:rPr/>
          </w:rPrChange>
        </w:rPr>
        <w:t>LPAR</w:t>
      </w:r>
      <w:del w:id="1940" w:author="EMRAH COLAK" w:date="2015-07-30T16:53:00Z">
        <w:r w:rsidRPr="007046EC" w:rsidDel="00C46B98">
          <w:rPr>
            <w:rFonts w:ascii="Times New Roman" w:hAnsi="Times New Roman"/>
            <w:rPrChange w:id="1941" w:author="EMRAH COLAK" w:date="2015-07-30T17:06:00Z">
              <w:rPr/>
            </w:rPrChange>
          </w:rPr>
          <w:delText>"</w:delText>
        </w:r>
      </w:del>
      <w:r w:rsidRPr="007046EC">
        <w:rPr>
          <w:rFonts w:ascii="Times New Roman" w:hAnsi="Times New Roman"/>
          <w:rPrChange w:id="1942" w:author="EMRAH COLAK" w:date="2015-07-30T17:06:00Z">
            <w:rPr/>
          </w:rPrChange>
        </w:rPr>
        <w:t>, Wikipedia</w:t>
      </w:r>
      <w:ins w:id="1943" w:author="EMRAH COLAK" w:date="2015-07-30T16:53:00Z">
        <w:r w:rsidRPr="007046EC">
          <w:rPr>
            <w:rFonts w:ascii="Times New Roman" w:hAnsi="Times New Roman"/>
            <w:rPrChange w:id="1944" w:author="EMRAH COLAK" w:date="2015-07-30T17:06:00Z">
              <w:rPr/>
            </w:rPrChange>
          </w:rPr>
          <w:t>.</w:t>
        </w:r>
      </w:ins>
      <w:ins w:id="1945" w:author="EMRAH COLAK" w:date="2015-07-30T17:02:00Z">
        <w:r w:rsidRPr="007046EC">
          <w:rPr>
            <w:rFonts w:ascii="Times New Roman" w:hAnsi="Times New Roman"/>
            <w:rPrChange w:id="1946" w:author="EMRAH COLAK" w:date="2015-07-30T17:06:00Z">
              <w:rPr/>
            </w:rPrChange>
          </w:rPr>
          <w:t xml:space="preserve"> </w:t>
        </w:r>
      </w:ins>
      <w:del w:id="1947" w:author="EMRAH COLAK" w:date="2015-07-30T16:53:00Z">
        <w:r w:rsidRPr="007046EC" w:rsidDel="00B86429">
          <w:rPr>
            <w:rFonts w:ascii="Times New Roman" w:hAnsi="Times New Roman"/>
            <w:u w:val="single"/>
            <w:rPrChange w:id="1948" w:author="EMRAH COLAK" w:date="2015-07-30T17:06:00Z">
              <w:rPr/>
            </w:rPrChange>
          </w:rPr>
          <w:delText xml:space="preserve">, </w:delText>
        </w:r>
      </w:del>
      <w:r w:rsidRPr="007046EC">
        <w:rPr>
          <w:rFonts w:ascii="Times New Roman" w:hAnsi="Times New Roman"/>
          <w:u w:val="single"/>
          <w:rPrChange w:id="1949" w:author="EMRAH COLAK" w:date="2015-07-30T17:06:00Z">
            <w:rPr/>
          </w:rPrChange>
        </w:rPr>
        <w:t>http://en.wikipedia.org/wiki/Logical_partition</w:t>
      </w:r>
      <w:del w:id="1950" w:author="EMRAH COLAK" w:date="2015-07-30T16:53:00Z">
        <w:r w:rsidRPr="007046EC" w:rsidDel="00B86429">
          <w:rPr>
            <w:rFonts w:ascii="Times New Roman" w:hAnsi="Times New Roman"/>
            <w:u w:val="single"/>
            <w:rPrChange w:id="1951" w:author="EMRAH COLAK" w:date="2015-07-30T17:06:00Z">
              <w:rPr/>
            </w:rPrChange>
          </w:rPr>
          <w:delText>,</w:delText>
        </w:r>
      </w:del>
      <w:r w:rsidRPr="007046EC">
        <w:rPr>
          <w:rFonts w:ascii="Times New Roman" w:hAnsi="Times New Roman"/>
          <w:rPrChange w:id="1952" w:author="EMRAH COLAK" w:date="2015-07-30T17:06:00Z">
            <w:rPr/>
          </w:rPrChange>
        </w:rPr>
        <w:t xml:space="preserve"> </w:t>
      </w:r>
    </w:p>
    <w:p w14:paraId="41BAC8B2" w14:textId="18C36074" w:rsidR="00D6132C" w:rsidRPr="007046EC" w:rsidDel="00B86429" w:rsidRDefault="00D6132C" w:rsidP="005D40A8">
      <w:pPr>
        <w:pStyle w:val="DipnotMetni"/>
        <w:rPr>
          <w:del w:id="1953" w:author="EMRAH COLAK" w:date="2015-07-30T16:53:00Z"/>
          <w:rFonts w:ascii="Times New Roman" w:hAnsi="Times New Roman"/>
          <w:rPrChange w:id="1954" w:author="EMRAH COLAK" w:date="2015-07-30T17:06:00Z">
            <w:rPr>
              <w:del w:id="1955" w:author="EMRAH COLAK" w:date="2015-07-30T16:53:00Z"/>
            </w:rPr>
          </w:rPrChange>
        </w:rPr>
      </w:pPr>
      <w:ins w:id="1956" w:author="EMRAH COLAK" w:date="2015-07-30T16:53:00Z">
        <w:r w:rsidRPr="007046EC">
          <w:rPr>
            <w:rFonts w:ascii="Times New Roman" w:hAnsi="Times New Roman"/>
          </w:rPr>
          <w:t xml:space="preserve">(Erişim Tarihi: 28/05/2015) </w:t>
        </w:r>
      </w:ins>
      <w:del w:id="1957" w:author="EMRAH COLAK" w:date="2015-07-30T16:53:00Z">
        <w:r w:rsidRPr="007046EC" w:rsidDel="00B86429">
          <w:rPr>
            <w:rFonts w:ascii="Times New Roman" w:hAnsi="Times New Roman"/>
            <w:rPrChange w:id="1958" w:author="EMRAH COLAK" w:date="2015-07-30T17:06:00Z">
              <w:rPr/>
            </w:rPrChange>
          </w:rPr>
          <w:delText>15 Nisan</w:delText>
        </w:r>
      </w:del>
    </w:p>
    <w:p w14:paraId="35B22D28" w14:textId="2C4CC686" w:rsidR="00D6132C" w:rsidRPr="007046EC" w:rsidRDefault="00D6132C" w:rsidP="005D40A8">
      <w:pPr>
        <w:pStyle w:val="DipnotMetni"/>
        <w:rPr>
          <w:rFonts w:ascii="Times New Roman" w:hAnsi="Times New Roman"/>
          <w:rPrChange w:id="1959" w:author="EMRAH COLAK" w:date="2015-07-30T17:06:00Z">
            <w:rPr/>
          </w:rPrChange>
        </w:rPr>
      </w:pPr>
      <w:del w:id="1960" w:author="EMRAH COLAK" w:date="2015-07-30T16:53:00Z">
        <w:r w:rsidRPr="007046EC" w:rsidDel="00B86429">
          <w:rPr>
            <w:rFonts w:ascii="Times New Roman" w:hAnsi="Times New Roman"/>
            <w:rPrChange w:id="1961" w:author="EMRAH COLAK" w:date="2015-07-30T17:06:00Z">
              <w:rPr/>
            </w:rPrChange>
          </w:rPr>
          <w:delText>2010.</w:delText>
        </w:r>
      </w:del>
    </w:p>
  </w:footnote>
  <w:footnote w:id="21">
    <w:p w14:paraId="0F7B1EDE" w14:textId="6BD8B023" w:rsidR="00D6132C" w:rsidRPr="007046EC" w:rsidRDefault="00D6132C">
      <w:pPr>
        <w:pStyle w:val="DipnotMetni"/>
        <w:rPr>
          <w:rFonts w:ascii="Times New Roman" w:hAnsi="Times New Roman"/>
          <w:rPrChange w:id="1964" w:author="EMRAH COLAK" w:date="2015-07-30T17:06:00Z">
            <w:rPr/>
          </w:rPrChange>
        </w:rPr>
      </w:pPr>
      <w:r w:rsidRPr="007046EC">
        <w:rPr>
          <w:rStyle w:val="DipnotBavurusu"/>
          <w:rFonts w:ascii="Times New Roman" w:hAnsi="Times New Roman"/>
          <w:rPrChange w:id="1965" w:author="EMRAH COLAK" w:date="2015-07-30T17:06:00Z">
            <w:rPr>
              <w:rStyle w:val="DipnotBavurusu"/>
            </w:rPr>
          </w:rPrChange>
        </w:rPr>
        <w:footnoteRef/>
      </w:r>
      <w:r w:rsidRPr="007046EC">
        <w:rPr>
          <w:rFonts w:ascii="Times New Roman" w:hAnsi="Times New Roman"/>
          <w:rPrChange w:id="1966" w:author="EMRAH COLAK" w:date="2015-07-30T17:06:00Z">
            <w:rPr/>
          </w:rPrChange>
        </w:rPr>
        <w:t xml:space="preserve"> </w:t>
      </w:r>
      <w:del w:id="1967" w:author="EMRAH COLAK" w:date="2015-07-30T16:55:00Z">
        <w:r w:rsidRPr="007046EC" w:rsidDel="00B86429">
          <w:rPr>
            <w:rFonts w:ascii="Times New Roman" w:hAnsi="Times New Roman"/>
            <w:rPrChange w:id="1968" w:author="EMRAH COLAK" w:date="2015-07-30T17:06:00Z">
              <w:rPr/>
            </w:rPrChange>
          </w:rPr>
          <w:delText>Fernando</w:delText>
        </w:r>
      </w:del>
      <w:ins w:id="1969" w:author="EMRAH COLAK" w:date="2015-07-30T16:55:00Z">
        <w:r w:rsidRPr="007046EC">
          <w:rPr>
            <w:rFonts w:ascii="Times New Roman" w:hAnsi="Times New Roman"/>
            <w:rPrChange w:id="1970" w:author="EMRAH COLAK" w:date="2015-07-30T17:06:00Z">
              <w:rPr/>
            </w:rPrChange>
          </w:rPr>
          <w:t>FERNANDO</w:t>
        </w:r>
      </w:ins>
      <w:ins w:id="1971" w:author="EMRAH COLAK" w:date="2015-07-30T16:54:00Z">
        <w:r w:rsidRPr="007046EC">
          <w:rPr>
            <w:rFonts w:ascii="Times New Roman" w:hAnsi="Times New Roman"/>
            <w:rPrChange w:id="1972" w:author="EMRAH COLAK" w:date="2015-07-30T17:06:00Z">
              <w:rPr/>
            </w:rPrChange>
          </w:rPr>
          <w:t>,</w:t>
        </w:r>
      </w:ins>
      <w:r w:rsidRPr="007046EC">
        <w:rPr>
          <w:rFonts w:ascii="Times New Roman" w:hAnsi="Times New Roman"/>
          <w:rPrChange w:id="1973" w:author="EMRAH COLAK" w:date="2015-07-30T17:06:00Z">
            <w:rPr/>
          </w:rPrChange>
        </w:rPr>
        <w:t xml:space="preserve"> J. Corbató, </w:t>
      </w:r>
      <w:del w:id="1974" w:author="EMRAH COLAK" w:date="2015-07-30T16:54:00Z">
        <w:r w:rsidRPr="007046EC" w:rsidDel="00B86429">
          <w:rPr>
            <w:rFonts w:ascii="Times New Roman" w:hAnsi="Times New Roman"/>
            <w:rPrChange w:id="1975" w:author="EMRAH COLAK" w:date="2015-07-30T17:06:00Z">
              <w:rPr/>
            </w:rPrChange>
          </w:rPr>
          <w:delText>Marjorie Merwin Daggett ve Robert Daley,</w:delText>
        </w:r>
      </w:del>
      <w:r w:rsidRPr="007046EC">
        <w:rPr>
          <w:rFonts w:ascii="Times New Roman" w:hAnsi="Times New Roman"/>
          <w:rPrChange w:id="1976" w:author="EMRAH COLAK" w:date="2015-07-30T17:06:00Z">
            <w:rPr/>
          </w:rPrChange>
        </w:rPr>
        <w:t xml:space="preserve"> "An Experimental Time-Sharing System”, </w:t>
      </w:r>
      <w:del w:id="1977" w:author="EMRAH COLAK" w:date="2015-07-30T16:55:00Z">
        <w:r w:rsidRPr="007046EC" w:rsidDel="00B86429">
          <w:rPr>
            <w:rFonts w:ascii="Times New Roman" w:hAnsi="Times New Roman"/>
            <w:rPrChange w:id="1978" w:author="EMRAH COLAK" w:date="2015-07-30T17:06:00Z">
              <w:rPr/>
            </w:rPrChange>
          </w:rPr>
          <w:delText xml:space="preserve">SJCC, 3 </w:delText>
        </w:r>
      </w:del>
      <w:r w:rsidRPr="007046EC">
        <w:rPr>
          <w:rFonts w:ascii="Times New Roman" w:hAnsi="Times New Roman"/>
          <w:rPrChange w:id="1979" w:author="EMRAH COLAK" w:date="2015-07-30T17:06:00Z">
            <w:rPr/>
          </w:rPrChange>
        </w:rPr>
        <w:t>Mayıs 1962.</w:t>
      </w:r>
    </w:p>
  </w:footnote>
  <w:footnote w:id="22">
    <w:p w14:paraId="015BDB22" w14:textId="4D2892BF" w:rsidR="00D6132C" w:rsidRDefault="00D6132C">
      <w:pPr>
        <w:pStyle w:val="DipnotMetni"/>
      </w:pPr>
      <w:r w:rsidRPr="007046EC">
        <w:rPr>
          <w:rStyle w:val="DipnotBavurusu"/>
          <w:rFonts w:ascii="Times New Roman" w:hAnsi="Times New Roman"/>
          <w:rPrChange w:id="1982" w:author="EMRAH COLAK" w:date="2015-07-30T17:06:00Z">
            <w:rPr>
              <w:rStyle w:val="DipnotBavurusu"/>
            </w:rPr>
          </w:rPrChange>
        </w:rPr>
        <w:footnoteRef/>
      </w:r>
      <w:r w:rsidRPr="007046EC">
        <w:rPr>
          <w:rFonts w:ascii="Times New Roman" w:hAnsi="Times New Roman"/>
          <w:rPrChange w:id="1983" w:author="EMRAH COLAK" w:date="2015-07-30T17:06:00Z">
            <w:rPr/>
          </w:rPrChange>
        </w:rPr>
        <w:t xml:space="preserve"> </w:t>
      </w:r>
      <w:del w:id="1984" w:author="EMRAH COLAK" w:date="2015-07-30T16:56:00Z">
        <w:r w:rsidRPr="007046EC" w:rsidDel="00B86429">
          <w:rPr>
            <w:rFonts w:ascii="Times New Roman" w:hAnsi="Times New Roman"/>
            <w:rPrChange w:id="1985" w:author="EMRAH COLAK" w:date="2015-07-30T17:06:00Z">
              <w:rPr/>
            </w:rPrChange>
          </w:rPr>
          <w:delText xml:space="preserve">Jason </w:delText>
        </w:r>
      </w:del>
      <w:ins w:id="1986" w:author="EMRAH COLAK" w:date="2015-07-30T16:56:00Z">
        <w:r w:rsidRPr="007046EC">
          <w:rPr>
            <w:rFonts w:ascii="Times New Roman" w:hAnsi="Times New Roman"/>
            <w:rPrChange w:id="1987" w:author="EMRAH COLAK" w:date="2015-07-30T17:06:00Z">
              <w:rPr/>
            </w:rPrChange>
          </w:rPr>
          <w:t xml:space="preserve">JASON, </w:t>
        </w:r>
      </w:ins>
      <w:r w:rsidRPr="007046EC">
        <w:rPr>
          <w:rFonts w:ascii="Times New Roman" w:hAnsi="Times New Roman"/>
          <w:rPrChange w:id="1988" w:author="EMRAH COLAK" w:date="2015-07-30T17:06:00Z">
            <w:rPr/>
          </w:rPrChange>
        </w:rPr>
        <w:t>Nieh</w:t>
      </w:r>
      <w:del w:id="1989" w:author="EMRAH COLAK" w:date="2015-07-30T16:55:00Z">
        <w:r w:rsidRPr="007046EC" w:rsidDel="00B86429">
          <w:rPr>
            <w:rFonts w:ascii="Times New Roman" w:hAnsi="Times New Roman"/>
            <w:rPrChange w:id="1990" w:author="EMRAH COLAK" w:date="2015-07-30T17:06:00Z">
              <w:rPr/>
            </w:rPrChange>
          </w:rPr>
          <w:delText xml:space="preserve"> ve Özgür Can Leonard</w:delText>
        </w:r>
      </w:del>
      <w:r w:rsidRPr="007046EC">
        <w:rPr>
          <w:rFonts w:ascii="Times New Roman" w:hAnsi="Times New Roman"/>
          <w:rPrChange w:id="1991" w:author="EMRAH COLAK" w:date="2015-07-30T17:06:00Z">
            <w:rPr/>
          </w:rPrChange>
        </w:rPr>
        <w:t>, "Examining VMware"</w:t>
      </w:r>
      <w:ins w:id="1992" w:author="EMRAH COLAK" w:date="2015-07-30T16:56:00Z">
        <w:r w:rsidRPr="007046EC">
          <w:rPr>
            <w:rFonts w:ascii="Times New Roman" w:hAnsi="Times New Roman"/>
            <w:rPrChange w:id="1993" w:author="EMRAH COLAK" w:date="2015-07-30T17:06:00Z">
              <w:rPr/>
            </w:rPrChange>
          </w:rPr>
          <w:t>,</w:t>
        </w:r>
      </w:ins>
      <w:del w:id="1994" w:author="EMRAH COLAK" w:date="2015-07-30T16:56:00Z">
        <w:r w:rsidRPr="007046EC" w:rsidDel="00B86429">
          <w:rPr>
            <w:rFonts w:ascii="Times New Roman" w:hAnsi="Times New Roman"/>
            <w:rPrChange w:id="1995" w:author="EMRAH COLAK" w:date="2015-07-30T17:06:00Z">
              <w:rPr/>
            </w:rPrChange>
          </w:rPr>
          <w:delText>,</w:delText>
        </w:r>
      </w:del>
      <w:r w:rsidRPr="007046EC">
        <w:rPr>
          <w:rFonts w:ascii="Times New Roman" w:hAnsi="Times New Roman"/>
          <w:rPrChange w:id="1996" w:author="EMRAH COLAK" w:date="2015-07-30T17:06:00Z">
            <w:rPr/>
          </w:rPrChange>
        </w:rPr>
        <w:t xml:space="preserve"> </w:t>
      </w:r>
      <w:del w:id="1997" w:author="EMRAH COLAK" w:date="2015-07-30T16:56:00Z">
        <w:r w:rsidRPr="007046EC" w:rsidDel="00B86429">
          <w:rPr>
            <w:rFonts w:ascii="Times New Roman" w:hAnsi="Times New Roman"/>
            <w:rPrChange w:id="1998" w:author="EMRAH COLAK" w:date="2015-07-30T17:06:00Z">
              <w:rPr/>
            </w:rPrChange>
          </w:rPr>
          <w:delText>Dr. Dobb’s Journal,</w:delText>
        </w:r>
      </w:del>
      <w:r w:rsidRPr="007046EC">
        <w:rPr>
          <w:rFonts w:ascii="Times New Roman" w:hAnsi="Times New Roman"/>
          <w:rPrChange w:id="1999" w:author="EMRAH COLAK" w:date="2015-07-30T17:06:00Z">
            <w:rPr/>
          </w:rPrChange>
        </w:rPr>
        <w:t xml:space="preserve"> Ağustos 2000.</w:t>
      </w:r>
    </w:p>
  </w:footnote>
  <w:footnote w:id="23">
    <w:p w14:paraId="3BF24878" w14:textId="6862C983" w:rsidR="00D6132C" w:rsidRPr="007046EC" w:rsidDel="00B86429" w:rsidRDefault="00D6132C" w:rsidP="00235F2D">
      <w:pPr>
        <w:pStyle w:val="DipnotMetni"/>
        <w:rPr>
          <w:del w:id="2002" w:author="EMRAH COLAK" w:date="2015-07-30T17:03:00Z"/>
          <w:rFonts w:ascii="Times New Roman" w:hAnsi="Times New Roman"/>
          <w:rPrChange w:id="2003" w:author="EMRAH COLAK" w:date="2015-07-30T17:06:00Z">
            <w:rPr>
              <w:del w:id="2004" w:author="EMRAH COLAK" w:date="2015-07-30T17:03:00Z"/>
            </w:rPr>
          </w:rPrChange>
        </w:rPr>
      </w:pPr>
      <w:r w:rsidRPr="007046EC">
        <w:rPr>
          <w:rStyle w:val="DipnotBavurusu"/>
          <w:rFonts w:ascii="Times New Roman" w:hAnsi="Times New Roman"/>
          <w:rPrChange w:id="2005" w:author="EMRAH COLAK" w:date="2015-07-30T17:06:00Z">
            <w:rPr>
              <w:rStyle w:val="DipnotBavurusu"/>
            </w:rPr>
          </w:rPrChange>
        </w:rPr>
        <w:footnoteRef/>
      </w:r>
      <w:r w:rsidRPr="007046EC">
        <w:rPr>
          <w:rFonts w:ascii="Times New Roman" w:hAnsi="Times New Roman"/>
          <w:rPrChange w:id="2006" w:author="EMRAH COLAK" w:date="2015-07-30T17:06:00Z">
            <w:rPr/>
          </w:rPrChange>
        </w:rPr>
        <w:t xml:space="preserve"> </w:t>
      </w:r>
      <w:del w:id="2007" w:author="EMRAH COLAK" w:date="2015-07-30T17:03:00Z">
        <w:r w:rsidRPr="007046EC" w:rsidDel="00B86429">
          <w:rPr>
            <w:rFonts w:ascii="Times New Roman" w:hAnsi="Times New Roman"/>
            <w:rPrChange w:id="2008" w:author="EMRAH COLAK" w:date="2015-07-30T17:06:00Z">
              <w:rPr/>
            </w:rPrChange>
          </w:rPr>
          <w:delText xml:space="preserve">R. </w:delText>
        </w:r>
      </w:del>
      <w:r w:rsidRPr="007046EC">
        <w:rPr>
          <w:rFonts w:ascii="Times New Roman" w:hAnsi="Times New Roman"/>
          <w:rPrChange w:id="2009" w:author="EMRAH COLAK" w:date="2015-07-30T17:06:00Z">
            <w:rPr/>
          </w:rPrChange>
        </w:rPr>
        <w:t>U</w:t>
      </w:r>
      <w:ins w:id="2010" w:author="EMRAH COLAK" w:date="2015-07-30T17:03:00Z">
        <w:r w:rsidRPr="007046EC">
          <w:rPr>
            <w:rFonts w:ascii="Times New Roman" w:hAnsi="Times New Roman"/>
            <w:rPrChange w:id="2011" w:author="EMRAH COLAK" w:date="2015-07-30T17:06:00Z">
              <w:rPr/>
            </w:rPrChange>
          </w:rPr>
          <w:t>HLİG</w:t>
        </w:r>
      </w:ins>
      <w:del w:id="2012" w:author="EMRAH COLAK" w:date="2015-07-30T17:03:00Z">
        <w:r w:rsidRPr="007046EC" w:rsidDel="00B86429">
          <w:rPr>
            <w:rFonts w:ascii="Times New Roman" w:hAnsi="Times New Roman"/>
            <w:rPrChange w:id="2013" w:author="EMRAH COLAK" w:date="2015-07-30T17:06:00Z">
              <w:rPr/>
            </w:rPrChange>
          </w:rPr>
          <w:delText xml:space="preserve">hlig </w:delText>
        </w:r>
      </w:del>
      <w:del w:id="2014" w:author="EMRAH COLAK" w:date="2015-07-30T17:02:00Z">
        <w:r w:rsidRPr="007046EC" w:rsidDel="00B86429">
          <w:rPr>
            <w:rFonts w:ascii="Times New Roman" w:hAnsi="Times New Roman"/>
            <w:rPrChange w:id="2015" w:author="EMRAH COLAK" w:date="2015-07-30T17:06:00Z">
              <w:rPr/>
            </w:rPrChange>
          </w:rPr>
          <w:delText>ve diğerleri</w:delText>
        </w:r>
      </w:del>
      <w:r w:rsidRPr="007046EC">
        <w:rPr>
          <w:rFonts w:ascii="Times New Roman" w:hAnsi="Times New Roman"/>
          <w:rPrChange w:id="2016" w:author="EMRAH COLAK" w:date="2015-07-30T17:06:00Z">
            <w:rPr/>
          </w:rPrChange>
        </w:rPr>
        <w:t>,</w:t>
      </w:r>
      <w:ins w:id="2017" w:author="EMRAH COLAK" w:date="2015-07-30T17:03:00Z">
        <w:r w:rsidRPr="007046EC">
          <w:rPr>
            <w:rFonts w:ascii="Times New Roman" w:hAnsi="Times New Roman"/>
            <w:rPrChange w:id="2018" w:author="EMRAH COLAK" w:date="2015-07-30T17:06:00Z">
              <w:rPr/>
            </w:rPrChange>
          </w:rPr>
          <w:t xml:space="preserve"> Robert,</w:t>
        </w:r>
      </w:ins>
      <w:r w:rsidRPr="007046EC">
        <w:rPr>
          <w:rFonts w:ascii="Times New Roman" w:hAnsi="Times New Roman"/>
          <w:rPrChange w:id="2019" w:author="EMRAH COLAK" w:date="2015-07-30T17:06:00Z">
            <w:rPr/>
          </w:rPrChange>
        </w:rPr>
        <w:t xml:space="preserve"> "Intel virtualization technology</w:t>
      </w:r>
      <w:ins w:id="2020" w:author="EMRAH COLAK" w:date="2015-07-30T17:04:00Z">
        <w:r w:rsidRPr="007046EC">
          <w:rPr>
            <w:rFonts w:ascii="Times New Roman" w:hAnsi="Times New Roman"/>
            <w:rPrChange w:id="2021" w:author="EMRAH COLAK" w:date="2015-07-30T17:06:00Z">
              <w:rPr/>
            </w:rPrChange>
          </w:rPr>
          <w:t>”,</w:t>
        </w:r>
      </w:ins>
      <w:del w:id="2022" w:author="EMRAH COLAK" w:date="2015-07-30T17:03:00Z">
        <w:r w:rsidRPr="007046EC" w:rsidDel="00B86429">
          <w:rPr>
            <w:rFonts w:ascii="Times New Roman" w:hAnsi="Times New Roman"/>
            <w:rPrChange w:id="2023" w:author="EMRAH COLAK" w:date="2015-07-30T17:06:00Z">
              <w:rPr/>
            </w:rPrChange>
          </w:rPr>
          <w:delText>," Computer, Vol. 38, No.</w:delText>
        </w:r>
      </w:del>
    </w:p>
    <w:p w14:paraId="58D3085F" w14:textId="2501EA84" w:rsidR="00D6132C" w:rsidRPr="007046EC" w:rsidRDefault="00D6132C" w:rsidP="00235F2D">
      <w:pPr>
        <w:pStyle w:val="DipnotMetni"/>
        <w:rPr>
          <w:rFonts w:ascii="Times New Roman" w:hAnsi="Times New Roman"/>
          <w:rPrChange w:id="2024" w:author="EMRAH COLAK" w:date="2015-07-30T17:06:00Z">
            <w:rPr/>
          </w:rPrChange>
        </w:rPr>
      </w:pPr>
      <w:del w:id="2025" w:author="EMRAH COLAK" w:date="2015-07-30T17:44:00Z">
        <w:r w:rsidRPr="007046EC" w:rsidDel="00582A8C">
          <w:rPr>
            <w:rFonts w:ascii="Times New Roman" w:hAnsi="Times New Roman"/>
            <w:rPrChange w:id="2026" w:author="EMRAH COLAK" w:date="2015-07-30T17:06:00Z">
              <w:rPr/>
            </w:rPrChange>
          </w:rPr>
          <w:delText>5</w:delText>
        </w:r>
      </w:del>
      <w:del w:id="2027" w:author="EMRAH COLAK" w:date="2015-07-30T17:04:00Z">
        <w:r w:rsidRPr="007046EC" w:rsidDel="00B86429">
          <w:rPr>
            <w:rFonts w:ascii="Times New Roman" w:hAnsi="Times New Roman"/>
            <w:rPrChange w:id="2028" w:author="EMRAH COLAK" w:date="2015-07-30T17:06:00Z">
              <w:rPr/>
            </w:rPrChange>
          </w:rPr>
          <w:delText>,</w:delText>
        </w:r>
      </w:del>
      <w:r w:rsidRPr="007046EC">
        <w:rPr>
          <w:rFonts w:ascii="Times New Roman" w:hAnsi="Times New Roman"/>
          <w:rPrChange w:id="2029" w:author="EMRAH COLAK" w:date="2015-07-30T17:06:00Z">
            <w:rPr/>
          </w:rPrChange>
        </w:rPr>
        <w:t xml:space="preserve"> Mayıs 2005.</w:t>
      </w:r>
    </w:p>
  </w:footnote>
  <w:footnote w:id="24">
    <w:p w14:paraId="32F51594" w14:textId="35D9769C" w:rsidR="00D6132C" w:rsidRPr="007046EC" w:rsidRDefault="00D6132C">
      <w:pPr>
        <w:pStyle w:val="DipnotMetni"/>
        <w:rPr>
          <w:rFonts w:ascii="Times New Roman" w:hAnsi="Times New Roman"/>
          <w:rPrChange w:id="2030" w:author="EMRAH COLAK" w:date="2015-07-30T17:06:00Z">
            <w:rPr/>
          </w:rPrChange>
        </w:rPr>
      </w:pPr>
      <w:r w:rsidRPr="007046EC">
        <w:rPr>
          <w:rStyle w:val="DipnotBavurusu"/>
          <w:rFonts w:ascii="Times New Roman" w:hAnsi="Times New Roman"/>
          <w:rPrChange w:id="2031" w:author="EMRAH COLAK" w:date="2015-07-30T17:06:00Z">
            <w:rPr>
              <w:rStyle w:val="DipnotBavurusu"/>
            </w:rPr>
          </w:rPrChange>
        </w:rPr>
        <w:footnoteRef/>
      </w:r>
      <w:r w:rsidRPr="007046EC">
        <w:rPr>
          <w:rFonts w:ascii="Times New Roman" w:hAnsi="Times New Roman"/>
          <w:rPrChange w:id="2032" w:author="EMRAH COLAK" w:date="2015-07-30T17:06:00Z">
            <w:rPr/>
          </w:rPrChange>
        </w:rPr>
        <w:t xml:space="preserve"> </w:t>
      </w:r>
      <w:del w:id="2033" w:author="EMRAH COLAK" w:date="2015-07-30T17:03:00Z">
        <w:r w:rsidRPr="007046EC" w:rsidDel="00B86429">
          <w:rPr>
            <w:rFonts w:ascii="Times New Roman" w:hAnsi="Times New Roman"/>
            <w:spacing w:val="-1"/>
            <w:rPrChange w:id="2034" w:author="EMRAH COLAK" w:date="2015-07-30T17:06:00Z">
              <w:rPr>
                <w:spacing w:val="-1"/>
              </w:rPr>
            </w:rPrChange>
          </w:rPr>
          <w:delText>"</w:delText>
        </w:r>
      </w:del>
      <w:r w:rsidRPr="007046EC">
        <w:rPr>
          <w:rFonts w:ascii="Times New Roman" w:hAnsi="Times New Roman"/>
          <w:spacing w:val="-1"/>
          <w:rPrChange w:id="2035" w:author="EMRAH COLAK" w:date="2015-07-30T17:06:00Z">
            <w:rPr>
              <w:spacing w:val="-1"/>
            </w:rPr>
          </w:rPrChange>
        </w:rPr>
        <w:t>Xen</w:t>
      </w:r>
      <w:del w:id="2036" w:author="EMRAH COLAK" w:date="2015-07-30T17:03:00Z">
        <w:r w:rsidRPr="007046EC" w:rsidDel="00B86429">
          <w:rPr>
            <w:rFonts w:ascii="Times New Roman" w:hAnsi="Times New Roman"/>
            <w:spacing w:val="-1"/>
            <w:rPrChange w:id="2037" w:author="EMRAH COLAK" w:date="2015-07-30T17:06:00Z">
              <w:rPr>
                <w:spacing w:val="-1"/>
              </w:rPr>
            </w:rPrChange>
          </w:rPr>
          <w:delText>"</w:delText>
        </w:r>
      </w:del>
      <w:r w:rsidRPr="007046EC">
        <w:rPr>
          <w:rFonts w:ascii="Times New Roman" w:hAnsi="Times New Roman"/>
          <w:spacing w:val="-1"/>
          <w:rPrChange w:id="2038" w:author="EMRAH COLAK" w:date="2015-07-30T17:06:00Z">
            <w:rPr>
              <w:spacing w:val="-1"/>
            </w:rPr>
          </w:rPrChange>
        </w:rPr>
        <w:t>,</w:t>
      </w:r>
      <w:r w:rsidRPr="007046EC">
        <w:rPr>
          <w:rFonts w:ascii="Times New Roman" w:hAnsi="Times New Roman"/>
          <w:rPrChange w:id="2039" w:author="EMRAH COLAK" w:date="2015-07-30T17:06:00Z">
            <w:rPr/>
          </w:rPrChange>
        </w:rPr>
        <w:t xml:space="preserve"> </w:t>
      </w:r>
      <w:r w:rsidRPr="007046EC">
        <w:rPr>
          <w:rFonts w:ascii="Times New Roman" w:hAnsi="Times New Roman"/>
          <w:spacing w:val="-1"/>
          <w:rPrChange w:id="2040" w:author="EMRAH COLAK" w:date="2015-07-30T17:06:00Z">
            <w:rPr>
              <w:spacing w:val="-1"/>
            </w:rPr>
          </w:rPrChange>
        </w:rPr>
        <w:t>Wikipedia</w:t>
      </w:r>
      <w:ins w:id="2041" w:author="EMRAH COLAK" w:date="2015-07-30T17:03:00Z">
        <w:r w:rsidRPr="007046EC">
          <w:rPr>
            <w:rFonts w:ascii="Times New Roman" w:hAnsi="Times New Roman"/>
            <w:spacing w:val="-1"/>
            <w:rPrChange w:id="2042" w:author="EMRAH COLAK" w:date="2015-07-30T17:06:00Z">
              <w:rPr>
                <w:spacing w:val="-1"/>
              </w:rPr>
            </w:rPrChange>
          </w:rPr>
          <w:t>.</w:t>
        </w:r>
      </w:ins>
      <w:del w:id="2043" w:author="EMRAH COLAK" w:date="2015-07-30T17:03:00Z">
        <w:r w:rsidRPr="007046EC" w:rsidDel="00B86429">
          <w:rPr>
            <w:rFonts w:ascii="Times New Roman" w:hAnsi="Times New Roman"/>
            <w:spacing w:val="-1"/>
            <w:rPrChange w:id="2044" w:author="EMRAH COLAK" w:date="2015-07-30T17:06:00Z">
              <w:rPr>
                <w:spacing w:val="-1"/>
              </w:rPr>
            </w:rPrChange>
          </w:rPr>
          <w:delText>,</w:delText>
        </w:r>
      </w:del>
      <w:r w:rsidRPr="007046EC">
        <w:rPr>
          <w:rFonts w:ascii="Times New Roman" w:hAnsi="Times New Roman"/>
          <w:rPrChange w:id="2045" w:author="EMRAH COLAK" w:date="2015-07-30T17:06:00Z">
            <w:rPr/>
          </w:rPrChange>
        </w:rPr>
        <w:t xml:space="preserve"> </w:t>
      </w:r>
      <w:r w:rsidRPr="007046EC">
        <w:rPr>
          <w:rFonts w:ascii="Times New Roman" w:hAnsi="Times New Roman"/>
          <w:u w:val="single"/>
          <w:rPrChange w:id="2046" w:author="EMRAH COLAK" w:date="2015-07-30T17:06:00Z">
            <w:rPr>
              <w:spacing w:val="-1"/>
            </w:rPr>
          </w:rPrChange>
        </w:rPr>
        <w:fldChar w:fldCharType="begin"/>
      </w:r>
      <w:r w:rsidRPr="007046EC">
        <w:rPr>
          <w:rFonts w:ascii="Times New Roman" w:hAnsi="Times New Roman"/>
          <w:u w:val="single"/>
          <w:rPrChange w:id="2047" w:author="EMRAH COLAK" w:date="2015-07-30T17:06:00Z">
            <w:rPr/>
          </w:rPrChange>
        </w:rPr>
        <w:instrText xml:space="preserve"> HYPERLINK "http://en.wikipedia.org/wiki/Xen" \h </w:instrText>
      </w:r>
      <w:r w:rsidRPr="007046EC">
        <w:rPr>
          <w:rFonts w:ascii="Times New Roman" w:hAnsi="Times New Roman"/>
          <w:u w:val="single"/>
          <w:rPrChange w:id="2048" w:author="EMRAH COLAK" w:date="2015-07-30T17:06:00Z">
            <w:rPr>
              <w:spacing w:val="-1"/>
            </w:rPr>
          </w:rPrChange>
        </w:rPr>
        <w:fldChar w:fldCharType="separate"/>
      </w:r>
      <w:r w:rsidRPr="007046EC">
        <w:rPr>
          <w:rFonts w:ascii="Times New Roman" w:hAnsi="Times New Roman"/>
          <w:spacing w:val="-1"/>
          <w:u w:val="single"/>
          <w:rPrChange w:id="2049" w:author="EMRAH COLAK" w:date="2015-07-30T17:06:00Z">
            <w:rPr>
              <w:spacing w:val="-1"/>
            </w:rPr>
          </w:rPrChange>
        </w:rPr>
        <w:t>http://en.wikipedia.org/wiki/Xen</w:t>
      </w:r>
      <w:del w:id="2050" w:author="EMRAH COLAK" w:date="2015-07-30T17:04:00Z">
        <w:r w:rsidRPr="007046EC" w:rsidDel="00B86429">
          <w:rPr>
            <w:rFonts w:ascii="Times New Roman" w:hAnsi="Times New Roman"/>
            <w:spacing w:val="-1"/>
            <w:u w:val="single"/>
            <w:rPrChange w:id="2051" w:author="EMRAH COLAK" w:date="2015-07-30T17:06:00Z">
              <w:rPr>
                <w:spacing w:val="-1"/>
              </w:rPr>
            </w:rPrChange>
          </w:rPr>
          <w:delText>,</w:delText>
        </w:r>
      </w:del>
      <w:r w:rsidRPr="007046EC">
        <w:rPr>
          <w:rFonts w:ascii="Times New Roman" w:hAnsi="Times New Roman"/>
          <w:spacing w:val="-1"/>
          <w:u w:val="single"/>
          <w:rPrChange w:id="2052" w:author="EMRAH COLAK" w:date="2015-07-30T17:06:00Z">
            <w:rPr>
              <w:spacing w:val="-1"/>
            </w:rPr>
          </w:rPrChange>
        </w:rPr>
        <w:fldChar w:fldCharType="end"/>
      </w:r>
      <w:r w:rsidRPr="007046EC">
        <w:rPr>
          <w:rFonts w:ascii="Times New Roman" w:hAnsi="Times New Roman"/>
          <w:rPrChange w:id="2053" w:author="EMRAH COLAK" w:date="2015-07-30T17:06:00Z">
            <w:rPr/>
          </w:rPrChange>
        </w:rPr>
        <w:t xml:space="preserve"> </w:t>
      </w:r>
      <w:ins w:id="2054" w:author="EMRAH COLAK" w:date="2015-07-30T17:04:00Z">
        <w:r w:rsidRPr="007046EC">
          <w:rPr>
            <w:rFonts w:ascii="Times New Roman" w:hAnsi="Times New Roman"/>
          </w:rPr>
          <w:t xml:space="preserve">(Erişim Tarihi: 28/05/2015) </w:t>
        </w:r>
      </w:ins>
      <w:del w:id="2055" w:author="EMRAH COLAK" w:date="2015-07-30T17:04:00Z">
        <w:r w:rsidRPr="007046EC" w:rsidDel="00B86429">
          <w:rPr>
            <w:rFonts w:ascii="Times New Roman" w:hAnsi="Times New Roman"/>
            <w:spacing w:val="-1"/>
            <w:rPrChange w:id="2056" w:author="EMRAH COLAK" w:date="2015-07-30T17:06:00Z">
              <w:rPr>
                <w:spacing w:val="-1"/>
              </w:rPr>
            </w:rPrChange>
          </w:rPr>
          <w:delText>10</w:delText>
        </w:r>
        <w:r w:rsidRPr="007046EC" w:rsidDel="00B86429">
          <w:rPr>
            <w:rFonts w:ascii="Times New Roman" w:hAnsi="Times New Roman"/>
            <w:rPrChange w:id="2057" w:author="EMRAH COLAK" w:date="2015-07-30T17:06:00Z">
              <w:rPr/>
            </w:rPrChange>
          </w:rPr>
          <w:delText xml:space="preserve"> </w:delText>
        </w:r>
        <w:r w:rsidRPr="007046EC" w:rsidDel="00B86429">
          <w:rPr>
            <w:rFonts w:ascii="Times New Roman" w:hAnsi="Times New Roman"/>
            <w:spacing w:val="-1"/>
            <w:rPrChange w:id="2058" w:author="EMRAH COLAK" w:date="2015-07-30T17:06:00Z">
              <w:rPr>
                <w:spacing w:val="-1"/>
              </w:rPr>
            </w:rPrChange>
          </w:rPr>
          <w:delText>Nisan</w:delText>
        </w:r>
        <w:r w:rsidRPr="007046EC" w:rsidDel="00B86429">
          <w:rPr>
            <w:rFonts w:ascii="Times New Roman" w:hAnsi="Times New Roman"/>
            <w:spacing w:val="43"/>
            <w:rPrChange w:id="2059" w:author="EMRAH COLAK" w:date="2015-07-30T17:06:00Z">
              <w:rPr>
                <w:spacing w:val="43"/>
              </w:rPr>
            </w:rPrChange>
          </w:rPr>
          <w:delText xml:space="preserve"> </w:delText>
        </w:r>
        <w:r w:rsidRPr="007046EC" w:rsidDel="00B86429">
          <w:rPr>
            <w:rFonts w:ascii="Times New Roman" w:hAnsi="Times New Roman"/>
            <w:spacing w:val="-2"/>
            <w:rPrChange w:id="2060" w:author="EMRAH COLAK" w:date="2015-07-30T17:06:00Z">
              <w:rPr>
                <w:spacing w:val="-2"/>
              </w:rPr>
            </w:rPrChange>
          </w:rPr>
          <w:delText>2010</w:delText>
        </w:r>
      </w:del>
    </w:p>
  </w:footnote>
  <w:footnote w:id="25">
    <w:p w14:paraId="7F3B95E8" w14:textId="2C67F95D" w:rsidR="00D6132C" w:rsidRPr="007046EC" w:rsidRDefault="00D6132C" w:rsidP="00235F2D">
      <w:pPr>
        <w:pStyle w:val="DipnotMetni"/>
        <w:rPr>
          <w:ins w:id="2062" w:author="EMRAH COLAK" w:date="2015-07-30T17:05:00Z"/>
          <w:rFonts w:ascii="Times New Roman" w:hAnsi="Times New Roman"/>
          <w:rPrChange w:id="2063" w:author="EMRAH COLAK" w:date="2015-07-30T17:06:00Z">
            <w:rPr>
              <w:ins w:id="2064" w:author="EMRAH COLAK" w:date="2015-07-30T17:05:00Z"/>
            </w:rPr>
          </w:rPrChange>
        </w:rPr>
      </w:pPr>
      <w:r w:rsidRPr="007046EC">
        <w:rPr>
          <w:rStyle w:val="DipnotBavurusu"/>
          <w:rFonts w:ascii="Times New Roman" w:hAnsi="Times New Roman"/>
          <w:rPrChange w:id="2065" w:author="EMRAH COLAK" w:date="2015-07-30T17:06:00Z">
            <w:rPr>
              <w:rStyle w:val="DipnotBavurusu"/>
            </w:rPr>
          </w:rPrChange>
        </w:rPr>
        <w:footnoteRef/>
      </w:r>
      <w:r w:rsidRPr="007046EC">
        <w:rPr>
          <w:rFonts w:ascii="Times New Roman" w:hAnsi="Times New Roman"/>
          <w:rPrChange w:id="2066" w:author="EMRAH COLAK" w:date="2015-07-30T17:06:00Z">
            <w:rPr/>
          </w:rPrChange>
        </w:rPr>
        <w:t xml:space="preserve"> </w:t>
      </w:r>
      <w:del w:id="2067" w:author="EMRAH COLAK" w:date="2015-07-30T17:05:00Z">
        <w:r w:rsidRPr="007046EC" w:rsidDel="007046EC">
          <w:rPr>
            <w:rFonts w:ascii="Times New Roman" w:hAnsi="Times New Roman"/>
            <w:rPrChange w:id="2068" w:author="EMRAH COLAK" w:date="2015-07-30T17:06:00Z">
              <w:rPr/>
            </w:rPrChange>
          </w:rPr>
          <w:delText>"</w:delText>
        </w:r>
      </w:del>
      <w:r w:rsidRPr="007046EC">
        <w:rPr>
          <w:rFonts w:ascii="Times New Roman" w:hAnsi="Times New Roman"/>
          <w:rPrChange w:id="2069" w:author="EMRAH COLAK" w:date="2015-07-30T17:06:00Z">
            <w:rPr/>
          </w:rPrChange>
        </w:rPr>
        <w:t>z/VM: the newest VM hypervisor based on 64-bit z/Architecture</w:t>
      </w:r>
      <w:del w:id="2070" w:author="EMRAH COLAK" w:date="2015-07-30T17:04:00Z">
        <w:r w:rsidRPr="007046EC" w:rsidDel="007046EC">
          <w:rPr>
            <w:rFonts w:ascii="Times New Roman" w:hAnsi="Times New Roman"/>
            <w:rPrChange w:id="2071" w:author="EMRAH COLAK" w:date="2015-07-30T17:06:00Z">
              <w:rPr/>
            </w:rPrChange>
          </w:rPr>
          <w:delText>"</w:delText>
        </w:r>
      </w:del>
      <w:r w:rsidRPr="007046EC">
        <w:rPr>
          <w:rFonts w:ascii="Times New Roman" w:hAnsi="Times New Roman"/>
          <w:rPrChange w:id="2072" w:author="EMRAH COLAK" w:date="2015-07-30T17:06:00Z">
            <w:rPr/>
          </w:rPrChange>
        </w:rPr>
        <w:t xml:space="preserve">, </w:t>
      </w:r>
      <w:ins w:id="2073" w:author="EMRAH COLAK" w:date="2015-07-30T17:06:00Z">
        <w:r w:rsidRPr="007046EC">
          <w:rPr>
            <w:rFonts w:ascii="Times New Roman" w:hAnsi="Times New Roman"/>
            <w:rPrChange w:id="2074" w:author="EMRAH COLAK" w:date="2015-07-30T17:06:00Z">
              <w:rPr/>
            </w:rPrChange>
          </w:rPr>
          <w:t>IBM.</w:t>
        </w:r>
      </w:ins>
    </w:p>
    <w:p w14:paraId="7F49AC46" w14:textId="225A40C7" w:rsidR="00D6132C" w:rsidRPr="007046EC" w:rsidDel="007046EC" w:rsidRDefault="00D6132C" w:rsidP="00235F2D">
      <w:pPr>
        <w:pStyle w:val="DipnotMetni"/>
        <w:rPr>
          <w:del w:id="2075" w:author="EMRAH COLAK" w:date="2015-07-30T17:05:00Z"/>
          <w:rFonts w:ascii="Times New Roman" w:hAnsi="Times New Roman"/>
          <w:u w:val="single"/>
          <w:rPrChange w:id="2076" w:author="EMRAH COLAK" w:date="2015-07-30T17:06:00Z">
            <w:rPr>
              <w:del w:id="2077" w:author="EMRAH COLAK" w:date="2015-07-30T17:05:00Z"/>
            </w:rPr>
          </w:rPrChange>
        </w:rPr>
      </w:pPr>
      <w:r w:rsidRPr="007046EC">
        <w:rPr>
          <w:rFonts w:ascii="Times New Roman" w:hAnsi="Times New Roman"/>
          <w:u w:val="single"/>
          <w:rPrChange w:id="2078" w:author="EMRAH COLAK" w:date="2015-07-30T17:06:00Z">
            <w:rPr/>
          </w:rPrChange>
        </w:rPr>
        <w:t>http://www</w:t>
      </w:r>
    </w:p>
    <w:p w14:paraId="4862EDA5" w14:textId="40E5578D" w:rsidR="00D6132C" w:rsidRDefault="00D6132C" w:rsidP="00235F2D">
      <w:pPr>
        <w:pStyle w:val="DipnotMetni"/>
      </w:pPr>
      <w:r w:rsidRPr="007046EC">
        <w:rPr>
          <w:rFonts w:ascii="Times New Roman" w:hAnsi="Times New Roman"/>
          <w:u w:val="single"/>
          <w:rPrChange w:id="2079" w:author="EMRAH COLAK" w:date="2015-07-30T17:06:00Z">
            <w:rPr/>
          </w:rPrChange>
        </w:rPr>
        <w:t>.vm.ibm.com</w:t>
      </w:r>
      <w:del w:id="2080" w:author="EMRAH COLAK" w:date="2015-07-30T17:05:00Z">
        <w:r w:rsidRPr="007046EC" w:rsidDel="007046EC">
          <w:rPr>
            <w:rFonts w:ascii="Times New Roman" w:hAnsi="Times New Roman"/>
            <w:u w:val="single"/>
            <w:rPrChange w:id="2081" w:author="EMRAH COLAK" w:date="2015-07-30T17:06:00Z">
              <w:rPr/>
            </w:rPrChange>
          </w:rPr>
          <w:delText>,</w:delText>
        </w:r>
      </w:del>
      <w:r w:rsidRPr="007046EC">
        <w:rPr>
          <w:rFonts w:ascii="Times New Roman" w:hAnsi="Times New Roman"/>
          <w:rPrChange w:id="2082" w:author="EMRAH COLAK" w:date="2015-07-30T17:06:00Z">
            <w:rPr/>
          </w:rPrChange>
        </w:rPr>
        <w:t xml:space="preserve"> </w:t>
      </w:r>
      <w:ins w:id="2083" w:author="EMRAH COLAK" w:date="2015-07-30T17:05:00Z">
        <w:r w:rsidRPr="007046EC">
          <w:rPr>
            <w:rFonts w:ascii="Times New Roman" w:hAnsi="Times New Roman"/>
          </w:rPr>
          <w:t xml:space="preserve">(Erişim Tarihi: 30/05/2015) </w:t>
        </w:r>
      </w:ins>
      <w:del w:id="2084" w:author="EMRAH COLAK" w:date="2015-07-30T17:05:00Z">
        <w:r w:rsidDel="007046EC">
          <w:delText>Son erişim: Nisan 2010.</w:delText>
        </w:r>
      </w:del>
    </w:p>
  </w:footnote>
  <w:footnote w:id="26">
    <w:p w14:paraId="1643A24B" w14:textId="6E35E793" w:rsidR="00D6132C" w:rsidRPr="007046EC" w:rsidRDefault="00D6132C">
      <w:pPr>
        <w:pStyle w:val="DipnotMetni"/>
        <w:rPr>
          <w:rFonts w:ascii="Times New Roman" w:hAnsi="Times New Roman"/>
          <w:rPrChange w:id="2092" w:author="EMRAH COLAK" w:date="2015-07-30T17:11:00Z">
            <w:rPr/>
          </w:rPrChange>
        </w:rPr>
      </w:pPr>
      <w:r w:rsidRPr="007046EC">
        <w:rPr>
          <w:rStyle w:val="DipnotBavurusu"/>
          <w:rFonts w:ascii="Times New Roman" w:hAnsi="Times New Roman"/>
          <w:rPrChange w:id="2093" w:author="EMRAH COLAK" w:date="2015-07-30T17:11:00Z">
            <w:rPr>
              <w:rStyle w:val="DipnotBavurusu"/>
            </w:rPr>
          </w:rPrChange>
        </w:rPr>
        <w:footnoteRef/>
      </w:r>
      <w:r w:rsidRPr="007046EC">
        <w:rPr>
          <w:rFonts w:ascii="Times New Roman" w:hAnsi="Times New Roman"/>
          <w:rPrChange w:id="2094" w:author="EMRAH COLAK" w:date="2015-07-30T17:11:00Z">
            <w:rPr/>
          </w:rPrChange>
        </w:rPr>
        <w:t xml:space="preserve"> ŞENER</w:t>
      </w:r>
      <w:ins w:id="2095" w:author="EMRAH COLAK" w:date="2015-07-30T17:07:00Z">
        <w:r w:rsidRPr="007046EC">
          <w:rPr>
            <w:rFonts w:ascii="Times New Roman" w:hAnsi="Times New Roman"/>
            <w:rPrChange w:id="2096" w:author="EMRAH COLAK" w:date="2015-07-30T17:11:00Z">
              <w:rPr/>
            </w:rPrChange>
          </w:rPr>
          <w:t>,</w:t>
        </w:r>
      </w:ins>
      <w:r w:rsidRPr="007046EC">
        <w:rPr>
          <w:rFonts w:ascii="Times New Roman" w:hAnsi="Times New Roman"/>
          <w:rPrChange w:id="2097" w:author="EMRAH COLAK" w:date="2015-07-30T17:11:00Z">
            <w:rPr/>
          </w:rPrChange>
        </w:rPr>
        <w:t xml:space="preserve"> Cevat, </w:t>
      </w:r>
      <w:ins w:id="2098" w:author="EMRAH COLAK" w:date="2015-07-30T17:08:00Z">
        <w:r w:rsidRPr="007046EC">
          <w:rPr>
            <w:rFonts w:ascii="Times New Roman" w:hAnsi="Times New Roman"/>
            <w:rPrChange w:id="2099" w:author="EMRAH COLAK" w:date="2015-07-30T17:11:00Z">
              <w:rPr/>
            </w:rPrChange>
          </w:rPr>
          <w:t>“</w:t>
        </w:r>
      </w:ins>
      <w:del w:id="2100" w:author="EMRAH COLAK" w:date="2015-07-30T17:08:00Z">
        <w:r w:rsidRPr="007046EC" w:rsidDel="007046EC">
          <w:rPr>
            <w:rFonts w:ascii="Times New Roman" w:hAnsi="Times New Roman"/>
            <w:rPrChange w:id="2101" w:author="EMRAH COLAK" w:date="2015-07-30T17:11:00Z">
              <w:rPr/>
            </w:rPrChange>
          </w:rPr>
          <w:delText xml:space="preserve">ULU Cemil, ERGİN Oğuz </w:delText>
        </w:r>
      </w:del>
      <w:r w:rsidRPr="007046EC">
        <w:rPr>
          <w:rFonts w:ascii="Times New Roman" w:hAnsi="Times New Roman"/>
          <w:rPrChange w:id="2102" w:author="EMRAH COLAK" w:date="2015-07-30T17:11:00Z">
            <w:rPr/>
          </w:rPrChange>
        </w:rPr>
        <w:t>TBD/Kamu-BIB/2010-ÇG1</w:t>
      </w:r>
      <w:ins w:id="2103" w:author="EMRAH COLAK" w:date="2015-07-30T17:08:00Z">
        <w:r w:rsidRPr="007046EC">
          <w:rPr>
            <w:rFonts w:ascii="Times New Roman" w:hAnsi="Times New Roman"/>
            <w:rPrChange w:id="2104" w:author="EMRAH COLAK" w:date="2015-07-30T17:11:00Z">
              <w:rPr/>
            </w:rPrChange>
          </w:rPr>
          <w:t>”,</w:t>
        </w:r>
      </w:ins>
      <w:r w:rsidRPr="007046EC">
        <w:rPr>
          <w:rFonts w:ascii="Times New Roman" w:hAnsi="Times New Roman"/>
          <w:rPrChange w:id="2105" w:author="EMRAH COLAK" w:date="2015-07-30T17:11:00Z">
            <w:rPr/>
          </w:rPrChange>
        </w:rPr>
        <w:t xml:space="preserve"> </w:t>
      </w:r>
      <w:del w:id="2106" w:author="EMRAH COLAK" w:date="2015-07-30T17:44:00Z">
        <w:r w:rsidRPr="007046EC" w:rsidDel="00582A8C">
          <w:rPr>
            <w:rFonts w:ascii="Times New Roman" w:hAnsi="Times New Roman"/>
            <w:rPrChange w:id="2107" w:author="EMRAH COLAK" w:date="2015-07-30T17:11:00Z">
              <w:rPr/>
            </w:rPrChange>
          </w:rPr>
          <w:delText xml:space="preserve">30 </w:delText>
        </w:r>
      </w:del>
      <w:r w:rsidRPr="007046EC">
        <w:rPr>
          <w:rFonts w:ascii="Times New Roman" w:hAnsi="Times New Roman"/>
          <w:rPrChange w:id="2108" w:author="EMRAH COLAK" w:date="2015-07-30T17:11:00Z">
            <w:rPr/>
          </w:rPrChange>
        </w:rPr>
        <w:t>Nisan 2010</w:t>
      </w:r>
      <w:ins w:id="2109" w:author="EMRAH COLAK" w:date="2015-07-30T17:08:00Z">
        <w:r w:rsidRPr="007046EC">
          <w:rPr>
            <w:rFonts w:ascii="Times New Roman" w:hAnsi="Times New Roman"/>
            <w:rPrChange w:id="2110" w:author="EMRAH COLAK" w:date="2015-07-30T17:11:00Z">
              <w:rPr/>
            </w:rPrChange>
          </w:rPr>
          <w:t>.</w:t>
        </w:r>
      </w:ins>
      <w:r w:rsidRPr="007046EC">
        <w:rPr>
          <w:rFonts w:ascii="Times New Roman" w:hAnsi="Times New Roman"/>
          <w:rPrChange w:id="2111" w:author="EMRAH COLAK" w:date="2015-07-30T17:11:00Z">
            <w:rPr/>
          </w:rPrChange>
        </w:rPr>
        <w:t xml:space="preserve"> </w:t>
      </w:r>
    </w:p>
  </w:footnote>
  <w:footnote w:id="27">
    <w:p w14:paraId="7C146854" w14:textId="2F66C0B6" w:rsidR="00D6132C" w:rsidRPr="00B01F84" w:rsidRDefault="00D6132C">
      <w:pPr>
        <w:spacing w:after="120" w:line="240" w:lineRule="auto"/>
        <w:rPr>
          <w:rFonts w:ascii="Times New Roman" w:hAnsi="Times New Roman"/>
          <w:i/>
          <w:iCs/>
          <w:noProof/>
          <w:sz w:val="24"/>
          <w:szCs w:val="24"/>
          <w:rPrChange w:id="2125" w:author="EMRAH COLAK" w:date="2015-07-31T12:04:00Z">
            <w:rPr/>
          </w:rPrChange>
        </w:rPr>
        <w:pPrChange w:id="2126" w:author="EMRAH COLAK" w:date="2015-07-31T12:04:00Z">
          <w:pPr>
            <w:pStyle w:val="DipnotMetni"/>
          </w:pPr>
        </w:pPrChange>
      </w:pPr>
      <w:ins w:id="2127" w:author="EMRAH COLAK" w:date="2015-07-31T12:04:00Z">
        <w:r>
          <w:rPr>
            <w:rStyle w:val="DipnotBavurusu"/>
          </w:rPr>
          <w:footnoteRef/>
        </w:r>
        <w:r>
          <w:t xml:space="preserve"> </w:t>
        </w:r>
        <w:r w:rsidRPr="00B01F84">
          <w:rPr>
            <w:rFonts w:ascii="Times New Roman" w:hAnsi="Times New Roman"/>
            <w:bCs/>
            <w:noProof/>
            <w:sz w:val="20"/>
            <w:szCs w:val="20"/>
            <w:rPrChange w:id="2128" w:author="EMRAH COLAK" w:date="2015-07-31T12:06:00Z">
              <w:rPr>
                <w:rFonts w:ascii="Times New Roman" w:hAnsi="Times New Roman"/>
                <w:b/>
                <w:bCs/>
                <w:noProof/>
                <w:sz w:val="24"/>
                <w:szCs w:val="24"/>
              </w:rPr>
            </w:rPrChange>
          </w:rPr>
          <w:t>YÜKSEL, Hakan,</w:t>
        </w:r>
        <w:r w:rsidRPr="00B01F84">
          <w:rPr>
            <w:rFonts w:ascii="Times New Roman" w:hAnsi="Times New Roman"/>
            <w:noProof/>
            <w:sz w:val="20"/>
            <w:szCs w:val="20"/>
            <w:rPrChange w:id="2129" w:author="EMRAH COLAK" w:date="2015-07-31T12:06:00Z">
              <w:rPr>
                <w:rFonts w:ascii="Times New Roman" w:hAnsi="Times New Roman"/>
                <w:noProof/>
                <w:sz w:val="24"/>
                <w:szCs w:val="24"/>
              </w:rPr>
            </w:rPrChange>
          </w:rPr>
          <w:t xml:space="preserve"> </w:t>
        </w:r>
        <w:r w:rsidRPr="00B01F84">
          <w:rPr>
            <w:rFonts w:ascii="Times New Roman" w:hAnsi="Times New Roman"/>
            <w:i/>
            <w:iCs/>
            <w:noProof/>
            <w:sz w:val="20"/>
            <w:szCs w:val="20"/>
            <w:rPrChange w:id="2130" w:author="EMRAH COLAK" w:date="2015-07-31T12:06:00Z">
              <w:rPr>
                <w:rFonts w:ascii="Times New Roman" w:hAnsi="Times New Roman"/>
                <w:i/>
                <w:iCs/>
                <w:noProof/>
                <w:sz w:val="24"/>
                <w:szCs w:val="24"/>
              </w:rPr>
            </w:rPrChange>
          </w:rPr>
          <w:t>Bulut Bilişim El Kitabı</w:t>
        </w:r>
        <w:r w:rsidRPr="00B01F84">
          <w:rPr>
            <w:rFonts w:ascii="Times New Roman" w:hAnsi="Times New Roman"/>
            <w:iCs/>
            <w:noProof/>
            <w:sz w:val="20"/>
            <w:szCs w:val="20"/>
            <w:rPrChange w:id="2131" w:author="EMRAH COLAK" w:date="2015-07-31T12:06:00Z">
              <w:rPr>
                <w:rFonts w:ascii="Times New Roman" w:hAnsi="Times New Roman"/>
                <w:iCs/>
                <w:noProof/>
                <w:sz w:val="24"/>
                <w:szCs w:val="24"/>
              </w:rPr>
            </w:rPrChange>
          </w:rPr>
          <w:t>, İstanbul, 1. Baskı, Ocak 2012.</w:t>
        </w:r>
      </w:ins>
    </w:p>
  </w:footnote>
  <w:footnote w:id="28">
    <w:p w14:paraId="7D1D9481" w14:textId="046D3FD1" w:rsidR="00D6132C" w:rsidRPr="007046EC" w:rsidRDefault="00D6132C">
      <w:pPr>
        <w:pStyle w:val="DipnotMetni"/>
        <w:rPr>
          <w:rFonts w:ascii="Times New Roman" w:hAnsi="Times New Roman"/>
          <w:rPrChange w:id="2136" w:author="EMRAH COLAK" w:date="2015-07-30T17:10:00Z">
            <w:rPr/>
          </w:rPrChange>
        </w:rPr>
      </w:pPr>
      <w:ins w:id="2137" w:author="EMRAH COLAK" w:date="2015-07-30T15:36:00Z">
        <w:r w:rsidRPr="007046EC">
          <w:rPr>
            <w:rStyle w:val="DipnotBavurusu"/>
            <w:rFonts w:ascii="Times New Roman" w:hAnsi="Times New Roman"/>
            <w:rPrChange w:id="2138" w:author="EMRAH COLAK" w:date="2015-07-30T17:10:00Z">
              <w:rPr>
                <w:rStyle w:val="DipnotBavurusu"/>
              </w:rPr>
            </w:rPrChange>
          </w:rPr>
          <w:footnoteRef/>
        </w:r>
        <w:r w:rsidRPr="007046EC">
          <w:rPr>
            <w:rFonts w:ascii="Times New Roman" w:hAnsi="Times New Roman"/>
            <w:rPrChange w:id="2139" w:author="EMRAH COLAK" w:date="2015-07-30T17:10:00Z">
              <w:rPr/>
            </w:rPrChange>
          </w:rPr>
          <w:t xml:space="preserve"> </w:t>
        </w:r>
      </w:ins>
      <w:ins w:id="2140" w:author="EMRAH COLAK" w:date="2015-07-30T17:09:00Z">
        <w:r w:rsidRPr="007046EC">
          <w:rPr>
            <w:rFonts w:ascii="Times New Roman" w:hAnsi="Times New Roman"/>
            <w:rPrChange w:id="2141" w:author="EMRAH COLAK" w:date="2015-07-30T17:10:00Z">
              <w:rPr/>
            </w:rPrChange>
          </w:rPr>
          <w:t>ŞENER, Cevat, “TBD/Kamu-BIB/2010-ÇG1”, Nisan 2010.</w:t>
        </w:r>
      </w:ins>
    </w:p>
  </w:footnote>
  <w:footnote w:id="29">
    <w:p w14:paraId="5D604DB7" w14:textId="6230C7C8" w:rsidR="00D6132C" w:rsidRPr="007046EC" w:rsidRDefault="00D6132C">
      <w:pPr>
        <w:pStyle w:val="DipnotMetni"/>
        <w:rPr>
          <w:rFonts w:ascii="Times New Roman" w:hAnsi="Times New Roman"/>
          <w:rPrChange w:id="2204" w:author="EMRAH COLAK" w:date="2015-07-30T17:10:00Z">
            <w:rPr/>
          </w:rPrChange>
        </w:rPr>
      </w:pPr>
      <w:ins w:id="2205" w:author="EMRAH COLAK" w:date="2015-07-30T15:37:00Z">
        <w:r w:rsidRPr="007046EC">
          <w:rPr>
            <w:rStyle w:val="DipnotBavurusu"/>
            <w:rFonts w:ascii="Times New Roman" w:hAnsi="Times New Roman"/>
            <w:rPrChange w:id="2206" w:author="EMRAH COLAK" w:date="2015-07-30T17:10:00Z">
              <w:rPr>
                <w:rStyle w:val="DipnotBavurusu"/>
              </w:rPr>
            </w:rPrChange>
          </w:rPr>
          <w:footnoteRef/>
        </w:r>
        <w:r w:rsidRPr="007046EC">
          <w:rPr>
            <w:rFonts w:ascii="Times New Roman" w:hAnsi="Times New Roman"/>
            <w:rPrChange w:id="2207" w:author="EMRAH COLAK" w:date="2015-07-30T17:10:00Z">
              <w:rPr/>
            </w:rPrChange>
          </w:rPr>
          <w:t xml:space="preserve"> </w:t>
        </w:r>
      </w:ins>
      <w:ins w:id="2208" w:author="EMRAH COLAK" w:date="2015-07-30T17:09:00Z">
        <w:r w:rsidRPr="007046EC">
          <w:rPr>
            <w:rFonts w:ascii="Times New Roman" w:hAnsi="Times New Roman"/>
            <w:rPrChange w:id="2209" w:author="EMRAH COLAK" w:date="2015-07-30T17:10:00Z">
              <w:rPr/>
            </w:rPrChange>
          </w:rPr>
          <w:t>ŞENER, Cevat, “TBD/Kamu-BIB/2010-ÇG1”, Nisan 2010.</w:t>
        </w:r>
      </w:ins>
    </w:p>
  </w:footnote>
  <w:footnote w:id="30">
    <w:p w14:paraId="533872A8" w14:textId="0B9D202D" w:rsidR="00D6132C" w:rsidRPr="007046EC" w:rsidRDefault="00D6132C">
      <w:pPr>
        <w:pStyle w:val="DipnotMetni"/>
        <w:rPr>
          <w:ins w:id="2243" w:author="EMRAH COLAK" w:date="2015-07-30T17:10:00Z"/>
          <w:rFonts w:ascii="Times New Roman" w:hAnsi="Times New Roman"/>
          <w:rPrChange w:id="2244" w:author="EMRAH COLAK" w:date="2015-07-30T17:10:00Z">
            <w:rPr>
              <w:ins w:id="2245" w:author="EMRAH COLAK" w:date="2015-07-30T17:10:00Z"/>
            </w:rPr>
          </w:rPrChange>
        </w:rPr>
      </w:pPr>
      <w:r w:rsidRPr="007046EC">
        <w:rPr>
          <w:rStyle w:val="DipnotBavurusu"/>
          <w:rFonts w:ascii="Times New Roman" w:hAnsi="Times New Roman"/>
          <w:rPrChange w:id="2246" w:author="EMRAH COLAK" w:date="2015-07-30T17:10:00Z">
            <w:rPr>
              <w:rStyle w:val="DipnotBavurusu"/>
            </w:rPr>
          </w:rPrChange>
        </w:rPr>
        <w:footnoteRef/>
      </w:r>
      <w:r w:rsidRPr="007046EC">
        <w:rPr>
          <w:rFonts w:ascii="Times New Roman" w:hAnsi="Times New Roman"/>
          <w:rPrChange w:id="2247" w:author="EMRAH COLAK" w:date="2015-07-30T17:10:00Z">
            <w:rPr/>
          </w:rPrChange>
        </w:rPr>
        <w:t xml:space="preserve"> </w:t>
      </w:r>
      <w:ins w:id="2248" w:author="EMRAH COLAK" w:date="2015-07-30T17:09:00Z">
        <w:r w:rsidRPr="007046EC">
          <w:rPr>
            <w:rFonts w:ascii="Times New Roman" w:hAnsi="Times New Roman"/>
            <w:rPrChange w:id="2249" w:author="EMRAH COLAK" w:date="2015-07-30T17:10:00Z">
              <w:rPr/>
            </w:rPrChange>
          </w:rPr>
          <w:t>Vmware,</w:t>
        </w:r>
      </w:ins>
      <w:ins w:id="2250" w:author="EMRAH COLAK" w:date="2015-07-30T17:10:00Z">
        <w:r w:rsidRPr="007046EC">
          <w:rPr>
            <w:rFonts w:ascii="Times New Roman" w:hAnsi="Times New Roman"/>
            <w:rPrChange w:id="2251" w:author="EMRAH COLAK" w:date="2015-07-30T17:10:00Z">
              <w:rPr/>
            </w:rPrChange>
          </w:rPr>
          <w:t xml:space="preserve"> Virtualiza</w:t>
        </w:r>
      </w:ins>
      <w:ins w:id="2252" w:author="EMRAH COLAK" w:date="2015-07-30T17:15:00Z">
        <w:r>
          <w:rPr>
            <w:rFonts w:ascii="Times New Roman" w:hAnsi="Times New Roman"/>
          </w:rPr>
          <w:t>t</w:t>
        </w:r>
      </w:ins>
      <w:ins w:id="2253" w:author="EMRAH COLAK" w:date="2015-07-30T17:10:00Z">
        <w:r w:rsidRPr="007046EC">
          <w:rPr>
            <w:rFonts w:ascii="Times New Roman" w:hAnsi="Times New Roman"/>
            <w:rPrChange w:id="2254" w:author="EMRAH COLAK" w:date="2015-07-30T17:10:00Z">
              <w:rPr/>
            </w:rPrChange>
          </w:rPr>
          <w:t>ion.</w:t>
        </w:r>
      </w:ins>
    </w:p>
    <w:p w14:paraId="3BB5D86F" w14:textId="205957F0" w:rsidR="00D6132C" w:rsidRDefault="00D6132C">
      <w:pPr>
        <w:pStyle w:val="DipnotMetni"/>
      </w:pPr>
      <w:r w:rsidRPr="007046EC">
        <w:rPr>
          <w:rFonts w:ascii="Times New Roman" w:hAnsi="Times New Roman"/>
          <w:u w:val="single"/>
          <w:rPrChange w:id="2255" w:author="EMRAH COLAK" w:date="2015-07-30T17:10:00Z">
            <w:rPr>
              <w:rStyle w:val="Kpr"/>
              <w:color w:val="auto"/>
              <w:u w:val="none"/>
            </w:rPr>
          </w:rPrChange>
        </w:rPr>
        <w:fldChar w:fldCharType="begin"/>
      </w:r>
      <w:r w:rsidRPr="007046EC">
        <w:rPr>
          <w:rFonts w:ascii="Times New Roman" w:hAnsi="Times New Roman"/>
          <w:u w:val="single"/>
          <w:rPrChange w:id="2256" w:author="EMRAH COLAK" w:date="2015-07-30T17:10:00Z">
            <w:rPr/>
          </w:rPrChange>
        </w:rPr>
        <w:instrText xml:space="preserve"> HYPERLINK "https://www.vmware.com/tr/virtualization.html" </w:instrText>
      </w:r>
      <w:r w:rsidRPr="007046EC">
        <w:rPr>
          <w:rFonts w:ascii="Times New Roman" w:hAnsi="Times New Roman"/>
          <w:u w:val="single"/>
          <w:rPrChange w:id="2257" w:author="EMRAH COLAK" w:date="2015-07-30T17:10:00Z">
            <w:rPr>
              <w:rStyle w:val="Kpr"/>
              <w:color w:val="auto"/>
              <w:u w:val="none"/>
            </w:rPr>
          </w:rPrChange>
        </w:rPr>
        <w:fldChar w:fldCharType="separate"/>
      </w:r>
      <w:r w:rsidRPr="007046EC">
        <w:rPr>
          <w:rStyle w:val="Kpr"/>
          <w:rFonts w:ascii="Times New Roman" w:hAnsi="Times New Roman"/>
          <w:color w:val="auto"/>
          <w:rPrChange w:id="2258" w:author="EMRAH COLAK" w:date="2015-07-30T17:10:00Z">
            <w:rPr>
              <w:rStyle w:val="Kpr"/>
              <w:color w:val="auto"/>
              <w:u w:val="none"/>
            </w:rPr>
          </w:rPrChange>
        </w:rPr>
        <w:t>https://www.vmware.com/tr/virtualization.html</w:t>
      </w:r>
      <w:r w:rsidRPr="007046EC">
        <w:rPr>
          <w:rStyle w:val="Kpr"/>
          <w:rFonts w:ascii="Times New Roman" w:hAnsi="Times New Roman"/>
          <w:color w:val="auto"/>
          <w:rPrChange w:id="2259" w:author="EMRAH COLAK" w:date="2015-07-30T17:10:00Z">
            <w:rPr>
              <w:rStyle w:val="Kpr"/>
              <w:color w:val="auto"/>
              <w:u w:val="none"/>
            </w:rPr>
          </w:rPrChange>
        </w:rPr>
        <w:fldChar w:fldCharType="end"/>
      </w:r>
      <w:r w:rsidRPr="007046EC">
        <w:rPr>
          <w:rFonts w:ascii="Times New Roman" w:hAnsi="Times New Roman"/>
          <w:rPrChange w:id="2260" w:author="EMRAH COLAK" w:date="2015-07-30T17:10:00Z">
            <w:rPr/>
          </w:rPrChange>
        </w:rPr>
        <w:t xml:space="preserve">  </w:t>
      </w:r>
      <w:r w:rsidRPr="007046EC">
        <w:rPr>
          <w:rFonts w:ascii="Times New Roman" w:hAnsi="Times New Roman"/>
        </w:rPr>
        <w:t>(Erişim</w:t>
      </w:r>
      <w:ins w:id="2261" w:author="EMRAH COLAK" w:date="2015-07-30T17:12:00Z">
        <w:r>
          <w:rPr>
            <w:rFonts w:ascii="Times New Roman" w:hAnsi="Times New Roman"/>
          </w:rPr>
          <w:t xml:space="preserve"> Tarihi</w:t>
        </w:r>
      </w:ins>
      <w:r w:rsidRPr="007046EC">
        <w:rPr>
          <w:rFonts w:ascii="Times New Roman" w:hAnsi="Times New Roman"/>
        </w:rPr>
        <w:t>: 26</w:t>
      </w:r>
      <w:ins w:id="2262" w:author="EMRAH COLAK" w:date="2015-07-30T17:12:00Z">
        <w:r>
          <w:rPr>
            <w:rFonts w:ascii="Times New Roman" w:hAnsi="Times New Roman"/>
          </w:rPr>
          <w:t>/</w:t>
        </w:r>
      </w:ins>
      <w:del w:id="2263" w:author="EMRAH COLAK" w:date="2015-07-30T17:12:00Z">
        <w:r w:rsidRPr="007046EC" w:rsidDel="007046EC">
          <w:rPr>
            <w:rFonts w:ascii="Times New Roman" w:hAnsi="Times New Roman"/>
          </w:rPr>
          <w:delText>.</w:delText>
        </w:r>
      </w:del>
      <w:r w:rsidRPr="007046EC">
        <w:rPr>
          <w:rFonts w:ascii="Times New Roman" w:hAnsi="Times New Roman"/>
        </w:rPr>
        <w:t>05</w:t>
      </w:r>
      <w:ins w:id="2264" w:author="EMRAH COLAK" w:date="2015-07-30T17:12:00Z">
        <w:r>
          <w:rPr>
            <w:rFonts w:ascii="Times New Roman" w:hAnsi="Times New Roman"/>
          </w:rPr>
          <w:t>/</w:t>
        </w:r>
      </w:ins>
      <w:del w:id="2265" w:author="EMRAH COLAK" w:date="2015-07-30T17:12:00Z">
        <w:r w:rsidRPr="007046EC" w:rsidDel="007046EC">
          <w:rPr>
            <w:rFonts w:ascii="Times New Roman" w:hAnsi="Times New Roman"/>
          </w:rPr>
          <w:delText>.</w:delText>
        </w:r>
      </w:del>
      <w:r w:rsidRPr="007046EC">
        <w:rPr>
          <w:rFonts w:ascii="Times New Roman" w:hAnsi="Times New Roman"/>
        </w:rPr>
        <w:t>2015)</w:t>
      </w:r>
    </w:p>
  </w:footnote>
  <w:footnote w:id="31">
    <w:p w14:paraId="43C5A561" w14:textId="6E2E91D2" w:rsidR="00D6132C" w:rsidRPr="007046EC" w:rsidRDefault="00D6132C">
      <w:pPr>
        <w:pStyle w:val="GvdeMetni"/>
        <w:spacing w:before="0"/>
        <w:ind w:left="0" w:right="102" w:firstLine="0"/>
        <w:jc w:val="both"/>
        <w:rPr>
          <w:ins w:id="2300" w:author="EMRAH COLAK" w:date="2015-07-30T17:11:00Z"/>
          <w:rFonts w:ascii="Times New Roman" w:hAnsi="Times New Roman"/>
          <w:sz w:val="20"/>
          <w:szCs w:val="20"/>
          <w:rPrChange w:id="2301" w:author="EMRAH COLAK" w:date="2015-07-30T17:11:00Z">
            <w:rPr>
              <w:ins w:id="2302" w:author="EMRAH COLAK" w:date="2015-07-30T17:11:00Z"/>
              <w:rFonts w:ascii="Times New Roman" w:hAnsi="Times New Roman"/>
            </w:rPr>
          </w:rPrChange>
        </w:rPr>
        <w:pPrChange w:id="2303" w:author="EMRAH COLAK" w:date="2015-07-30T17:12:00Z">
          <w:pPr>
            <w:pStyle w:val="GvdeMetni"/>
            <w:spacing w:before="125" w:line="360" w:lineRule="auto"/>
            <w:ind w:left="0" w:right="100" w:firstLine="0"/>
            <w:jc w:val="both"/>
          </w:pPr>
        </w:pPrChange>
      </w:pPr>
      <w:r w:rsidRPr="007046EC">
        <w:rPr>
          <w:rStyle w:val="DipnotBavurusu"/>
          <w:rFonts w:ascii="Times New Roman" w:hAnsi="Times New Roman"/>
          <w:sz w:val="20"/>
          <w:szCs w:val="20"/>
          <w:rPrChange w:id="2304" w:author="EMRAH COLAK" w:date="2015-07-30T17:11:00Z">
            <w:rPr>
              <w:rStyle w:val="DipnotBavurusu"/>
            </w:rPr>
          </w:rPrChange>
        </w:rPr>
        <w:footnoteRef/>
      </w:r>
      <w:r w:rsidRPr="007046EC">
        <w:rPr>
          <w:rFonts w:ascii="Times New Roman" w:hAnsi="Times New Roman"/>
          <w:sz w:val="20"/>
          <w:szCs w:val="20"/>
          <w:rPrChange w:id="2305" w:author="EMRAH COLAK" w:date="2015-07-30T17:11:00Z">
            <w:rPr/>
          </w:rPrChange>
        </w:rPr>
        <w:t xml:space="preserve"> </w:t>
      </w:r>
      <w:ins w:id="2306" w:author="EMRAH COLAK" w:date="2015-07-30T17:11:00Z">
        <w:r w:rsidRPr="007046EC">
          <w:rPr>
            <w:rFonts w:ascii="Times New Roman" w:hAnsi="Times New Roman"/>
            <w:sz w:val="20"/>
            <w:szCs w:val="20"/>
            <w:rPrChange w:id="2307" w:author="EMRAH COLAK" w:date="2015-07-30T17:11:00Z">
              <w:rPr>
                <w:rFonts w:ascii="Times New Roman" w:hAnsi="Times New Roman"/>
              </w:rPr>
            </w:rPrChange>
          </w:rPr>
          <w:t>Vmware, Virtualiza</w:t>
        </w:r>
      </w:ins>
      <w:ins w:id="2308" w:author="EMRAH COLAK" w:date="2015-07-30T17:15:00Z">
        <w:r>
          <w:rPr>
            <w:rFonts w:ascii="Times New Roman" w:hAnsi="Times New Roman"/>
            <w:sz w:val="20"/>
            <w:szCs w:val="20"/>
          </w:rPr>
          <w:t>t</w:t>
        </w:r>
      </w:ins>
      <w:ins w:id="2309" w:author="EMRAH COLAK" w:date="2015-07-30T17:11:00Z">
        <w:r w:rsidRPr="007046EC">
          <w:rPr>
            <w:rFonts w:ascii="Times New Roman" w:hAnsi="Times New Roman"/>
            <w:sz w:val="20"/>
            <w:szCs w:val="20"/>
            <w:rPrChange w:id="2310" w:author="EMRAH COLAK" w:date="2015-07-30T17:11:00Z">
              <w:rPr>
                <w:rFonts w:ascii="Times New Roman" w:hAnsi="Times New Roman"/>
              </w:rPr>
            </w:rPrChange>
          </w:rPr>
          <w:t>ion.</w:t>
        </w:r>
      </w:ins>
    </w:p>
    <w:p w14:paraId="4A3CF536" w14:textId="4BCF63A5" w:rsidR="00D6132C" w:rsidRPr="007046EC" w:rsidRDefault="00D6132C">
      <w:pPr>
        <w:pStyle w:val="GvdeMetni"/>
        <w:spacing w:before="0"/>
        <w:ind w:left="0" w:right="102" w:firstLine="0"/>
        <w:jc w:val="both"/>
        <w:rPr>
          <w:rFonts w:ascii="Times New Roman" w:hAnsi="Times New Roman"/>
          <w:sz w:val="20"/>
          <w:szCs w:val="20"/>
          <w:rPrChange w:id="2311" w:author="EMRAH COLAK" w:date="2015-07-30T17:11:00Z">
            <w:rPr/>
          </w:rPrChange>
        </w:rPr>
        <w:pPrChange w:id="2312" w:author="EMRAH COLAK" w:date="2015-07-30T17:12:00Z">
          <w:pPr>
            <w:pStyle w:val="GvdeMetni"/>
            <w:spacing w:before="125" w:line="360" w:lineRule="auto"/>
            <w:ind w:left="0" w:right="100" w:firstLine="0"/>
            <w:jc w:val="both"/>
          </w:pPr>
        </w:pPrChange>
      </w:pPr>
      <w:r w:rsidRPr="007046EC">
        <w:rPr>
          <w:rFonts w:ascii="Times New Roman" w:hAnsi="Times New Roman"/>
          <w:u w:val="single"/>
          <w:rPrChange w:id="2313" w:author="EMRAH COLAK" w:date="2015-07-30T17:11:00Z">
            <w:rPr>
              <w:rStyle w:val="Kpr"/>
              <w:rFonts w:ascii="Calibri" w:hAnsi="Calibri"/>
              <w:color w:val="auto"/>
              <w:sz w:val="20"/>
              <w:szCs w:val="20"/>
              <w:u w:val="none"/>
            </w:rPr>
          </w:rPrChange>
        </w:rPr>
        <w:fldChar w:fldCharType="begin"/>
      </w:r>
      <w:r w:rsidRPr="007046EC">
        <w:rPr>
          <w:rFonts w:ascii="Times New Roman" w:hAnsi="Times New Roman"/>
          <w:sz w:val="20"/>
          <w:szCs w:val="20"/>
          <w:u w:val="single"/>
          <w:rPrChange w:id="2314" w:author="EMRAH COLAK" w:date="2015-07-30T17:11:00Z">
            <w:rPr/>
          </w:rPrChange>
        </w:rPr>
        <w:instrText xml:space="preserve"> HYPERLINK "https://www.vmware.com/tr/virtualization.html" \l "sthash.uXxviO7y.dpuf" </w:instrText>
      </w:r>
      <w:r w:rsidRPr="007046EC">
        <w:rPr>
          <w:rFonts w:ascii="Times New Roman" w:hAnsi="Times New Roman"/>
          <w:u w:val="single"/>
          <w:rPrChange w:id="2315" w:author="EMRAH COLAK" w:date="2015-07-30T17:11:00Z">
            <w:rPr>
              <w:rStyle w:val="Kpr"/>
              <w:rFonts w:ascii="Calibri" w:hAnsi="Calibri"/>
              <w:color w:val="auto"/>
              <w:sz w:val="20"/>
              <w:szCs w:val="20"/>
              <w:u w:val="none"/>
            </w:rPr>
          </w:rPrChange>
        </w:rPr>
        <w:fldChar w:fldCharType="separate"/>
      </w:r>
      <w:r w:rsidRPr="007046EC">
        <w:rPr>
          <w:rStyle w:val="Kpr"/>
          <w:rFonts w:ascii="Times New Roman" w:hAnsi="Times New Roman"/>
          <w:color w:val="auto"/>
          <w:sz w:val="20"/>
          <w:szCs w:val="20"/>
          <w:rPrChange w:id="2316" w:author="EMRAH COLAK" w:date="2015-07-30T17:11:00Z">
            <w:rPr>
              <w:rStyle w:val="Kpr"/>
              <w:rFonts w:ascii="Calibri" w:hAnsi="Calibri"/>
              <w:color w:val="auto"/>
              <w:sz w:val="20"/>
              <w:szCs w:val="20"/>
              <w:u w:val="none"/>
            </w:rPr>
          </w:rPrChange>
        </w:rPr>
        <w:t>https://www.vmware.com/tr/virtualization.html#sthash.uXxviO7y.dpuf</w:t>
      </w:r>
      <w:r w:rsidRPr="007046EC">
        <w:rPr>
          <w:rStyle w:val="Kpr"/>
          <w:rFonts w:ascii="Times New Roman" w:hAnsi="Times New Roman"/>
          <w:color w:val="auto"/>
          <w:sz w:val="20"/>
          <w:szCs w:val="20"/>
          <w:rPrChange w:id="2317" w:author="EMRAH COLAK" w:date="2015-07-30T17:11:00Z">
            <w:rPr>
              <w:rStyle w:val="Kpr"/>
              <w:rFonts w:ascii="Calibri" w:hAnsi="Calibri"/>
              <w:color w:val="auto"/>
              <w:sz w:val="20"/>
              <w:szCs w:val="20"/>
              <w:u w:val="none"/>
            </w:rPr>
          </w:rPrChange>
        </w:rPr>
        <w:fldChar w:fldCharType="end"/>
      </w:r>
      <w:r w:rsidRPr="007046EC">
        <w:rPr>
          <w:rFonts w:ascii="Times New Roman" w:hAnsi="Times New Roman"/>
          <w:sz w:val="20"/>
          <w:szCs w:val="20"/>
          <w:rPrChange w:id="2318" w:author="EMRAH COLAK" w:date="2015-07-30T17:11:00Z">
            <w:rPr>
              <w:rFonts w:ascii="Calibri" w:hAnsi="Calibri"/>
              <w:sz w:val="20"/>
              <w:szCs w:val="20"/>
            </w:rPr>
          </w:rPrChange>
        </w:rPr>
        <w:t xml:space="preserve"> (Erişim</w:t>
      </w:r>
      <w:ins w:id="2319" w:author="EMRAH COLAK" w:date="2015-07-30T17:15:00Z">
        <w:r>
          <w:rPr>
            <w:rFonts w:ascii="Times New Roman" w:hAnsi="Times New Roman"/>
            <w:sz w:val="20"/>
            <w:szCs w:val="20"/>
          </w:rPr>
          <w:t xml:space="preserve"> Tarihi</w:t>
        </w:r>
      </w:ins>
      <w:r w:rsidRPr="007046EC">
        <w:rPr>
          <w:rFonts w:ascii="Times New Roman" w:hAnsi="Times New Roman"/>
          <w:sz w:val="20"/>
          <w:szCs w:val="20"/>
          <w:rPrChange w:id="2320" w:author="EMRAH COLAK" w:date="2015-07-30T17:11:00Z">
            <w:rPr>
              <w:rFonts w:ascii="Times New Roman" w:hAnsi="Times New Roman"/>
            </w:rPr>
          </w:rPrChange>
        </w:rPr>
        <w:t>: 26</w:t>
      </w:r>
      <w:del w:id="2321" w:author="EMRAH COLAK" w:date="2015-07-30T17:13:00Z">
        <w:r w:rsidRPr="007046EC" w:rsidDel="007046EC">
          <w:rPr>
            <w:rFonts w:ascii="Times New Roman" w:hAnsi="Times New Roman"/>
            <w:sz w:val="20"/>
            <w:szCs w:val="20"/>
            <w:rPrChange w:id="2322" w:author="EMRAH COLAK" w:date="2015-07-30T17:11:00Z">
              <w:rPr>
                <w:rFonts w:ascii="Times New Roman" w:hAnsi="Times New Roman"/>
              </w:rPr>
            </w:rPrChange>
          </w:rPr>
          <w:delText>.</w:delText>
        </w:r>
      </w:del>
      <w:ins w:id="2323" w:author="EMRAH COLAK" w:date="2015-07-30T17:13:00Z">
        <w:r>
          <w:rPr>
            <w:rFonts w:ascii="Times New Roman" w:hAnsi="Times New Roman"/>
            <w:sz w:val="20"/>
            <w:szCs w:val="20"/>
          </w:rPr>
          <w:t>/</w:t>
        </w:r>
      </w:ins>
      <w:r w:rsidRPr="007046EC">
        <w:rPr>
          <w:rFonts w:ascii="Times New Roman" w:hAnsi="Times New Roman"/>
          <w:sz w:val="20"/>
          <w:szCs w:val="20"/>
          <w:rPrChange w:id="2324" w:author="EMRAH COLAK" w:date="2015-07-30T17:11:00Z">
            <w:rPr>
              <w:rFonts w:ascii="Times New Roman" w:hAnsi="Times New Roman"/>
            </w:rPr>
          </w:rPrChange>
        </w:rPr>
        <w:t>05</w:t>
      </w:r>
      <w:ins w:id="2325" w:author="EMRAH COLAK" w:date="2015-07-30T17:13:00Z">
        <w:r>
          <w:rPr>
            <w:rFonts w:ascii="Times New Roman" w:hAnsi="Times New Roman"/>
            <w:sz w:val="20"/>
            <w:szCs w:val="20"/>
          </w:rPr>
          <w:t>/</w:t>
        </w:r>
      </w:ins>
      <w:del w:id="2326" w:author="EMRAH COLAK" w:date="2015-07-30T17:13:00Z">
        <w:r w:rsidRPr="007046EC" w:rsidDel="007046EC">
          <w:rPr>
            <w:rFonts w:ascii="Times New Roman" w:hAnsi="Times New Roman"/>
            <w:sz w:val="20"/>
            <w:szCs w:val="20"/>
            <w:rPrChange w:id="2327" w:author="EMRAH COLAK" w:date="2015-07-30T17:11:00Z">
              <w:rPr>
                <w:rFonts w:ascii="Times New Roman" w:hAnsi="Times New Roman"/>
              </w:rPr>
            </w:rPrChange>
          </w:rPr>
          <w:delText>.</w:delText>
        </w:r>
      </w:del>
      <w:r w:rsidRPr="007046EC">
        <w:rPr>
          <w:rFonts w:ascii="Times New Roman" w:hAnsi="Times New Roman"/>
          <w:sz w:val="20"/>
          <w:szCs w:val="20"/>
          <w:rPrChange w:id="2328" w:author="EMRAH COLAK" w:date="2015-07-30T17:11:00Z">
            <w:rPr>
              <w:rFonts w:ascii="Times New Roman" w:hAnsi="Times New Roman"/>
            </w:rPr>
          </w:rPrChange>
        </w:rPr>
        <w:t>2015)</w:t>
      </w:r>
    </w:p>
    <w:p w14:paraId="1F97FF1F" w14:textId="77777777" w:rsidR="00D6132C" w:rsidRDefault="00D6132C">
      <w:pPr>
        <w:pStyle w:val="DipnotMetni"/>
      </w:pPr>
    </w:p>
  </w:footnote>
  <w:footnote w:id="32">
    <w:p w14:paraId="3DAD170A" w14:textId="3A3928AA" w:rsidR="00D6132C" w:rsidRPr="007046EC" w:rsidRDefault="00D6132C">
      <w:pPr>
        <w:pStyle w:val="DipnotMetni"/>
        <w:rPr>
          <w:ins w:id="2355" w:author="EMRAH COLAK" w:date="2015-07-30T17:13:00Z"/>
          <w:rFonts w:ascii="Times New Roman" w:hAnsi="Times New Roman"/>
          <w:rPrChange w:id="2356" w:author="EMRAH COLAK" w:date="2015-07-30T17:13:00Z">
            <w:rPr>
              <w:ins w:id="2357" w:author="EMRAH COLAK" w:date="2015-07-30T17:13:00Z"/>
            </w:rPr>
          </w:rPrChange>
        </w:rPr>
      </w:pPr>
      <w:ins w:id="2358" w:author="EMRAH COLAK" w:date="2015-07-30T15:38:00Z">
        <w:r w:rsidRPr="007046EC">
          <w:rPr>
            <w:rStyle w:val="DipnotBavurusu"/>
            <w:rFonts w:ascii="Times New Roman" w:hAnsi="Times New Roman"/>
            <w:rPrChange w:id="2359" w:author="EMRAH COLAK" w:date="2015-07-30T17:13:00Z">
              <w:rPr>
                <w:rStyle w:val="DipnotBavurusu"/>
              </w:rPr>
            </w:rPrChange>
          </w:rPr>
          <w:footnoteRef/>
        </w:r>
      </w:ins>
      <w:ins w:id="2360" w:author="EMRAH COLAK" w:date="2015-07-30T17:13:00Z">
        <w:r w:rsidRPr="007046EC">
          <w:rPr>
            <w:rFonts w:ascii="Times New Roman" w:hAnsi="Times New Roman"/>
          </w:rPr>
          <w:t>Vmware, Virtualiza</w:t>
        </w:r>
        <w:r>
          <w:rPr>
            <w:rFonts w:ascii="Times New Roman" w:hAnsi="Times New Roman"/>
          </w:rPr>
          <w:t>ti</w:t>
        </w:r>
        <w:r w:rsidRPr="007046EC">
          <w:rPr>
            <w:rFonts w:ascii="Times New Roman" w:hAnsi="Times New Roman"/>
          </w:rPr>
          <w:t>on.</w:t>
        </w:r>
      </w:ins>
      <w:ins w:id="2361" w:author="EMRAH COLAK" w:date="2015-07-30T15:38:00Z">
        <w:r w:rsidRPr="007046EC">
          <w:rPr>
            <w:rFonts w:ascii="Times New Roman" w:hAnsi="Times New Roman"/>
            <w:rPrChange w:id="2362" w:author="EMRAH COLAK" w:date="2015-07-30T17:13:00Z">
              <w:rPr/>
            </w:rPrChange>
          </w:rPr>
          <w:t xml:space="preserve"> </w:t>
        </w:r>
      </w:ins>
    </w:p>
    <w:p w14:paraId="03BBEE7F" w14:textId="309DB634" w:rsidR="00D6132C" w:rsidRDefault="00D6132C">
      <w:pPr>
        <w:pStyle w:val="DipnotMetni"/>
      </w:pPr>
      <w:ins w:id="2363" w:author="EMRAH COLAK" w:date="2015-07-30T15:38:00Z">
        <w:r w:rsidRPr="007046EC">
          <w:rPr>
            <w:rFonts w:ascii="Times New Roman" w:hAnsi="Times New Roman"/>
            <w:u w:val="single"/>
            <w:rPrChange w:id="2364" w:author="EMRAH COLAK" w:date="2015-07-30T17:14:00Z">
              <w:rPr>
                <w:rStyle w:val="Kpr"/>
                <w:color w:val="auto"/>
                <w:u w:val="none"/>
              </w:rPr>
            </w:rPrChange>
          </w:rPr>
          <w:fldChar w:fldCharType="begin"/>
        </w:r>
        <w:r w:rsidRPr="007046EC">
          <w:rPr>
            <w:rFonts w:ascii="Times New Roman" w:hAnsi="Times New Roman"/>
            <w:u w:val="single"/>
            <w:rPrChange w:id="2365" w:author="EMRAH COLAK" w:date="2015-07-30T17:14:00Z">
              <w:rPr/>
            </w:rPrChange>
          </w:rPr>
          <w:instrText xml:space="preserve"> HYPERLINK "https://www.vmware.com/tr/virtualization.html" \l "sthash.uXxviO7y.dpuf" </w:instrText>
        </w:r>
        <w:r w:rsidRPr="007046EC">
          <w:rPr>
            <w:rFonts w:ascii="Times New Roman" w:hAnsi="Times New Roman"/>
            <w:u w:val="single"/>
            <w:rPrChange w:id="2366" w:author="EMRAH COLAK" w:date="2015-07-30T17:14:00Z">
              <w:rPr>
                <w:rStyle w:val="Kpr"/>
                <w:color w:val="auto"/>
                <w:u w:val="none"/>
              </w:rPr>
            </w:rPrChange>
          </w:rPr>
          <w:fldChar w:fldCharType="separate"/>
        </w:r>
        <w:r w:rsidRPr="007046EC">
          <w:rPr>
            <w:rStyle w:val="Kpr"/>
            <w:rFonts w:ascii="Times New Roman" w:hAnsi="Times New Roman"/>
            <w:color w:val="auto"/>
            <w:rPrChange w:id="2367" w:author="EMRAH COLAK" w:date="2015-07-30T17:14:00Z">
              <w:rPr>
                <w:rStyle w:val="Kpr"/>
                <w:color w:val="auto"/>
                <w:u w:val="none"/>
              </w:rPr>
            </w:rPrChange>
          </w:rPr>
          <w:t>https://www.vmware.com/tr/virtualization.html#sthash.uXxviO7y.dpuf</w:t>
        </w:r>
        <w:r w:rsidRPr="007046EC">
          <w:rPr>
            <w:rStyle w:val="Kpr"/>
            <w:rFonts w:ascii="Times New Roman" w:hAnsi="Times New Roman"/>
            <w:color w:val="auto"/>
            <w:rPrChange w:id="2368" w:author="EMRAH COLAK" w:date="2015-07-30T17:14:00Z">
              <w:rPr>
                <w:rStyle w:val="Kpr"/>
                <w:color w:val="auto"/>
                <w:u w:val="none"/>
              </w:rPr>
            </w:rPrChange>
          </w:rPr>
          <w:fldChar w:fldCharType="end"/>
        </w:r>
        <w:r w:rsidRPr="007046EC">
          <w:rPr>
            <w:rFonts w:ascii="Times New Roman" w:hAnsi="Times New Roman"/>
            <w:rPrChange w:id="2369" w:author="EMRAH COLAK" w:date="2015-07-30T17:13:00Z">
              <w:rPr/>
            </w:rPrChange>
          </w:rPr>
          <w:t xml:space="preserve"> </w:t>
        </w:r>
        <w:r w:rsidRPr="007046EC">
          <w:rPr>
            <w:rFonts w:ascii="Times New Roman" w:hAnsi="Times New Roman"/>
          </w:rPr>
          <w:t>(Erişim</w:t>
        </w:r>
      </w:ins>
      <w:ins w:id="2370" w:author="EMRAH COLAK" w:date="2015-07-30T17:15:00Z">
        <w:r>
          <w:rPr>
            <w:rFonts w:ascii="Times New Roman" w:hAnsi="Times New Roman"/>
          </w:rPr>
          <w:t xml:space="preserve"> Tarihi</w:t>
        </w:r>
      </w:ins>
      <w:ins w:id="2371" w:author="EMRAH COLAK" w:date="2015-07-30T15:38:00Z">
        <w:r w:rsidRPr="007046EC">
          <w:rPr>
            <w:rFonts w:ascii="Times New Roman" w:hAnsi="Times New Roman"/>
          </w:rPr>
          <w:t>: 26/05/2015)</w:t>
        </w:r>
      </w:ins>
    </w:p>
  </w:footnote>
  <w:footnote w:id="33">
    <w:p w14:paraId="25230E52" w14:textId="360DCFE8" w:rsidR="00D6132C" w:rsidRPr="007046EC" w:rsidRDefault="00D6132C">
      <w:pPr>
        <w:pStyle w:val="DipnotMetni"/>
        <w:rPr>
          <w:rFonts w:ascii="Times New Roman" w:hAnsi="Times New Roman"/>
          <w:sz w:val="18"/>
          <w:szCs w:val="18"/>
          <w:rPrChange w:id="2396" w:author="EMRAH COLAK" w:date="2015-07-30T17:14:00Z">
            <w:rPr/>
          </w:rPrChange>
        </w:rPr>
      </w:pPr>
      <w:r w:rsidRPr="007046EC">
        <w:rPr>
          <w:rStyle w:val="DipnotBavurusu"/>
          <w:rFonts w:ascii="Times New Roman" w:hAnsi="Times New Roman"/>
          <w:sz w:val="18"/>
          <w:szCs w:val="18"/>
          <w:rPrChange w:id="2397" w:author="EMRAH COLAK" w:date="2015-07-30T17:14:00Z">
            <w:rPr>
              <w:rStyle w:val="DipnotBavurusu"/>
            </w:rPr>
          </w:rPrChange>
        </w:rPr>
        <w:footnoteRef/>
      </w:r>
      <w:r w:rsidRPr="007046EC">
        <w:rPr>
          <w:rFonts w:ascii="Times New Roman" w:hAnsi="Times New Roman"/>
          <w:sz w:val="18"/>
          <w:szCs w:val="18"/>
          <w:rPrChange w:id="2398" w:author="EMRAH COLAK" w:date="2015-07-30T17:14:00Z">
            <w:rPr/>
          </w:rPrChange>
        </w:rPr>
        <w:t xml:space="preserve"> </w:t>
      </w:r>
      <w:ins w:id="2399" w:author="EMRAH COLAK" w:date="2015-07-30T17:14:00Z">
        <w:r w:rsidRPr="007046EC">
          <w:rPr>
            <w:rFonts w:ascii="Times New Roman" w:hAnsi="Times New Roman"/>
            <w:sz w:val="19"/>
            <w:szCs w:val="19"/>
            <w:rPrChange w:id="2400" w:author="EMRAH COLAK" w:date="2015-07-30T17:14:00Z">
              <w:rPr>
                <w:rFonts w:ascii="Times New Roman" w:hAnsi="Times New Roman"/>
              </w:rPr>
            </w:rPrChange>
          </w:rPr>
          <w:t>Vmware, Virtualiza</w:t>
        </w:r>
      </w:ins>
      <w:ins w:id="2401" w:author="EMRAH COLAK" w:date="2015-07-30T17:16:00Z">
        <w:r>
          <w:rPr>
            <w:rFonts w:ascii="Times New Roman" w:hAnsi="Times New Roman"/>
            <w:sz w:val="19"/>
            <w:szCs w:val="19"/>
          </w:rPr>
          <w:t>t</w:t>
        </w:r>
      </w:ins>
      <w:ins w:id="2402" w:author="EMRAH COLAK" w:date="2015-07-30T17:14:00Z">
        <w:r w:rsidRPr="007046EC">
          <w:rPr>
            <w:rFonts w:ascii="Times New Roman" w:hAnsi="Times New Roman"/>
            <w:sz w:val="19"/>
            <w:szCs w:val="19"/>
            <w:rPrChange w:id="2403" w:author="EMRAH COLAK" w:date="2015-07-30T17:14:00Z">
              <w:rPr>
                <w:rFonts w:ascii="Times New Roman" w:hAnsi="Times New Roman"/>
              </w:rPr>
            </w:rPrChange>
          </w:rPr>
          <w:t xml:space="preserve">ion. </w:t>
        </w:r>
      </w:ins>
      <w:r w:rsidRPr="007046EC">
        <w:rPr>
          <w:rFonts w:ascii="Times New Roman" w:hAnsi="Times New Roman"/>
          <w:sz w:val="19"/>
          <w:szCs w:val="19"/>
          <w:u w:val="single"/>
          <w:rPrChange w:id="2404" w:author="EMRAH COLAK" w:date="2015-07-30T17:14:00Z">
            <w:rPr>
              <w:rStyle w:val="Kpr"/>
              <w:color w:val="auto"/>
              <w:u w:val="none"/>
            </w:rPr>
          </w:rPrChange>
        </w:rPr>
        <w:fldChar w:fldCharType="begin"/>
      </w:r>
      <w:r w:rsidRPr="007046EC">
        <w:rPr>
          <w:rFonts w:ascii="Times New Roman" w:hAnsi="Times New Roman"/>
          <w:sz w:val="19"/>
          <w:szCs w:val="19"/>
          <w:u w:val="single"/>
          <w:rPrChange w:id="2405" w:author="EMRAH COLAK" w:date="2015-07-30T17:14:00Z">
            <w:rPr/>
          </w:rPrChange>
        </w:rPr>
        <w:instrText xml:space="preserve"> HYPERLINK "https://www.vmware.com/tr/virtualization.html" </w:instrText>
      </w:r>
      <w:r w:rsidRPr="007046EC">
        <w:rPr>
          <w:rFonts w:ascii="Times New Roman" w:hAnsi="Times New Roman"/>
          <w:sz w:val="19"/>
          <w:szCs w:val="19"/>
          <w:u w:val="single"/>
          <w:rPrChange w:id="2406" w:author="EMRAH COLAK" w:date="2015-07-30T17:14:00Z">
            <w:rPr>
              <w:rStyle w:val="Kpr"/>
              <w:color w:val="auto"/>
              <w:u w:val="none"/>
            </w:rPr>
          </w:rPrChange>
        </w:rPr>
        <w:fldChar w:fldCharType="separate"/>
      </w:r>
      <w:r w:rsidRPr="007046EC">
        <w:rPr>
          <w:rStyle w:val="Kpr"/>
          <w:rFonts w:ascii="Times New Roman" w:hAnsi="Times New Roman"/>
          <w:color w:val="auto"/>
          <w:sz w:val="19"/>
          <w:szCs w:val="19"/>
          <w:rPrChange w:id="2407" w:author="EMRAH COLAK" w:date="2015-07-30T17:14:00Z">
            <w:rPr>
              <w:rStyle w:val="Kpr"/>
              <w:color w:val="auto"/>
              <w:u w:val="none"/>
            </w:rPr>
          </w:rPrChange>
        </w:rPr>
        <w:t>https://www.vmware.com/tr/virtualization.html</w:t>
      </w:r>
      <w:r w:rsidRPr="007046EC">
        <w:rPr>
          <w:rStyle w:val="Kpr"/>
          <w:rFonts w:ascii="Times New Roman" w:hAnsi="Times New Roman"/>
          <w:color w:val="auto"/>
          <w:sz w:val="19"/>
          <w:szCs w:val="19"/>
          <w:rPrChange w:id="2408" w:author="EMRAH COLAK" w:date="2015-07-30T17:14:00Z">
            <w:rPr>
              <w:rStyle w:val="Kpr"/>
              <w:color w:val="auto"/>
              <w:u w:val="none"/>
            </w:rPr>
          </w:rPrChange>
        </w:rPr>
        <w:fldChar w:fldCharType="end"/>
      </w:r>
      <w:r w:rsidRPr="007046EC">
        <w:rPr>
          <w:rFonts w:ascii="Times New Roman" w:hAnsi="Times New Roman"/>
          <w:sz w:val="19"/>
          <w:szCs w:val="19"/>
          <w:rPrChange w:id="2409" w:author="EMRAH COLAK" w:date="2015-07-30T17:14:00Z">
            <w:rPr/>
          </w:rPrChange>
        </w:rPr>
        <w:t xml:space="preserve">  (Erişim</w:t>
      </w:r>
      <w:ins w:id="2410" w:author="EMRAH COLAK" w:date="2015-07-30T17:14:00Z">
        <w:r w:rsidRPr="007046EC">
          <w:rPr>
            <w:rFonts w:ascii="Times New Roman" w:hAnsi="Times New Roman"/>
            <w:sz w:val="19"/>
            <w:szCs w:val="19"/>
            <w:rPrChange w:id="2411" w:author="EMRAH COLAK" w:date="2015-07-30T17:14:00Z">
              <w:rPr>
                <w:rFonts w:ascii="Times New Roman" w:hAnsi="Times New Roman"/>
              </w:rPr>
            </w:rPrChange>
          </w:rPr>
          <w:t xml:space="preserve"> Tarihi</w:t>
        </w:r>
      </w:ins>
      <w:r w:rsidRPr="007046EC">
        <w:rPr>
          <w:rFonts w:ascii="Times New Roman" w:hAnsi="Times New Roman"/>
          <w:sz w:val="19"/>
          <w:szCs w:val="19"/>
          <w:rPrChange w:id="2412" w:author="EMRAH COLAK" w:date="2015-07-30T17:14:00Z">
            <w:rPr>
              <w:rFonts w:ascii="Times New Roman" w:hAnsi="Times New Roman"/>
            </w:rPr>
          </w:rPrChange>
        </w:rPr>
        <w:t>: 26</w:t>
      </w:r>
      <w:ins w:id="2413" w:author="EMRAH COLAK" w:date="2015-07-30T17:14:00Z">
        <w:r w:rsidRPr="007046EC">
          <w:rPr>
            <w:rFonts w:ascii="Times New Roman" w:hAnsi="Times New Roman"/>
            <w:sz w:val="19"/>
            <w:szCs w:val="19"/>
            <w:rPrChange w:id="2414" w:author="EMRAH COLAK" w:date="2015-07-30T17:14:00Z">
              <w:rPr>
                <w:rFonts w:ascii="Times New Roman" w:hAnsi="Times New Roman"/>
              </w:rPr>
            </w:rPrChange>
          </w:rPr>
          <w:t>/</w:t>
        </w:r>
      </w:ins>
      <w:del w:id="2415" w:author="EMRAH COLAK" w:date="2015-07-30T17:14:00Z">
        <w:r w:rsidRPr="007046EC" w:rsidDel="007046EC">
          <w:rPr>
            <w:rFonts w:ascii="Times New Roman" w:hAnsi="Times New Roman"/>
            <w:sz w:val="19"/>
            <w:szCs w:val="19"/>
            <w:rPrChange w:id="2416" w:author="EMRAH COLAK" w:date="2015-07-30T17:14:00Z">
              <w:rPr>
                <w:rFonts w:ascii="Times New Roman" w:hAnsi="Times New Roman"/>
              </w:rPr>
            </w:rPrChange>
          </w:rPr>
          <w:delText>.</w:delText>
        </w:r>
      </w:del>
      <w:r w:rsidRPr="007046EC">
        <w:rPr>
          <w:rFonts w:ascii="Times New Roman" w:hAnsi="Times New Roman"/>
          <w:sz w:val="19"/>
          <w:szCs w:val="19"/>
          <w:rPrChange w:id="2417" w:author="EMRAH COLAK" w:date="2015-07-30T17:14:00Z">
            <w:rPr>
              <w:rFonts w:ascii="Times New Roman" w:hAnsi="Times New Roman"/>
            </w:rPr>
          </w:rPrChange>
        </w:rPr>
        <w:t>05</w:t>
      </w:r>
      <w:ins w:id="2418" w:author="EMRAH COLAK" w:date="2015-07-30T17:14:00Z">
        <w:r w:rsidRPr="007046EC">
          <w:rPr>
            <w:rFonts w:ascii="Times New Roman" w:hAnsi="Times New Roman"/>
            <w:sz w:val="19"/>
            <w:szCs w:val="19"/>
            <w:rPrChange w:id="2419" w:author="EMRAH COLAK" w:date="2015-07-30T17:14:00Z">
              <w:rPr>
                <w:rFonts w:ascii="Times New Roman" w:hAnsi="Times New Roman"/>
              </w:rPr>
            </w:rPrChange>
          </w:rPr>
          <w:t>/</w:t>
        </w:r>
      </w:ins>
      <w:del w:id="2420" w:author="EMRAH COLAK" w:date="2015-07-30T17:14:00Z">
        <w:r w:rsidRPr="007046EC" w:rsidDel="007046EC">
          <w:rPr>
            <w:rFonts w:ascii="Times New Roman" w:hAnsi="Times New Roman"/>
            <w:sz w:val="19"/>
            <w:szCs w:val="19"/>
            <w:rPrChange w:id="2421" w:author="EMRAH COLAK" w:date="2015-07-30T17:14:00Z">
              <w:rPr>
                <w:rFonts w:ascii="Times New Roman" w:hAnsi="Times New Roman"/>
              </w:rPr>
            </w:rPrChange>
          </w:rPr>
          <w:delText>.</w:delText>
        </w:r>
      </w:del>
      <w:r w:rsidRPr="007046EC">
        <w:rPr>
          <w:rFonts w:ascii="Times New Roman" w:hAnsi="Times New Roman"/>
          <w:sz w:val="19"/>
          <w:szCs w:val="19"/>
          <w:rPrChange w:id="2422" w:author="EMRAH COLAK" w:date="2015-07-30T17:14:00Z">
            <w:rPr>
              <w:rFonts w:ascii="Times New Roman" w:hAnsi="Times New Roman"/>
            </w:rPr>
          </w:rPrChange>
        </w:rPr>
        <w:t>2015)</w:t>
      </w:r>
    </w:p>
  </w:footnote>
  <w:footnote w:id="34">
    <w:p w14:paraId="4CE93342" w14:textId="78D2F983" w:rsidR="00D6132C" w:rsidRPr="006C1A64" w:rsidRDefault="00D6132C">
      <w:pPr>
        <w:pStyle w:val="DipnotMetni"/>
        <w:rPr>
          <w:rFonts w:ascii="Times New Roman" w:hAnsi="Times New Roman"/>
          <w:rPrChange w:id="2467" w:author="EMRAH COLAK" w:date="2015-07-30T17:17:00Z">
            <w:rPr/>
          </w:rPrChange>
        </w:rPr>
      </w:pPr>
      <w:r w:rsidRPr="006C1A64">
        <w:rPr>
          <w:rStyle w:val="DipnotBavurusu"/>
          <w:rFonts w:ascii="Times New Roman" w:hAnsi="Times New Roman"/>
          <w:rPrChange w:id="2468" w:author="EMRAH COLAK" w:date="2015-07-30T17:17:00Z">
            <w:rPr>
              <w:rStyle w:val="DipnotBavurusu"/>
            </w:rPr>
          </w:rPrChange>
        </w:rPr>
        <w:footnoteRef/>
      </w:r>
      <w:r w:rsidRPr="006C1A64">
        <w:rPr>
          <w:rFonts w:ascii="Times New Roman" w:hAnsi="Times New Roman"/>
          <w:rPrChange w:id="2469" w:author="EMRAH COLAK" w:date="2015-07-30T17:17:00Z">
            <w:rPr/>
          </w:rPrChange>
        </w:rPr>
        <w:t xml:space="preserve">   </w:t>
      </w:r>
      <w:ins w:id="2470" w:author="EMRAH COLAK" w:date="2015-07-30T17:16:00Z">
        <w:r w:rsidRPr="006C1A64">
          <w:rPr>
            <w:rFonts w:ascii="Times New Roman" w:hAnsi="Times New Roman"/>
          </w:rPr>
          <w:t>Vmware, Virtualization.</w:t>
        </w:r>
      </w:ins>
      <w:ins w:id="2471" w:author="EMRAH COLAK" w:date="2015-07-30T17:17:00Z">
        <w:r w:rsidRPr="006C1A64">
          <w:rPr>
            <w:rFonts w:ascii="Times New Roman" w:hAnsi="Times New Roman"/>
          </w:rPr>
          <w:t xml:space="preserve"> </w:t>
        </w:r>
      </w:ins>
      <w:r w:rsidRPr="006C1A64">
        <w:rPr>
          <w:rFonts w:ascii="Times New Roman" w:hAnsi="Times New Roman"/>
          <w:u w:val="single"/>
          <w:rPrChange w:id="2472" w:author="EMRAH COLAK" w:date="2015-07-30T17:17:00Z">
            <w:rPr/>
          </w:rPrChange>
        </w:rPr>
        <w:t>https://www.vmware.com/tr/virtualization.html#sthash.uXxviO7y.dpuf</w:t>
      </w:r>
      <w:r w:rsidRPr="006C1A64">
        <w:rPr>
          <w:rFonts w:ascii="Times New Roman" w:hAnsi="Times New Roman"/>
          <w:rPrChange w:id="2473" w:author="EMRAH COLAK" w:date="2015-07-30T17:17:00Z">
            <w:rPr/>
          </w:rPrChange>
        </w:rPr>
        <w:t xml:space="preserve"> (Erişim</w:t>
      </w:r>
      <w:ins w:id="2474" w:author="EMRAH COLAK" w:date="2015-07-30T17:17:00Z">
        <w:r w:rsidRPr="006C1A64">
          <w:rPr>
            <w:rFonts w:ascii="Times New Roman" w:hAnsi="Times New Roman"/>
            <w:rPrChange w:id="2475" w:author="EMRAH COLAK" w:date="2015-07-30T17:17:00Z">
              <w:rPr/>
            </w:rPrChange>
          </w:rPr>
          <w:t xml:space="preserve"> Tarihi</w:t>
        </w:r>
      </w:ins>
      <w:r w:rsidRPr="006C1A64">
        <w:rPr>
          <w:rFonts w:ascii="Times New Roman" w:hAnsi="Times New Roman"/>
          <w:rPrChange w:id="2476" w:author="EMRAH COLAK" w:date="2015-07-30T17:17:00Z">
            <w:rPr/>
          </w:rPrChange>
        </w:rPr>
        <w:t>: 26</w:t>
      </w:r>
      <w:ins w:id="2477" w:author="EMRAH COLAK" w:date="2015-07-30T17:17:00Z">
        <w:r w:rsidRPr="006C1A64">
          <w:rPr>
            <w:rFonts w:ascii="Times New Roman" w:hAnsi="Times New Roman"/>
            <w:rPrChange w:id="2478" w:author="EMRAH COLAK" w:date="2015-07-30T17:17:00Z">
              <w:rPr/>
            </w:rPrChange>
          </w:rPr>
          <w:t>/</w:t>
        </w:r>
      </w:ins>
      <w:del w:id="2479" w:author="EMRAH COLAK" w:date="2015-07-30T17:17:00Z">
        <w:r w:rsidRPr="006C1A64" w:rsidDel="006C1A64">
          <w:rPr>
            <w:rFonts w:ascii="Times New Roman" w:hAnsi="Times New Roman"/>
            <w:rPrChange w:id="2480" w:author="EMRAH COLAK" w:date="2015-07-30T17:17:00Z">
              <w:rPr/>
            </w:rPrChange>
          </w:rPr>
          <w:delText>.</w:delText>
        </w:r>
      </w:del>
      <w:r w:rsidRPr="006C1A64">
        <w:rPr>
          <w:rFonts w:ascii="Times New Roman" w:hAnsi="Times New Roman"/>
          <w:rPrChange w:id="2481" w:author="EMRAH COLAK" w:date="2015-07-30T17:17:00Z">
            <w:rPr/>
          </w:rPrChange>
        </w:rPr>
        <w:t>05</w:t>
      </w:r>
      <w:ins w:id="2482" w:author="EMRAH COLAK" w:date="2015-07-30T17:17:00Z">
        <w:r w:rsidRPr="006C1A64">
          <w:rPr>
            <w:rFonts w:ascii="Times New Roman" w:hAnsi="Times New Roman"/>
            <w:rPrChange w:id="2483" w:author="EMRAH COLAK" w:date="2015-07-30T17:17:00Z">
              <w:rPr/>
            </w:rPrChange>
          </w:rPr>
          <w:t>/</w:t>
        </w:r>
      </w:ins>
      <w:del w:id="2484" w:author="EMRAH COLAK" w:date="2015-07-30T17:17:00Z">
        <w:r w:rsidRPr="006C1A64" w:rsidDel="006C1A64">
          <w:rPr>
            <w:rFonts w:ascii="Times New Roman" w:hAnsi="Times New Roman"/>
            <w:rPrChange w:id="2485" w:author="EMRAH COLAK" w:date="2015-07-30T17:17:00Z">
              <w:rPr/>
            </w:rPrChange>
          </w:rPr>
          <w:delText>.</w:delText>
        </w:r>
      </w:del>
      <w:r w:rsidRPr="006C1A64">
        <w:rPr>
          <w:rFonts w:ascii="Times New Roman" w:hAnsi="Times New Roman"/>
          <w:rPrChange w:id="2486" w:author="EMRAH COLAK" w:date="2015-07-30T17:17:00Z">
            <w:rPr/>
          </w:rPrChange>
        </w:rPr>
        <w:t>2015)</w:t>
      </w:r>
    </w:p>
  </w:footnote>
  <w:footnote w:id="35">
    <w:p w14:paraId="7B116B53" w14:textId="693E4114" w:rsidR="00D6132C" w:rsidRPr="006C1A64" w:rsidRDefault="00D6132C">
      <w:pPr>
        <w:pStyle w:val="DipnotMetni"/>
        <w:rPr>
          <w:ins w:id="2595" w:author="EMRAH COLAK" w:date="2015-07-30T17:18:00Z"/>
          <w:rFonts w:ascii="Times New Roman" w:hAnsi="Times New Roman"/>
          <w:rPrChange w:id="2596" w:author="EMRAH COLAK" w:date="2015-07-30T17:18:00Z">
            <w:rPr>
              <w:ins w:id="2597" w:author="EMRAH COLAK" w:date="2015-07-30T17:18:00Z"/>
            </w:rPr>
          </w:rPrChange>
        </w:rPr>
      </w:pPr>
      <w:r w:rsidRPr="006C1A64">
        <w:rPr>
          <w:rStyle w:val="DipnotBavurusu"/>
          <w:rFonts w:ascii="Times New Roman" w:hAnsi="Times New Roman"/>
          <w:rPrChange w:id="2598" w:author="EMRAH COLAK" w:date="2015-07-30T17:18:00Z">
            <w:rPr>
              <w:rStyle w:val="DipnotBavurusu"/>
            </w:rPr>
          </w:rPrChange>
        </w:rPr>
        <w:footnoteRef/>
      </w:r>
      <w:ins w:id="2599" w:author="EMRAH COLAK" w:date="2015-07-30T17:18:00Z">
        <w:r w:rsidRPr="006C1A64">
          <w:rPr>
            <w:rFonts w:ascii="Times New Roman" w:hAnsi="Times New Roman"/>
            <w:rPrChange w:id="2600" w:author="EMRAH COLAK" w:date="2015-07-30T17:18:00Z">
              <w:rPr/>
            </w:rPrChange>
          </w:rPr>
          <w:t>Thin Clients, hp.</w:t>
        </w:r>
      </w:ins>
    </w:p>
    <w:p w14:paraId="29605228" w14:textId="66014F82" w:rsidR="00D6132C" w:rsidRDefault="00D6132C">
      <w:pPr>
        <w:pStyle w:val="DipnotMetni"/>
      </w:pPr>
      <w:del w:id="2601" w:author="EMRAH COLAK" w:date="2015-07-30T17:18:00Z">
        <w:r w:rsidRPr="006C1A64" w:rsidDel="006C1A64">
          <w:rPr>
            <w:rFonts w:ascii="Times New Roman" w:hAnsi="Times New Roman"/>
            <w:rPrChange w:id="2602" w:author="EMRAH COLAK" w:date="2015-07-30T17:18:00Z">
              <w:rPr/>
            </w:rPrChange>
          </w:rPr>
          <w:delText xml:space="preserve"> </w:delText>
        </w:r>
      </w:del>
      <w:r w:rsidRPr="006C1A64">
        <w:rPr>
          <w:rFonts w:ascii="Times New Roman" w:hAnsi="Times New Roman"/>
          <w:u w:val="single"/>
          <w:rPrChange w:id="2603" w:author="EMRAH COLAK" w:date="2015-07-30T17:18:00Z">
            <w:rPr>
              <w:rStyle w:val="Kpr"/>
              <w:color w:val="auto"/>
              <w:u w:val="none"/>
            </w:rPr>
          </w:rPrChange>
        </w:rPr>
        <w:fldChar w:fldCharType="begin"/>
      </w:r>
      <w:r w:rsidRPr="006C1A64">
        <w:rPr>
          <w:rFonts w:ascii="Times New Roman" w:hAnsi="Times New Roman"/>
          <w:u w:val="single"/>
          <w:rPrChange w:id="2604" w:author="EMRAH COLAK" w:date="2015-07-30T17:18:00Z">
            <w:rPr/>
          </w:rPrChange>
        </w:rPr>
        <w:instrText xml:space="preserve"> HYPERLINK "http://www8.hp.com/us/en/thin-clients/overview.html" </w:instrText>
      </w:r>
      <w:r w:rsidRPr="006C1A64">
        <w:rPr>
          <w:rFonts w:ascii="Times New Roman" w:hAnsi="Times New Roman"/>
          <w:u w:val="single"/>
          <w:rPrChange w:id="2605" w:author="EMRAH COLAK" w:date="2015-07-30T17:18:00Z">
            <w:rPr>
              <w:rStyle w:val="Kpr"/>
              <w:color w:val="auto"/>
              <w:u w:val="none"/>
            </w:rPr>
          </w:rPrChange>
        </w:rPr>
        <w:fldChar w:fldCharType="separate"/>
      </w:r>
      <w:r w:rsidRPr="006C1A64">
        <w:rPr>
          <w:rStyle w:val="Kpr"/>
          <w:rFonts w:ascii="Times New Roman" w:hAnsi="Times New Roman"/>
          <w:color w:val="auto"/>
          <w:rPrChange w:id="2606" w:author="EMRAH COLAK" w:date="2015-07-30T17:18:00Z">
            <w:rPr>
              <w:rStyle w:val="Kpr"/>
              <w:color w:val="auto"/>
              <w:u w:val="none"/>
            </w:rPr>
          </w:rPrChange>
        </w:rPr>
        <w:t>http://www8.hp.com/us/en/thin-clients/overview.html</w:t>
      </w:r>
      <w:r w:rsidRPr="006C1A64">
        <w:rPr>
          <w:rStyle w:val="Kpr"/>
          <w:rFonts w:ascii="Times New Roman" w:hAnsi="Times New Roman"/>
          <w:color w:val="auto"/>
          <w:rPrChange w:id="2607" w:author="EMRAH COLAK" w:date="2015-07-30T17:18:00Z">
            <w:rPr>
              <w:rStyle w:val="Kpr"/>
              <w:color w:val="auto"/>
              <w:u w:val="none"/>
            </w:rPr>
          </w:rPrChange>
        </w:rPr>
        <w:fldChar w:fldCharType="end"/>
      </w:r>
      <w:r w:rsidRPr="006C1A64">
        <w:rPr>
          <w:rFonts w:ascii="Times New Roman" w:hAnsi="Times New Roman"/>
          <w:rPrChange w:id="2608" w:author="EMRAH COLAK" w:date="2015-07-30T17:18:00Z">
            <w:rPr/>
          </w:rPrChange>
        </w:rPr>
        <w:t xml:space="preserve">  (Erişim</w:t>
      </w:r>
      <w:ins w:id="2609" w:author="EMRAH COLAK" w:date="2015-07-30T17:18:00Z">
        <w:r w:rsidRPr="006C1A64">
          <w:rPr>
            <w:rFonts w:ascii="Times New Roman" w:hAnsi="Times New Roman"/>
            <w:rPrChange w:id="2610" w:author="EMRAH COLAK" w:date="2015-07-30T17:18:00Z">
              <w:rPr/>
            </w:rPrChange>
          </w:rPr>
          <w:t xml:space="preserve"> Tarihi</w:t>
        </w:r>
      </w:ins>
      <w:r w:rsidRPr="006C1A64">
        <w:rPr>
          <w:rFonts w:ascii="Times New Roman" w:hAnsi="Times New Roman"/>
          <w:rPrChange w:id="2611" w:author="EMRAH COLAK" w:date="2015-07-30T17:18:00Z">
            <w:rPr/>
          </w:rPrChange>
        </w:rPr>
        <w:t>: 01</w:t>
      </w:r>
      <w:ins w:id="2612" w:author="EMRAH COLAK" w:date="2015-07-30T17:18:00Z">
        <w:r w:rsidRPr="006C1A64">
          <w:rPr>
            <w:rFonts w:ascii="Times New Roman" w:hAnsi="Times New Roman"/>
            <w:rPrChange w:id="2613" w:author="EMRAH COLAK" w:date="2015-07-30T17:18:00Z">
              <w:rPr/>
            </w:rPrChange>
          </w:rPr>
          <w:t>/</w:t>
        </w:r>
      </w:ins>
      <w:del w:id="2614" w:author="EMRAH COLAK" w:date="2015-07-30T17:18:00Z">
        <w:r w:rsidRPr="006C1A64" w:rsidDel="006C1A64">
          <w:rPr>
            <w:rFonts w:ascii="Times New Roman" w:hAnsi="Times New Roman"/>
            <w:rPrChange w:id="2615" w:author="EMRAH COLAK" w:date="2015-07-30T17:18:00Z">
              <w:rPr/>
            </w:rPrChange>
          </w:rPr>
          <w:delText>.</w:delText>
        </w:r>
      </w:del>
      <w:r w:rsidRPr="006C1A64">
        <w:rPr>
          <w:rFonts w:ascii="Times New Roman" w:hAnsi="Times New Roman"/>
          <w:rPrChange w:id="2616" w:author="EMRAH COLAK" w:date="2015-07-30T17:18:00Z">
            <w:rPr/>
          </w:rPrChange>
        </w:rPr>
        <w:t>06</w:t>
      </w:r>
      <w:ins w:id="2617" w:author="EMRAH COLAK" w:date="2015-07-30T17:18:00Z">
        <w:r w:rsidRPr="006C1A64">
          <w:rPr>
            <w:rFonts w:ascii="Times New Roman" w:hAnsi="Times New Roman"/>
            <w:rPrChange w:id="2618" w:author="EMRAH COLAK" w:date="2015-07-30T17:18:00Z">
              <w:rPr/>
            </w:rPrChange>
          </w:rPr>
          <w:t>/</w:t>
        </w:r>
      </w:ins>
      <w:del w:id="2619" w:author="EMRAH COLAK" w:date="2015-07-30T17:18:00Z">
        <w:r w:rsidRPr="006C1A64" w:rsidDel="006C1A64">
          <w:rPr>
            <w:rFonts w:ascii="Times New Roman" w:hAnsi="Times New Roman"/>
            <w:rPrChange w:id="2620" w:author="EMRAH COLAK" w:date="2015-07-30T17:18:00Z">
              <w:rPr/>
            </w:rPrChange>
          </w:rPr>
          <w:delText>.</w:delText>
        </w:r>
      </w:del>
      <w:r w:rsidRPr="006C1A64">
        <w:rPr>
          <w:rFonts w:ascii="Times New Roman" w:hAnsi="Times New Roman"/>
          <w:rPrChange w:id="2621" w:author="EMRAH COLAK" w:date="2015-07-30T17:18:00Z">
            <w:rPr/>
          </w:rPrChange>
        </w:rPr>
        <w:t>2015)</w:t>
      </w:r>
    </w:p>
  </w:footnote>
  <w:footnote w:id="36">
    <w:p w14:paraId="18838577" w14:textId="77777777" w:rsidR="00D6132C" w:rsidRPr="0061464A" w:rsidRDefault="00D6132C" w:rsidP="006C1A64">
      <w:pPr>
        <w:pStyle w:val="DipnotMetni"/>
        <w:rPr>
          <w:ins w:id="2646" w:author="EMRAH COLAK" w:date="2015-07-30T17:19:00Z"/>
          <w:rFonts w:ascii="Times New Roman" w:hAnsi="Times New Roman"/>
        </w:rPr>
      </w:pPr>
      <w:ins w:id="2647" w:author="EMRAH COLAK" w:date="2015-07-30T17:19:00Z">
        <w:r>
          <w:rPr>
            <w:rStyle w:val="DipnotBavurusu"/>
          </w:rPr>
          <w:footnoteRef/>
        </w:r>
        <w:r>
          <w:t xml:space="preserve"> </w:t>
        </w:r>
        <w:r w:rsidRPr="0061464A">
          <w:rPr>
            <w:rFonts w:ascii="Times New Roman" w:hAnsi="Times New Roman"/>
          </w:rPr>
          <w:t>Thin Clients, hp.</w:t>
        </w:r>
      </w:ins>
    </w:p>
    <w:p w14:paraId="70BA36B7" w14:textId="08A3DD75" w:rsidR="00D6132C" w:rsidRDefault="00D6132C" w:rsidP="006C1A64">
      <w:pPr>
        <w:pStyle w:val="DipnotMetni"/>
      </w:pPr>
      <w:ins w:id="2648" w:author="EMRAH COLAK" w:date="2015-07-30T17:19:00Z">
        <w:r w:rsidRPr="0061464A">
          <w:fldChar w:fldCharType="begin"/>
        </w:r>
        <w:r w:rsidRPr="0061464A">
          <w:rPr>
            <w:rFonts w:ascii="Times New Roman" w:hAnsi="Times New Roman"/>
            <w:u w:val="single"/>
          </w:rPr>
          <w:instrText xml:space="preserve"> HYPERLINK "http://www8.hp.com/us/en/thin-clients/overview.html" </w:instrText>
        </w:r>
        <w:r w:rsidRPr="0061464A">
          <w:fldChar w:fldCharType="separate"/>
        </w:r>
        <w:r w:rsidRPr="0061464A">
          <w:rPr>
            <w:rStyle w:val="Kpr"/>
            <w:rFonts w:ascii="Times New Roman" w:hAnsi="Times New Roman"/>
            <w:color w:val="auto"/>
          </w:rPr>
          <w:t>http://www8.hp.com/us/en/thin-clients/overview.html</w:t>
        </w:r>
        <w:r w:rsidRPr="0061464A">
          <w:rPr>
            <w:rStyle w:val="Kpr"/>
            <w:rFonts w:ascii="Times New Roman" w:hAnsi="Times New Roman"/>
            <w:color w:val="auto"/>
          </w:rPr>
          <w:fldChar w:fldCharType="end"/>
        </w:r>
        <w:r w:rsidRPr="0061464A">
          <w:rPr>
            <w:rFonts w:ascii="Times New Roman" w:hAnsi="Times New Roman"/>
          </w:rPr>
          <w:t xml:space="preserve">  (Erişim Tarihi: 01/06/2015)</w:t>
        </w:r>
      </w:ins>
    </w:p>
  </w:footnote>
  <w:footnote w:id="37">
    <w:p w14:paraId="79D94925" w14:textId="77777777" w:rsidR="00D6132C" w:rsidRPr="00B8652A" w:rsidRDefault="00D6132C">
      <w:pPr>
        <w:pStyle w:val="DipnotMetni"/>
        <w:rPr>
          <w:ins w:id="2700" w:author="EMRAH COLAK" w:date="2015-07-30T17:20:00Z"/>
          <w:rFonts w:ascii="Times New Roman" w:hAnsi="Times New Roman"/>
        </w:rPr>
      </w:pPr>
      <w:r w:rsidRPr="00B8652A">
        <w:rPr>
          <w:rStyle w:val="DipnotBavurusu"/>
          <w:rFonts w:ascii="Times New Roman" w:hAnsi="Times New Roman"/>
          <w:rPrChange w:id="2701" w:author="EMRAH COLAK" w:date="2015-07-30T17:30:00Z">
            <w:rPr>
              <w:rStyle w:val="DipnotBavurusu"/>
            </w:rPr>
          </w:rPrChange>
        </w:rPr>
        <w:footnoteRef/>
      </w:r>
      <w:r w:rsidRPr="00B8652A">
        <w:rPr>
          <w:rFonts w:ascii="Times New Roman" w:hAnsi="Times New Roman"/>
          <w:rPrChange w:id="2702" w:author="EMRAH COLAK" w:date="2015-07-30T17:30:00Z">
            <w:rPr/>
          </w:rPrChange>
        </w:rPr>
        <w:t xml:space="preserve"> </w:t>
      </w:r>
      <w:ins w:id="2703" w:author="EMRAH COLAK" w:date="2015-07-30T17:19:00Z">
        <w:r w:rsidRPr="00B8652A">
          <w:rPr>
            <w:rFonts w:ascii="Times New Roman" w:hAnsi="Times New Roman"/>
          </w:rPr>
          <w:t>Thin Clients, hp.</w:t>
        </w:r>
      </w:ins>
    </w:p>
    <w:p w14:paraId="6F3C8093" w14:textId="0A44F460" w:rsidR="00D6132C" w:rsidRDefault="00D6132C">
      <w:pPr>
        <w:pStyle w:val="DipnotMetni"/>
      </w:pPr>
      <w:ins w:id="2704" w:author="EMRAH COLAK" w:date="2015-07-30T17:19:00Z">
        <w:r w:rsidRPr="00B8652A">
          <w:rPr>
            <w:rFonts w:ascii="Times New Roman" w:hAnsi="Times New Roman"/>
          </w:rPr>
          <w:t xml:space="preserve"> </w:t>
        </w:r>
      </w:ins>
      <w:r w:rsidRPr="00B8652A">
        <w:rPr>
          <w:rFonts w:ascii="Times New Roman" w:hAnsi="Times New Roman"/>
          <w:u w:val="single"/>
          <w:rPrChange w:id="2705" w:author="EMRAH COLAK" w:date="2015-07-30T17:30:00Z">
            <w:rPr/>
          </w:rPrChange>
        </w:rPr>
        <w:t>http://www8.hp.com/us/en/thin-clients/overview.html</w:t>
      </w:r>
      <w:r w:rsidRPr="00B8652A">
        <w:rPr>
          <w:rFonts w:ascii="Times New Roman" w:hAnsi="Times New Roman"/>
          <w:rPrChange w:id="2706" w:author="EMRAH COLAK" w:date="2015-07-30T17:30:00Z">
            <w:rPr/>
          </w:rPrChange>
        </w:rPr>
        <w:t xml:space="preserve">  (Erişim</w:t>
      </w:r>
      <w:ins w:id="2707" w:author="EMRAH COLAK" w:date="2015-07-30T17:19:00Z">
        <w:r w:rsidRPr="00B8652A">
          <w:rPr>
            <w:rFonts w:ascii="Times New Roman" w:hAnsi="Times New Roman"/>
            <w:rPrChange w:id="2708" w:author="EMRAH COLAK" w:date="2015-07-30T17:30:00Z">
              <w:rPr/>
            </w:rPrChange>
          </w:rPr>
          <w:t xml:space="preserve"> Tarihi</w:t>
        </w:r>
      </w:ins>
      <w:r w:rsidRPr="00B8652A">
        <w:rPr>
          <w:rFonts w:ascii="Times New Roman" w:hAnsi="Times New Roman"/>
          <w:rPrChange w:id="2709" w:author="EMRAH COLAK" w:date="2015-07-30T17:30:00Z">
            <w:rPr/>
          </w:rPrChange>
        </w:rPr>
        <w:t>: 01</w:t>
      </w:r>
      <w:ins w:id="2710" w:author="EMRAH COLAK" w:date="2015-07-30T17:20:00Z">
        <w:r w:rsidRPr="00B8652A">
          <w:rPr>
            <w:rFonts w:ascii="Times New Roman" w:hAnsi="Times New Roman"/>
            <w:rPrChange w:id="2711" w:author="EMRAH COLAK" w:date="2015-07-30T17:30:00Z">
              <w:rPr/>
            </w:rPrChange>
          </w:rPr>
          <w:t>/</w:t>
        </w:r>
      </w:ins>
      <w:del w:id="2712" w:author="EMRAH COLAK" w:date="2015-07-30T17:20:00Z">
        <w:r w:rsidRPr="00B8652A" w:rsidDel="006C1A64">
          <w:rPr>
            <w:rFonts w:ascii="Times New Roman" w:hAnsi="Times New Roman"/>
            <w:rPrChange w:id="2713" w:author="EMRAH COLAK" w:date="2015-07-30T17:30:00Z">
              <w:rPr/>
            </w:rPrChange>
          </w:rPr>
          <w:delText>.</w:delText>
        </w:r>
      </w:del>
      <w:r w:rsidRPr="00B8652A">
        <w:rPr>
          <w:rFonts w:ascii="Times New Roman" w:hAnsi="Times New Roman"/>
          <w:rPrChange w:id="2714" w:author="EMRAH COLAK" w:date="2015-07-30T17:30:00Z">
            <w:rPr/>
          </w:rPrChange>
        </w:rPr>
        <w:t>06</w:t>
      </w:r>
      <w:ins w:id="2715" w:author="EMRAH COLAK" w:date="2015-07-30T17:20:00Z">
        <w:r w:rsidRPr="00B8652A">
          <w:rPr>
            <w:rFonts w:ascii="Times New Roman" w:hAnsi="Times New Roman"/>
            <w:rPrChange w:id="2716" w:author="EMRAH COLAK" w:date="2015-07-30T17:30:00Z">
              <w:rPr/>
            </w:rPrChange>
          </w:rPr>
          <w:t>/</w:t>
        </w:r>
      </w:ins>
      <w:del w:id="2717" w:author="EMRAH COLAK" w:date="2015-07-30T17:20:00Z">
        <w:r w:rsidRPr="00B8652A" w:rsidDel="006C1A64">
          <w:rPr>
            <w:rFonts w:ascii="Times New Roman" w:hAnsi="Times New Roman"/>
            <w:rPrChange w:id="2718" w:author="EMRAH COLAK" w:date="2015-07-30T17:30:00Z">
              <w:rPr/>
            </w:rPrChange>
          </w:rPr>
          <w:delText>.</w:delText>
        </w:r>
      </w:del>
      <w:r w:rsidRPr="00B8652A">
        <w:rPr>
          <w:rFonts w:ascii="Times New Roman" w:hAnsi="Times New Roman"/>
          <w:rPrChange w:id="2719" w:author="EMRAH COLAK" w:date="2015-07-30T17:30:00Z">
            <w:rPr/>
          </w:rPrChange>
        </w:rPr>
        <w:t>2015)</w:t>
      </w:r>
    </w:p>
  </w:footnote>
  <w:footnote w:id="38">
    <w:p w14:paraId="7F1D8282" w14:textId="13065D29" w:rsidR="00D6132C" w:rsidRPr="00B8652A" w:rsidRDefault="00D6132C">
      <w:pPr>
        <w:pStyle w:val="DipnotMetni"/>
        <w:jc w:val="both"/>
        <w:rPr>
          <w:rFonts w:ascii="Times New Roman" w:hAnsi="Times New Roman"/>
          <w:rPrChange w:id="2783" w:author="EMRAH COLAK" w:date="2015-07-30T17:30:00Z">
            <w:rPr/>
          </w:rPrChange>
        </w:rPr>
        <w:pPrChange w:id="2784" w:author="EMRAH COLAK" w:date="2015-07-30T17:25:00Z">
          <w:pPr>
            <w:pStyle w:val="DipnotMetni"/>
          </w:pPr>
        </w:pPrChange>
      </w:pPr>
      <w:r w:rsidRPr="00B8652A">
        <w:rPr>
          <w:rStyle w:val="DipnotBavurusu"/>
          <w:rFonts w:ascii="Times New Roman" w:hAnsi="Times New Roman"/>
          <w:rPrChange w:id="2785" w:author="EMRAH COLAK" w:date="2015-07-30T17:30:00Z">
            <w:rPr>
              <w:rStyle w:val="DipnotBavurusu"/>
            </w:rPr>
          </w:rPrChange>
        </w:rPr>
        <w:footnoteRef/>
      </w:r>
      <w:r w:rsidRPr="00B8652A">
        <w:rPr>
          <w:rFonts w:ascii="Times New Roman" w:hAnsi="Times New Roman"/>
          <w:rPrChange w:id="2786" w:author="EMRAH COLAK" w:date="2015-07-30T17:30:00Z">
            <w:rPr/>
          </w:rPrChange>
        </w:rPr>
        <w:t xml:space="preserve"> </w:t>
      </w:r>
      <w:ins w:id="2787" w:author="EMRAH COLAK" w:date="2015-07-30T17:20:00Z">
        <w:r w:rsidRPr="00B8652A">
          <w:rPr>
            <w:rFonts w:ascii="Times New Roman" w:hAnsi="Times New Roman"/>
          </w:rPr>
          <w:t xml:space="preserve">Thin Clients, </w:t>
        </w:r>
      </w:ins>
      <w:ins w:id="2788" w:author="EMRAH COLAK" w:date="2015-07-30T17:31:00Z">
        <w:r>
          <w:rPr>
            <w:rFonts w:ascii="Times New Roman" w:hAnsi="Times New Roman"/>
          </w:rPr>
          <w:t xml:space="preserve">   </w:t>
        </w:r>
      </w:ins>
      <w:ins w:id="2789" w:author="EMRAH COLAK" w:date="2015-07-30T17:20:00Z">
        <w:r w:rsidRPr="00B8652A">
          <w:rPr>
            <w:rFonts w:ascii="Times New Roman" w:hAnsi="Times New Roman"/>
          </w:rPr>
          <w:t xml:space="preserve">hp. </w:t>
        </w:r>
        <w:r w:rsidRPr="00B8652A">
          <w:rPr>
            <w:rFonts w:ascii="Times New Roman" w:hAnsi="Times New Roman"/>
            <w:u w:val="single"/>
            <w:rPrChange w:id="2790" w:author="EMRAH COLAK" w:date="2015-07-30T17:30:00Z">
              <w:rPr/>
            </w:rPrChange>
          </w:rPr>
          <w:t>http://www8.hp.com/us/en/thin-clients/overview.html</w:t>
        </w:r>
        <w:r w:rsidRPr="00B8652A">
          <w:rPr>
            <w:rFonts w:ascii="Times New Roman" w:hAnsi="Times New Roman"/>
            <w:rPrChange w:id="2791" w:author="EMRAH COLAK" w:date="2015-07-30T17:30:00Z">
              <w:rPr/>
            </w:rPrChange>
          </w:rPr>
          <w:t xml:space="preserve">  (Erişim Tarihi: 01/06/2015)</w:t>
        </w:r>
      </w:ins>
      <w:del w:id="2792" w:author="EMRAH COLAK" w:date="2015-07-30T17:20:00Z">
        <w:r w:rsidRPr="00B8652A" w:rsidDel="006C1A64">
          <w:rPr>
            <w:rFonts w:ascii="Times New Roman" w:hAnsi="Times New Roman"/>
            <w:rPrChange w:id="2793" w:author="EMRAH COLAK" w:date="2015-07-30T17:30:00Z">
              <w:rPr/>
            </w:rPrChange>
          </w:rPr>
          <w:delText>http://www8.hp.com/us/en/thin-clients/overview.html  (Erişim: 01.06.2015)</w:delText>
        </w:r>
      </w:del>
    </w:p>
  </w:footnote>
  <w:footnote w:id="39">
    <w:p w14:paraId="2A249FDA" w14:textId="0298ABBC" w:rsidR="00D6132C" w:rsidRPr="00B8652A" w:rsidDel="007D75BA" w:rsidRDefault="00D6132C">
      <w:pPr>
        <w:pStyle w:val="DipnotMetni"/>
        <w:jc w:val="both"/>
        <w:rPr>
          <w:del w:id="2804" w:author="EMRAH COLAK" w:date="2015-07-30T11:33:00Z"/>
          <w:rFonts w:ascii="Times New Roman" w:hAnsi="Times New Roman"/>
          <w:u w:val="single"/>
          <w:rPrChange w:id="2805" w:author="EMRAH COLAK" w:date="2015-07-30T17:30:00Z">
            <w:rPr>
              <w:del w:id="2806" w:author="EMRAH COLAK" w:date="2015-07-30T11:33:00Z"/>
            </w:rPr>
          </w:rPrChange>
        </w:rPr>
        <w:pPrChange w:id="2807" w:author="EMRAH COLAK" w:date="2015-07-30T17:25:00Z">
          <w:pPr>
            <w:pStyle w:val="DipnotMetni"/>
          </w:pPr>
        </w:pPrChange>
      </w:pPr>
      <w:r w:rsidRPr="00B8652A">
        <w:rPr>
          <w:rStyle w:val="DipnotBavurusu"/>
          <w:rFonts w:ascii="Times New Roman" w:hAnsi="Times New Roman"/>
          <w:rPrChange w:id="2808" w:author="EMRAH COLAK" w:date="2015-07-30T17:30:00Z">
            <w:rPr>
              <w:rStyle w:val="DipnotBavurusu"/>
            </w:rPr>
          </w:rPrChange>
        </w:rPr>
        <w:footnoteRef/>
      </w:r>
      <w:del w:id="2809" w:author="EMRAH COLAK" w:date="2015-07-30T17:31:00Z">
        <w:r w:rsidRPr="00B8652A" w:rsidDel="00B8652A">
          <w:rPr>
            <w:rFonts w:ascii="Times New Roman" w:hAnsi="Times New Roman"/>
            <w:rPrChange w:id="2810" w:author="EMRAH COLAK" w:date="2015-07-30T17:30:00Z">
              <w:rPr/>
            </w:rPrChange>
          </w:rPr>
          <w:delText xml:space="preserve"> </w:delText>
        </w:r>
      </w:del>
      <w:ins w:id="2811" w:author="EMRAH COLAK" w:date="2015-07-30T17:22:00Z">
        <w:r w:rsidRPr="00B8652A">
          <w:rPr>
            <w:rFonts w:ascii="Times New Roman" w:hAnsi="Times New Roman"/>
          </w:rPr>
          <w:t>Thin Cl</w:t>
        </w:r>
        <w:r>
          <w:rPr>
            <w:rFonts w:ascii="Times New Roman" w:hAnsi="Times New Roman"/>
          </w:rPr>
          <w:t xml:space="preserve">ients, </w:t>
        </w:r>
        <w:r w:rsidRPr="00B8652A">
          <w:rPr>
            <w:rFonts w:ascii="Times New Roman" w:hAnsi="Times New Roman"/>
          </w:rPr>
          <w:t>hp.</w:t>
        </w:r>
      </w:ins>
      <w:ins w:id="2812" w:author="EMRAH COLAK" w:date="2015-07-30T17:31:00Z">
        <w:r>
          <w:rPr>
            <w:rFonts w:ascii="Times New Roman" w:hAnsi="Times New Roman"/>
          </w:rPr>
          <w:t xml:space="preserve"> </w:t>
        </w:r>
      </w:ins>
      <w:ins w:id="2813" w:author="EMRAH COLAK" w:date="2015-07-30T17:30:00Z">
        <w:r w:rsidRPr="00B8652A">
          <w:rPr>
            <w:rPrChange w:id="2814" w:author="EMRAH COLAK" w:date="2015-07-30T17:31:00Z">
              <w:rPr>
                <w:rStyle w:val="Kpr"/>
                <w:rFonts w:ascii="Times New Roman" w:hAnsi="Times New Roman"/>
                <w:color w:val="auto"/>
              </w:rPr>
            </w:rPrChange>
          </w:rPr>
          <w:fldChar w:fldCharType="begin"/>
        </w:r>
        <w:r w:rsidRPr="00B8652A">
          <w:rPr>
            <w:rFonts w:ascii="Times New Roman" w:hAnsi="Times New Roman"/>
            <w:u w:val="single"/>
          </w:rPr>
          <w:instrText xml:space="preserve"> HYPERLINK "http://www8.hp.com/us/en/thin-clients/overview.html" </w:instrText>
        </w:r>
        <w:r w:rsidRPr="00B8652A">
          <w:rPr>
            <w:rPrChange w:id="2815" w:author="EMRAH COLAK" w:date="2015-07-30T17:31:00Z">
              <w:rPr>
                <w:rStyle w:val="Kpr"/>
                <w:rFonts w:ascii="Times New Roman" w:hAnsi="Times New Roman"/>
                <w:color w:val="auto"/>
              </w:rPr>
            </w:rPrChange>
          </w:rPr>
          <w:fldChar w:fldCharType="separate"/>
        </w:r>
        <w:r w:rsidRPr="00B8652A">
          <w:rPr>
            <w:rStyle w:val="Kpr"/>
            <w:rFonts w:ascii="Times New Roman" w:hAnsi="Times New Roman"/>
            <w:color w:val="auto"/>
          </w:rPr>
          <w:t>http://www8.hp.com/us/en/thin-clients/overview.html</w:t>
        </w:r>
        <w:r w:rsidRPr="00B8652A">
          <w:rPr>
            <w:rStyle w:val="Kpr"/>
            <w:rFonts w:ascii="Times New Roman" w:hAnsi="Times New Roman"/>
            <w:color w:val="auto"/>
            <w:rPrChange w:id="2816" w:author="EMRAH COLAK" w:date="2015-07-30T17:31:00Z">
              <w:rPr>
                <w:rStyle w:val="Kpr"/>
                <w:rFonts w:ascii="Times New Roman" w:hAnsi="Times New Roman"/>
                <w:color w:val="auto"/>
              </w:rPr>
            </w:rPrChange>
          </w:rPr>
          <w:fldChar w:fldCharType="end"/>
        </w:r>
        <w:r w:rsidRPr="00B8652A">
          <w:rPr>
            <w:rFonts w:ascii="Times New Roman" w:hAnsi="Times New Roman"/>
            <w:u w:val="single"/>
          </w:rPr>
          <w:t xml:space="preserve"> Module 1 - Thin Client Introduction </w:t>
        </w:r>
        <w:r w:rsidRPr="00B8652A">
          <w:rPr>
            <w:rFonts w:ascii="Times New Roman" w:hAnsi="Times New Roman"/>
          </w:rPr>
          <w:t xml:space="preserve"> </w:t>
        </w:r>
      </w:ins>
      <w:del w:id="2817" w:author="EMRAH COLAK" w:date="2015-07-30T17:30:00Z">
        <w:r w:rsidRPr="00B8652A" w:rsidDel="00B8652A">
          <w:rPr>
            <w:rFonts w:ascii="Times New Roman" w:hAnsi="Times New Roman"/>
            <w:u w:val="single"/>
            <w:rPrChange w:id="2818" w:author="EMRAH COLAK" w:date="2015-07-30T17:30:00Z">
              <w:rPr>
                <w:rStyle w:val="Kpr"/>
                <w:color w:val="auto"/>
                <w:u w:val="none"/>
              </w:rPr>
            </w:rPrChange>
          </w:rPr>
          <w:fldChar w:fldCharType="begin"/>
        </w:r>
        <w:r w:rsidRPr="00B8652A" w:rsidDel="00B8652A">
          <w:rPr>
            <w:rFonts w:ascii="Times New Roman" w:hAnsi="Times New Roman"/>
            <w:u w:val="single"/>
            <w:rPrChange w:id="2819" w:author="EMRAH COLAK" w:date="2015-07-30T17:30:00Z">
              <w:rPr/>
            </w:rPrChange>
          </w:rPr>
          <w:delInstrText xml:space="preserve"> HYPERLINK "http://www8.hp.com/us/en/thin-clients/overview.html" </w:delInstrText>
        </w:r>
        <w:r w:rsidRPr="00B8652A" w:rsidDel="00B8652A">
          <w:rPr>
            <w:rFonts w:ascii="Times New Roman" w:hAnsi="Times New Roman"/>
            <w:u w:val="single"/>
            <w:rPrChange w:id="2820" w:author="EMRAH COLAK" w:date="2015-07-30T17:30:00Z">
              <w:rPr>
                <w:rStyle w:val="Kpr"/>
                <w:color w:val="auto"/>
                <w:u w:val="none"/>
              </w:rPr>
            </w:rPrChange>
          </w:rPr>
          <w:fldChar w:fldCharType="separate"/>
        </w:r>
        <w:r w:rsidRPr="00B8652A" w:rsidDel="00B8652A">
          <w:rPr>
            <w:rStyle w:val="Kpr"/>
            <w:rFonts w:ascii="Times New Roman" w:hAnsi="Times New Roman"/>
            <w:color w:val="auto"/>
            <w:rPrChange w:id="2821" w:author="EMRAH COLAK" w:date="2015-07-30T17:30:00Z">
              <w:rPr>
                <w:rStyle w:val="Kpr"/>
                <w:color w:val="auto"/>
                <w:u w:val="none"/>
              </w:rPr>
            </w:rPrChange>
          </w:rPr>
          <w:delText>http://www8.hp.com/us/en/thin-clients/overview.html</w:delText>
        </w:r>
        <w:r w:rsidRPr="00B8652A" w:rsidDel="00B8652A">
          <w:rPr>
            <w:rStyle w:val="Kpr"/>
            <w:rFonts w:ascii="Times New Roman" w:hAnsi="Times New Roman"/>
            <w:color w:val="auto"/>
            <w:rPrChange w:id="2822" w:author="EMRAH COLAK" w:date="2015-07-30T17:30:00Z">
              <w:rPr>
                <w:rStyle w:val="Kpr"/>
                <w:color w:val="auto"/>
                <w:u w:val="none"/>
              </w:rPr>
            </w:rPrChange>
          </w:rPr>
          <w:fldChar w:fldCharType="end"/>
        </w:r>
        <w:r w:rsidRPr="00B8652A" w:rsidDel="00B8652A">
          <w:rPr>
            <w:rFonts w:ascii="Times New Roman" w:hAnsi="Times New Roman"/>
            <w:u w:val="single"/>
            <w:rPrChange w:id="2823" w:author="EMRAH COLAK" w:date="2015-07-30T17:30:00Z">
              <w:rPr/>
            </w:rPrChange>
          </w:rPr>
          <w:delText xml:space="preserve"> </w:delText>
        </w:r>
      </w:del>
    </w:p>
    <w:p w14:paraId="5A1533F4" w14:textId="4F961233" w:rsidR="00D6132C" w:rsidRPr="006C1A64" w:rsidRDefault="00D6132C">
      <w:pPr>
        <w:pStyle w:val="DipnotMetni"/>
        <w:jc w:val="both"/>
        <w:rPr>
          <w:rFonts w:ascii="Times New Roman" w:hAnsi="Times New Roman"/>
          <w:rPrChange w:id="2824" w:author="EMRAH COLAK" w:date="2015-07-30T17:23:00Z">
            <w:rPr/>
          </w:rPrChange>
        </w:rPr>
        <w:pPrChange w:id="2825" w:author="EMRAH COLAK" w:date="2015-07-30T17:25:00Z">
          <w:pPr>
            <w:pStyle w:val="DipnotMetni"/>
          </w:pPr>
        </w:pPrChange>
      </w:pPr>
      <w:del w:id="2826" w:author="EMRAH COLAK" w:date="2015-07-30T17:30:00Z">
        <w:r w:rsidRPr="00B8652A" w:rsidDel="00B8652A">
          <w:rPr>
            <w:rFonts w:ascii="Times New Roman" w:hAnsi="Times New Roman"/>
            <w:u w:val="single"/>
            <w:rPrChange w:id="2827" w:author="EMRAH COLAK" w:date="2015-07-30T17:30:00Z">
              <w:rPr/>
            </w:rPrChange>
          </w:rPr>
          <w:delText xml:space="preserve">Module 1 - Thin Client Introduction  </w:delText>
        </w:r>
      </w:del>
      <w:r w:rsidRPr="00B8652A">
        <w:rPr>
          <w:rFonts w:ascii="Times New Roman" w:hAnsi="Times New Roman"/>
          <w:rPrChange w:id="2828" w:author="EMRAH COLAK" w:date="2015-07-30T17:30:00Z">
            <w:rPr/>
          </w:rPrChange>
        </w:rPr>
        <w:t>(Erişim</w:t>
      </w:r>
      <w:ins w:id="2829" w:author="EMRAH COLAK" w:date="2015-07-30T17:22:00Z">
        <w:r w:rsidRPr="00B8652A">
          <w:rPr>
            <w:rFonts w:ascii="Times New Roman" w:hAnsi="Times New Roman"/>
            <w:rPrChange w:id="2830" w:author="EMRAH COLAK" w:date="2015-07-30T17:30:00Z">
              <w:rPr/>
            </w:rPrChange>
          </w:rPr>
          <w:t xml:space="preserve"> Tarihi</w:t>
        </w:r>
      </w:ins>
      <w:r w:rsidRPr="00B8652A">
        <w:rPr>
          <w:rFonts w:ascii="Times New Roman" w:hAnsi="Times New Roman"/>
          <w:rPrChange w:id="2831" w:author="EMRAH COLAK" w:date="2015-07-30T17:30:00Z">
            <w:rPr/>
          </w:rPrChange>
        </w:rPr>
        <w:t>: 01</w:t>
      </w:r>
      <w:ins w:id="2832" w:author="EMRAH COLAK" w:date="2015-07-30T17:22:00Z">
        <w:r w:rsidRPr="00B8652A">
          <w:rPr>
            <w:rFonts w:ascii="Times New Roman" w:hAnsi="Times New Roman"/>
            <w:rPrChange w:id="2833" w:author="EMRAH COLAK" w:date="2015-07-30T17:30:00Z">
              <w:rPr/>
            </w:rPrChange>
          </w:rPr>
          <w:t>/</w:t>
        </w:r>
      </w:ins>
      <w:del w:id="2834" w:author="EMRAH COLAK" w:date="2015-07-30T17:22:00Z">
        <w:r w:rsidRPr="00B8652A" w:rsidDel="006C1A64">
          <w:rPr>
            <w:rFonts w:ascii="Times New Roman" w:hAnsi="Times New Roman"/>
            <w:rPrChange w:id="2835" w:author="EMRAH COLAK" w:date="2015-07-30T17:30:00Z">
              <w:rPr/>
            </w:rPrChange>
          </w:rPr>
          <w:delText>.</w:delText>
        </w:r>
      </w:del>
      <w:r w:rsidRPr="00B8652A">
        <w:rPr>
          <w:rFonts w:ascii="Times New Roman" w:hAnsi="Times New Roman"/>
          <w:rPrChange w:id="2836" w:author="EMRAH COLAK" w:date="2015-07-30T17:30:00Z">
            <w:rPr/>
          </w:rPrChange>
        </w:rPr>
        <w:t>06</w:t>
      </w:r>
      <w:ins w:id="2837" w:author="EMRAH COLAK" w:date="2015-07-30T17:22:00Z">
        <w:r w:rsidRPr="00B8652A">
          <w:rPr>
            <w:rFonts w:ascii="Times New Roman" w:hAnsi="Times New Roman"/>
            <w:rPrChange w:id="2838" w:author="EMRAH COLAK" w:date="2015-07-30T17:30:00Z">
              <w:rPr/>
            </w:rPrChange>
          </w:rPr>
          <w:t>/</w:t>
        </w:r>
      </w:ins>
      <w:del w:id="2839" w:author="EMRAH COLAK" w:date="2015-07-30T17:22:00Z">
        <w:r w:rsidRPr="00B8652A" w:rsidDel="006C1A64">
          <w:rPr>
            <w:rFonts w:ascii="Times New Roman" w:hAnsi="Times New Roman"/>
            <w:rPrChange w:id="2840" w:author="EMRAH COLAK" w:date="2015-07-30T17:30:00Z">
              <w:rPr/>
            </w:rPrChange>
          </w:rPr>
          <w:delText>.</w:delText>
        </w:r>
      </w:del>
      <w:r w:rsidRPr="00B8652A">
        <w:rPr>
          <w:rFonts w:ascii="Times New Roman" w:hAnsi="Times New Roman"/>
          <w:rPrChange w:id="2841" w:author="EMRAH COLAK" w:date="2015-07-30T17:30:00Z">
            <w:rPr/>
          </w:rPrChange>
        </w:rPr>
        <w:t>2015)</w:t>
      </w:r>
    </w:p>
  </w:footnote>
  <w:footnote w:id="40">
    <w:p w14:paraId="2EB26813" w14:textId="77777777" w:rsidR="00D6132C" w:rsidRPr="006C1A64" w:rsidRDefault="00D6132C">
      <w:pPr>
        <w:pStyle w:val="DipnotMetni"/>
        <w:jc w:val="both"/>
        <w:rPr>
          <w:ins w:id="2869" w:author="EMRAH COLAK" w:date="2015-07-30T17:22:00Z"/>
          <w:rFonts w:ascii="Times New Roman" w:hAnsi="Times New Roman"/>
        </w:rPr>
        <w:pPrChange w:id="2870" w:author="EMRAH COLAK" w:date="2015-07-30T17:25:00Z">
          <w:pPr>
            <w:pStyle w:val="DipnotMetni"/>
          </w:pPr>
        </w:pPrChange>
      </w:pPr>
      <w:ins w:id="2871" w:author="EMRAH COLAK" w:date="2015-07-30T15:39:00Z">
        <w:r w:rsidRPr="006C1A64">
          <w:rPr>
            <w:rStyle w:val="DipnotBavurusu"/>
            <w:rFonts w:ascii="Times New Roman" w:hAnsi="Times New Roman"/>
            <w:rPrChange w:id="2872" w:author="EMRAH COLAK" w:date="2015-07-30T17:23:00Z">
              <w:rPr>
                <w:rStyle w:val="DipnotBavurusu"/>
              </w:rPr>
            </w:rPrChange>
          </w:rPr>
          <w:footnoteRef/>
        </w:r>
        <w:r w:rsidRPr="006C1A64">
          <w:rPr>
            <w:rFonts w:ascii="Times New Roman" w:hAnsi="Times New Roman"/>
            <w:rPrChange w:id="2873" w:author="EMRAH COLAK" w:date="2015-07-30T17:23:00Z">
              <w:rPr/>
            </w:rPrChange>
          </w:rPr>
          <w:t xml:space="preserve"> </w:t>
        </w:r>
      </w:ins>
      <w:ins w:id="2874" w:author="EMRAH COLAK" w:date="2015-07-30T17:22:00Z">
        <w:r w:rsidRPr="006C1A64">
          <w:rPr>
            <w:rFonts w:ascii="Times New Roman" w:hAnsi="Times New Roman"/>
          </w:rPr>
          <w:t>Thin Clients, hp.</w:t>
        </w:r>
      </w:ins>
    </w:p>
    <w:p w14:paraId="4FD394F2" w14:textId="6B666D59" w:rsidR="00D6132C" w:rsidRDefault="00D6132C">
      <w:pPr>
        <w:pStyle w:val="DipnotMetni"/>
        <w:jc w:val="both"/>
        <w:pPrChange w:id="2875" w:author="EMRAH COLAK" w:date="2015-07-30T17:25:00Z">
          <w:pPr>
            <w:pStyle w:val="DipnotMetni"/>
          </w:pPr>
        </w:pPrChange>
      </w:pPr>
      <w:ins w:id="2876" w:author="EMRAH COLAK" w:date="2015-07-30T15:39:00Z">
        <w:r w:rsidRPr="006C1A64">
          <w:rPr>
            <w:rFonts w:ascii="Times New Roman" w:hAnsi="Times New Roman"/>
            <w:u w:val="single"/>
            <w:rPrChange w:id="2877" w:author="EMRAH COLAK" w:date="2015-07-30T17:23:00Z">
              <w:rPr/>
            </w:rPrChange>
          </w:rPr>
          <w:t>http://www8.hp.com/us/en/thin-clients/overview.html</w:t>
        </w:r>
        <w:r w:rsidRPr="006C1A64">
          <w:rPr>
            <w:rFonts w:ascii="Times New Roman" w:hAnsi="Times New Roman"/>
            <w:rPrChange w:id="2878" w:author="EMRAH COLAK" w:date="2015-07-30T17:23:00Z">
              <w:rPr/>
            </w:rPrChange>
          </w:rPr>
          <w:t xml:space="preserve">  (Erişim</w:t>
        </w:r>
      </w:ins>
      <w:ins w:id="2879" w:author="EMRAH COLAK" w:date="2015-07-30T17:22:00Z">
        <w:r w:rsidRPr="006C1A64">
          <w:rPr>
            <w:rFonts w:ascii="Times New Roman" w:hAnsi="Times New Roman"/>
            <w:rPrChange w:id="2880" w:author="EMRAH COLAK" w:date="2015-07-30T17:23:00Z">
              <w:rPr/>
            </w:rPrChange>
          </w:rPr>
          <w:t xml:space="preserve"> Tarihi</w:t>
        </w:r>
      </w:ins>
      <w:ins w:id="2881" w:author="EMRAH COLAK" w:date="2015-07-30T15:39:00Z">
        <w:r w:rsidRPr="006C1A64">
          <w:rPr>
            <w:rFonts w:ascii="Times New Roman" w:hAnsi="Times New Roman"/>
            <w:rPrChange w:id="2882" w:author="EMRAH COLAK" w:date="2015-07-30T17:23:00Z">
              <w:rPr/>
            </w:rPrChange>
          </w:rPr>
          <w:t>: 01/06</w:t>
        </w:r>
      </w:ins>
      <w:ins w:id="2883" w:author="EMRAH COLAK" w:date="2015-07-30T17:22:00Z">
        <w:r w:rsidRPr="006C1A64">
          <w:rPr>
            <w:rFonts w:ascii="Times New Roman" w:hAnsi="Times New Roman"/>
            <w:rPrChange w:id="2884" w:author="EMRAH COLAK" w:date="2015-07-30T17:23:00Z">
              <w:rPr/>
            </w:rPrChange>
          </w:rPr>
          <w:t>/</w:t>
        </w:r>
      </w:ins>
      <w:ins w:id="2885" w:author="EMRAH COLAK" w:date="2015-07-30T15:39:00Z">
        <w:r w:rsidRPr="006C1A64">
          <w:rPr>
            <w:rFonts w:ascii="Times New Roman" w:hAnsi="Times New Roman"/>
            <w:rPrChange w:id="2886" w:author="EMRAH COLAK" w:date="2015-07-30T17:23:00Z">
              <w:rPr/>
            </w:rPrChange>
          </w:rPr>
          <w:t>2015)</w:t>
        </w:r>
      </w:ins>
    </w:p>
  </w:footnote>
  <w:footnote w:id="41">
    <w:p w14:paraId="45A83914" w14:textId="77777777" w:rsidR="00D6132C" w:rsidRPr="006C1A64" w:rsidRDefault="00D6132C">
      <w:pPr>
        <w:pStyle w:val="DipnotMetni"/>
        <w:jc w:val="both"/>
        <w:rPr>
          <w:ins w:id="2954" w:author="EMRAH COLAK" w:date="2015-07-30T17:23:00Z"/>
          <w:rFonts w:ascii="Times New Roman" w:hAnsi="Times New Roman"/>
          <w:rPrChange w:id="2955" w:author="EMRAH COLAK" w:date="2015-07-30T17:24:00Z">
            <w:rPr>
              <w:ins w:id="2956" w:author="EMRAH COLAK" w:date="2015-07-30T17:23:00Z"/>
            </w:rPr>
          </w:rPrChange>
        </w:rPr>
        <w:pPrChange w:id="2957" w:author="EMRAH COLAK" w:date="2015-07-30T17:25:00Z">
          <w:pPr>
            <w:pStyle w:val="DipnotMetni"/>
          </w:pPr>
        </w:pPrChange>
      </w:pPr>
      <w:r w:rsidRPr="006C1A64">
        <w:rPr>
          <w:rStyle w:val="DipnotBavurusu"/>
          <w:rFonts w:ascii="Times New Roman" w:hAnsi="Times New Roman"/>
          <w:rPrChange w:id="2958" w:author="EMRAH COLAK" w:date="2015-07-30T17:24:00Z">
            <w:rPr>
              <w:rStyle w:val="DipnotBavurusu"/>
            </w:rPr>
          </w:rPrChange>
        </w:rPr>
        <w:footnoteRef/>
      </w:r>
      <w:ins w:id="2959" w:author="EMRAH COLAK" w:date="2015-07-30T17:23:00Z">
        <w:r w:rsidRPr="006C1A64">
          <w:rPr>
            <w:rFonts w:ascii="Times New Roman" w:hAnsi="Times New Roman"/>
            <w:rPrChange w:id="2960" w:author="EMRAH COLAK" w:date="2015-07-30T17:24:00Z">
              <w:rPr/>
            </w:rPrChange>
          </w:rPr>
          <w:t>Benefits, unic.</w:t>
        </w:r>
      </w:ins>
    </w:p>
    <w:p w14:paraId="7A76F599" w14:textId="6FB267D7" w:rsidR="00D6132C" w:rsidRDefault="00D6132C">
      <w:pPr>
        <w:pStyle w:val="DipnotMetni"/>
        <w:jc w:val="both"/>
        <w:pPrChange w:id="2961" w:author="EMRAH COLAK" w:date="2015-07-30T17:25:00Z">
          <w:pPr>
            <w:pStyle w:val="DipnotMetni"/>
          </w:pPr>
        </w:pPrChange>
      </w:pPr>
      <w:r w:rsidRPr="006C1A64">
        <w:rPr>
          <w:rFonts w:ascii="Times New Roman" w:hAnsi="Times New Roman"/>
          <w:rPrChange w:id="2962" w:author="EMRAH COLAK" w:date="2015-07-30T17:24:00Z">
            <w:rPr/>
          </w:rPrChange>
        </w:rPr>
        <w:t xml:space="preserve"> </w:t>
      </w:r>
      <w:r w:rsidRPr="006C1A64">
        <w:rPr>
          <w:rFonts w:ascii="Times New Roman" w:hAnsi="Times New Roman"/>
          <w:u w:val="single"/>
          <w:rPrChange w:id="2963" w:author="EMRAH COLAK" w:date="2015-07-30T17:24:00Z">
            <w:rPr>
              <w:rStyle w:val="Kpr"/>
              <w:color w:val="auto"/>
              <w:u w:val="none"/>
            </w:rPr>
          </w:rPrChange>
        </w:rPr>
        <w:fldChar w:fldCharType="begin"/>
      </w:r>
      <w:r w:rsidRPr="006C1A64">
        <w:rPr>
          <w:rFonts w:ascii="Times New Roman" w:hAnsi="Times New Roman"/>
          <w:u w:val="single"/>
          <w:rPrChange w:id="2964" w:author="EMRAH COLAK" w:date="2015-07-30T17:24:00Z">
            <w:rPr/>
          </w:rPrChange>
        </w:rPr>
        <w:instrText xml:space="preserve"> HYPERLINK "http://www.unic.com.tr/tr/benefits.htm" </w:instrText>
      </w:r>
      <w:r w:rsidRPr="006C1A64">
        <w:rPr>
          <w:rFonts w:ascii="Times New Roman" w:hAnsi="Times New Roman"/>
          <w:u w:val="single"/>
          <w:rPrChange w:id="2965" w:author="EMRAH COLAK" w:date="2015-07-30T17:24:00Z">
            <w:rPr>
              <w:rStyle w:val="Kpr"/>
              <w:color w:val="auto"/>
              <w:u w:val="none"/>
            </w:rPr>
          </w:rPrChange>
        </w:rPr>
        <w:fldChar w:fldCharType="separate"/>
      </w:r>
      <w:r w:rsidRPr="006C1A64">
        <w:rPr>
          <w:rStyle w:val="Kpr"/>
          <w:rFonts w:ascii="Times New Roman" w:hAnsi="Times New Roman"/>
          <w:color w:val="auto"/>
          <w:rPrChange w:id="2966" w:author="EMRAH COLAK" w:date="2015-07-30T17:24:00Z">
            <w:rPr>
              <w:rStyle w:val="Kpr"/>
              <w:color w:val="auto"/>
              <w:u w:val="none"/>
            </w:rPr>
          </w:rPrChange>
        </w:rPr>
        <w:t>http://www.unic.com.tr/tr/benefits.htm#</w:t>
      </w:r>
      <w:r w:rsidRPr="006C1A64">
        <w:rPr>
          <w:rStyle w:val="Kpr"/>
          <w:rFonts w:ascii="Times New Roman" w:hAnsi="Times New Roman"/>
          <w:color w:val="auto"/>
          <w:rPrChange w:id="2967" w:author="EMRAH COLAK" w:date="2015-07-30T17:24:00Z">
            <w:rPr>
              <w:rStyle w:val="Kpr"/>
              <w:color w:val="auto"/>
              <w:u w:val="none"/>
            </w:rPr>
          </w:rPrChange>
        </w:rPr>
        <w:fldChar w:fldCharType="end"/>
      </w:r>
      <w:r w:rsidRPr="006C1A64">
        <w:rPr>
          <w:rFonts w:ascii="Times New Roman" w:hAnsi="Times New Roman"/>
          <w:rPrChange w:id="2968" w:author="EMRAH COLAK" w:date="2015-07-30T17:24:00Z">
            <w:rPr/>
          </w:rPrChange>
        </w:rPr>
        <w:t xml:space="preserve"> (Erişim</w:t>
      </w:r>
      <w:ins w:id="2969" w:author="EMRAH COLAK" w:date="2015-07-30T17:23:00Z">
        <w:r w:rsidRPr="006C1A64">
          <w:rPr>
            <w:rFonts w:ascii="Times New Roman" w:hAnsi="Times New Roman"/>
            <w:rPrChange w:id="2970" w:author="EMRAH COLAK" w:date="2015-07-30T17:24:00Z">
              <w:rPr/>
            </w:rPrChange>
          </w:rPr>
          <w:t xml:space="preserve"> Tarihi</w:t>
        </w:r>
      </w:ins>
      <w:r w:rsidRPr="006C1A64">
        <w:rPr>
          <w:rFonts w:ascii="Times New Roman" w:hAnsi="Times New Roman"/>
          <w:rPrChange w:id="2971" w:author="EMRAH COLAK" w:date="2015-07-30T17:24:00Z">
            <w:rPr/>
          </w:rPrChange>
        </w:rPr>
        <w:t>: 02</w:t>
      </w:r>
      <w:ins w:id="2972" w:author="EMRAH COLAK" w:date="2015-07-30T17:24:00Z">
        <w:r w:rsidRPr="006C1A64">
          <w:rPr>
            <w:rFonts w:ascii="Times New Roman" w:hAnsi="Times New Roman"/>
            <w:rPrChange w:id="2973" w:author="EMRAH COLAK" w:date="2015-07-30T17:24:00Z">
              <w:rPr/>
            </w:rPrChange>
          </w:rPr>
          <w:t>/</w:t>
        </w:r>
      </w:ins>
      <w:del w:id="2974" w:author="EMRAH COLAK" w:date="2015-07-30T17:24:00Z">
        <w:r w:rsidRPr="006C1A64" w:rsidDel="006C1A64">
          <w:rPr>
            <w:rFonts w:ascii="Times New Roman" w:hAnsi="Times New Roman"/>
            <w:rPrChange w:id="2975" w:author="EMRAH COLAK" w:date="2015-07-30T17:24:00Z">
              <w:rPr/>
            </w:rPrChange>
          </w:rPr>
          <w:delText>.</w:delText>
        </w:r>
      </w:del>
      <w:r w:rsidRPr="006C1A64">
        <w:rPr>
          <w:rFonts w:ascii="Times New Roman" w:hAnsi="Times New Roman"/>
          <w:rPrChange w:id="2976" w:author="EMRAH COLAK" w:date="2015-07-30T17:24:00Z">
            <w:rPr/>
          </w:rPrChange>
        </w:rPr>
        <w:t>06</w:t>
      </w:r>
      <w:ins w:id="2977" w:author="EMRAH COLAK" w:date="2015-07-30T17:24:00Z">
        <w:r w:rsidRPr="006C1A64">
          <w:rPr>
            <w:rFonts w:ascii="Times New Roman" w:hAnsi="Times New Roman"/>
            <w:rPrChange w:id="2978" w:author="EMRAH COLAK" w:date="2015-07-30T17:24:00Z">
              <w:rPr/>
            </w:rPrChange>
          </w:rPr>
          <w:t>/</w:t>
        </w:r>
      </w:ins>
      <w:del w:id="2979" w:author="EMRAH COLAK" w:date="2015-07-30T17:24:00Z">
        <w:r w:rsidRPr="006C1A64" w:rsidDel="006C1A64">
          <w:rPr>
            <w:rFonts w:ascii="Times New Roman" w:hAnsi="Times New Roman"/>
            <w:rPrChange w:id="2980" w:author="EMRAH COLAK" w:date="2015-07-30T17:24:00Z">
              <w:rPr/>
            </w:rPrChange>
          </w:rPr>
          <w:delText>.</w:delText>
        </w:r>
      </w:del>
      <w:r w:rsidRPr="006C1A64">
        <w:rPr>
          <w:rFonts w:ascii="Times New Roman" w:hAnsi="Times New Roman"/>
          <w:rPrChange w:id="2981" w:author="EMRAH COLAK" w:date="2015-07-30T17:24:00Z">
            <w:rPr/>
          </w:rPrChange>
        </w:rPr>
        <w:t>2015)</w:t>
      </w:r>
    </w:p>
  </w:footnote>
  <w:footnote w:id="42">
    <w:p w14:paraId="2A468C3B" w14:textId="12E35D7E" w:rsidR="00D6132C" w:rsidRPr="006C1A64" w:rsidRDefault="00D6132C">
      <w:pPr>
        <w:pStyle w:val="DipnotMetni"/>
        <w:jc w:val="both"/>
        <w:rPr>
          <w:ins w:id="3173" w:author="EMRAH COLAK" w:date="2015-07-30T17:24:00Z"/>
          <w:rFonts w:ascii="Times New Roman" w:hAnsi="Times New Roman"/>
          <w:rPrChange w:id="3174" w:author="EMRAH COLAK" w:date="2015-07-30T17:25:00Z">
            <w:rPr>
              <w:ins w:id="3175" w:author="EMRAH COLAK" w:date="2015-07-30T17:24:00Z"/>
            </w:rPr>
          </w:rPrChange>
        </w:rPr>
        <w:pPrChange w:id="3176" w:author="EMRAH COLAK" w:date="2015-07-30T17:25:00Z">
          <w:pPr>
            <w:pStyle w:val="DipnotMetni"/>
          </w:pPr>
        </w:pPrChange>
      </w:pPr>
      <w:r w:rsidRPr="006C1A64">
        <w:rPr>
          <w:rStyle w:val="DipnotBavurusu"/>
          <w:rFonts w:ascii="Times New Roman" w:hAnsi="Times New Roman"/>
          <w:rPrChange w:id="3177" w:author="EMRAH COLAK" w:date="2015-07-30T17:25:00Z">
            <w:rPr>
              <w:rStyle w:val="DipnotBavurusu"/>
            </w:rPr>
          </w:rPrChange>
        </w:rPr>
        <w:footnoteRef/>
      </w:r>
      <w:ins w:id="3178" w:author="EMRAH COLAK" w:date="2015-07-30T17:24:00Z">
        <w:r w:rsidRPr="006C1A64">
          <w:rPr>
            <w:rFonts w:ascii="Times New Roman" w:hAnsi="Times New Roman"/>
            <w:rPrChange w:id="3179" w:author="EMRAH COLAK" w:date="2015-07-30T17:25:00Z">
              <w:rPr/>
            </w:rPrChange>
          </w:rPr>
          <w:t>Analysis, Bloorresearch.</w:t>
        </w:r>
      </w:ins>
      <w:r w:rsidRPr="006C1A64">
        <w:rPr>
          <w:rFonts w:ascii="Times New Roman" w:hAnsi="Times New Roman"/>
          <w:rPrChange w:id="3180" w:author="EMRAH COLAK" w:date="2015-07-30T17:25:00Z">
            <w:rPr/>
          </w:rPrChange>
        </w:rPr>
        <w:t xml:space="preserve"> </w:t>
      </w:r>
    </w:p>
    <w:p w14:paraId="40B8E63E" w14:textId="5DF3FE26" w:rsidR="00D6132C" w:rsidRDefault="00D6132C">
      <w:pPr>
        <w:pStyle w:val="DipnotMetni"/>
        <w:jc w:val="both"/>
        <w:pPrChange w:id="3181" w:author="EMRAH COLAK" w:date="2015-07-30T17:25:00Z">
          <w:pPr>
            <w:pStyle w:val="DipnotMetni"/>
          </w:pPr>
        </w:pPrChange>
      </w:pPr>
      <w:r w:rsidRPr="006C1A64">
        <w:rPr>
          <w:rFonts w:ascii="Times New Roman" w:hAnsi="Times New Roman"/>
          <w:u w:val="single"/>
          <w:rPrChange w:id="3182" w:author="EMRAH COLAK" w:date="2015-07-30T17:25:00Z">
            <w:rPr>
              <w:rStyle w:val="Kpr"/>
              <w:color w:val="auto"/>
              <w:u w:val="none"/>
            </w:rPr>
          </w:rPrChange>
        </w:rPr>
        <w:fldChar w:fldCharType="begin"/>
      </w:r>
      <w:r w:rsidRPr="006C1A64">
        <w:rPr>
          <w:rFonts w:ascii="Times New Roman" w:hAnsi="Times New Roman"/>
          <w:u w:val="single"/>
          <w:rPrChange w:id="3183" w:author="EMRAH COLAK" w:date="2015-07-30T17:25:00Z">
            <w:rPr/>
          </w:rPrChange>
        </w:rPr>
        <w:instrText xml:space="preserve"> HYPERLINK "http://www.bloorresearch.com/analysis/optimising-thin-client/" </w:instrText>
      </w:r>
      <w:r w:rsidRPr="006C1A64">
        <w:rPr>
          <w:rFonts w:ascii="Times New Roman" w:hAnsi="Times New Roman"/>
          <w:u w:val="single"/>
          <w:rPrChange w:id="3184" w:author="EMRAH COLAK" w:date="2015-07-30T17:25:00Z">
            <w:rPr>
              <w:rStyle w:val="Kpr"/>
              <w:color w:val="auto"/>
              <w:u w:val="none"/>
            </w:rPr>
          </w:rPrChange>
        </w:rPr>
        <w:fldChar w:fldCharType="separate"/>
      </w:r>
      <w:r w:rsidRPr="006C1A64">
        <w:rPr>
          <w:rStyle w:val="Kpr"/>
          <w:rFonts w:ascii="Times New Roman" w:hAnsi="Times New Roman"/>
          <w:color w:val="auto"/>
          <w:rPrChange w:id="3185" w:author="EMRAH COLAK" w:date="2015-07-30T17:25:00Z">
            <w:rPr>
              <w:rStyle w:val="Kpr"/>
              <w:color w:val="auto"/>
              <w:u w:val="none"/>
            </w:rPr>
          </w:rPrChange>
        </w:rPr>
        <w:t>http://www.bloorresearch.com/analysis/optimising-thin-client/</w:t>
      </w:r>
      <w:r w:rsidRPr="006C1A64">
        <w:rPr>
          <w:rStyle w:val="Kpr"/>
          <w:rFonts w:ascii="Times New Roman" w:hAnsi="Times New Roman"/>
          <w:color w:val="auto"/>
          <w:rPrChange w:id="3186" w:author="EMRAH COLAK" w:date="2015-07-30T17:25:00Z">
            <w:rPr>
              <w:rStyle w:val="Kpr"/>
              <w:color w:val="auto"/>
              <w:u w:val="none"/>
            </w:rPr>
          </w:rPrChange>
        </w:rPr>
        <w:fldChar w:fldCharType="end"/>
      </w:r>
      <w:r w:rsidRPr="006C1A64">
        <w:rPr>
          <w:rFonts w:ascii="Times New Roman" w:hAnsi="Times New Roman"/>
          <w:rPrChange w:id="3187" w:author="EMRAH COLAK" w:date="2015-07-30T17:25:00Z">
            <w:rPr/>
          </w:rPrChange>
        </w:rPr>
        <w:t xml:space="preserve"> (Erişim</w:t>
      </w:r>
      <w:ins w:id="3188" w:author="EMRAH COLAK" w:date="2015-07-30T17:36:00Z">
        <w:r>
          <w:rPr>
            <w:rFonts w:ascii="Times New Roman" w:hAnsi="Times New Roman"/>
          </w:rPr>
          <w:t xml:space="preserve"> Tarihi</w:t>
        </w:r>
      </w:ins>
      <w:r w:rsidRPr="006C1A64">
        <w:rPr>
          <w:rFonts w:ascii="Times New Roman" w:hAnsi="Times New Roman"/>
          <w:rPrChange w:id="3189" w:author="EMRAH COLAK" w:date="2015-07-30T17:25:00Z">
            <w:rPr/>
          </w:rPrChange>
        </w:rPr>
        <w:t>: 02</w:t>
      </w:r>
      <w:ins w:id="3190" w:author="EMRAH COLAK" w:date="2015-07-30T17:37:00Z">
        <w:r>
          <w:rPr>
            <w:rFonts w:ascii="Times New Roman" w:hAnsi="Times New Roman"/>
          </w:rPr>
          <w:t>/</w:t>
        </w:r>
      </w:ins>
      <w:del w:id="3191" w:author="EMRAH COLAK" w:date="2015-07-30T17:37:00Z">
        <w:r w:rsidRPr="006C1A64" w:rsidDel="00582A8C">
          <w:rPr>
            <w:rFonts w:ascii="Times New Roman" w:hAnsi="Times New Roman"/>
            <w:rPrChange w:id="3192" w:author="EMRAH COLAK" w:date="2015-07-30T17:25:00Z">
              <w:rPr/>
            </w:rPrChange>
          </w:rPr>
          <w:delText>.</w:delText>
        </w:r>
      </w:del>
      <w:r w:rsidRPr="006C1A64">
        <w:rPr>
          <w:rFonts w:ascii="Times New Roman" w:hAnsi="Times New Roman"/>
          <w:rPrChange w:id="3193" w:author="EMRAH COLAK" w:date="2015-07-30T17:25:00Z">
            <w:rPr/>
          </w:rPrChange>
        </w:rPr>
        <w:t>06</w:t>
      </w:r>
      <w:ins w:id="3194" w:author="EMRAH COLAK" w:date="2015-07-30T17:37:00Z">
        <w:r>
          <w:rPr>
            <w:rFonts w:ascii="Times New Roman" w:hAnsi="Times New Roman"/>
          </w:rPr>
          <w:t>/</w:t>
        </w:r>
      </w:ins>
      <w:del w:id="3195" w:author="EMRAH COLAK" w:date="2015-07-30T17:37:00Z">
        <w:r w:rsidRPr="006C1A64" w:rsidDel="00582A8C">
          <w:rPr>
            <w:rFonts w:ascii="Times New Roman" w:hAnsi="Times New Roman"/>
            <w:rPrChange w:id="3196" w:author="EMRAH COLAK" w:date="2015-07-30T17:25:00Z">
              <w:rPr/>
            </w:rPrChange>
          </w:rPr>
          <w:delText>.</w:delText>
        </w:r>
      </w:del>
      <w:r w:rsidRPr="006C1A64">
        <w:rPr>
          <w:rFonts w:ascii="Times New Roman" w:hAnsi="Times New Roman"/>
          <w:rPrChange w:id="3197" w:author="EMRAH COLAK" w:date="2015-07-30T17:25:00Z">
            <w:rPr/>
          </w:rPrChange>
        </w:rPr>
        <w:t>2015)</w:t>
      </w:r>
    </w:p>
  </w:footnote>
  <w:footnote w:id="43">
    <w:p w14:paraId="1521CBA2" w14:textId="55966213" w:rsidR="00D6132C" w:rsidRPr="00A420C2" w:rsidRDefault="00D6132C">
      <w:pPr>
        <w:pStyle w:val="DipnotMetni"/>
        <w:rPr>
          <w:ins w:id="3226" w:author="EMRAH COLAK" w:date="2015-07-31T11:57:00Z"/>
          <w:rFonts w:ascii="Times New Roman" w:hAnsi="Times New Roman"/>
          <w:rPrChange w:id="3227" w:author="EMRAH COLAK" w:date="2015-07-31T11:57:00Z">
            <w:rPr>
              <w:ins w:id="3228" w:author="EMRAH COLAK" w:date="2015-07-31T11:57:00Z"/>
            </w:rPr>
          </w:rPrChange>
        </w:rPr>
      </w:pPr>
      <w:ins w:id="3229" w:author="EMRAH COLAK" w:date="2015-07-31T11:55:00Z">
        <w:r w:rsidRPr="00A420C2">
          <w:rPr>
            <w:rStyle w:val="DipnotBavurusu"/>
            <w:rFonts w:ascii="Times New Roman" w:hAnsi="Times New Roman"/>
            <w:rPrChange w:id="3230" w:author="EMRAH COLAK" w:date="2015-07-31T11:57:00Z">
              <w:rPr>
                <w:rStyle w:val="DipnotBavurusu"/>
              </w:rPr>
            </w:rPrChange>
          </w:rPr>
          <w:footnoteRef/>
        </w:r>
        <w:r w:rsidRPr="00A420C2">
          <w:rPr>
            <w:rFonts w:ascii="Times New Roman" w:hAnsi="Times New Roman"/>
            <w:rPrChange w:id="3231" w:author="EMRAH COLAK" w:date="2015-07-31T11:57:00Z">
              <w:rPr/>
            </w:rPrChange>
          </w:rPr>
          <w:t xml:space="preserve"> </w:t>
        </w:r>
      </w:ins>
      <w:ins w:id="3232" w:author="EMRAH COLAK" w:date="2015-07-31T11:57:00Z">
        <w:r w:rsidRPr="00A420C2">
          <w:rPr>
            <w:rFonts w:ascii="Times New Roman" w:hAnsi="Times New Roman"/>
            <w:rPrChange w:id="3233" w:author="EMRAH COLAK" w:date="2015-07-31T11:57:00Z">
              <w:rPr/>
            </w:rPrChange>
          </w:rPr>
          <w:t>İnce İstemci, UNIC</w:t>
        </w:r>
      </w:ins>
      <w:ins w:id="3234" w:author="EMRAH COLAK" w:date="2015-07-31T11:59:00Z">
        <w:r>
          <w:rPr>
            <w:rFonts w:ascii="Times New Roman" w:hAnsi="Times New Roman"/>
          </w:rPr>
          <w:t>.</w:t>
        </w:r>
      </w:ins>
    </w:p>
    <w:p w14:paraId="45A08664" w14:textId="1330D92A" w:rsidR="00D6132C" w:rsidRPr="00A420C2" w:rsidRDefault="00D6132C">
      <w:pPr>
        <w:pStyle w:val="DipnotMetni"/>
        <w:rPr>
          <w:ins w:id="3235" w:author="EMRAH COLAK" w:date="2015-07-31T11:57:00Z"/>
          <w:rFonts w:ascii="Times New Roman" w:hAnsi="Times New Roman"/>
          <w:rPrChange w:id="3236" w:author="EMRAH COLAK" w:date="2015-07-31T11:57:00Z">
            <w:rPr>
              <w:ins w:id="3237" w:author="EMRAH COLAK" w:date="2015-07-31T11:57:00Z"/>
            </w:rPr>
          </w:rPrChange>
        </w:rPr>
      </w:pPr>
      <w:ins w:id="3238" w:author="EMRAH COLAK" w:date="2015-07-31T11:57:00Z">
        <w:r w:rsidRPr="00A420C2">
          <w:rPr>
            <w:rFonts w:ascii="Times New Roman" w:hAnsi="Times New Roman"/>
            <w:rPrChange w:id="3239" w:author="EMRAH COLAK" w:date="2015-07-31T11:57:00Z">
              <w:rPr/>
            </w:rPrChange>
          </w:rPr>
          <w:fldChar w:fldCharType="begin"/>
        </w:r>
        <w:r w:rsidRPr="00A420C2">
          <w:rPr>
            <w:rFonts w:ascii="Times New Roman" w:hAnsi="Times New Roman"/>
            <w:rPrChange w:id="3240" w:author="EMRAH COLAK" w:date="2015-07-31T11:57:00Z">
              <w:rPr/>
            </w:rPrChange>
          </w:rPr>
          <w:instrText xml:space="preserve"> HYPERLINK "http://www.unic.com.tr/tr/faq.htm" </w:instrText>
        </w:r>
        <w:r w:rsidRPr="00A420C2">
          <w:rPr>
            <w:rFonts w:ascii="Times New Roman" w:hAnsi="Times New Roman"/>
            <w:rPrChange w:id="3241" w:author="EMRAH COLAK" w:date="2015-07-31T11:57:00Z">
              <w:rPr/>
            </w:rPrChange>
          </w:rPr>
          <w:fldChar w:fldCharType="separate"/>
        </w:r>
        <w:r w:rsidRPr="00A420C2">
          <w:rPr>
            <w:rStyle w:val="Kpr"/>
            <w:rFonts w:ascii="Times New Roman" w:hAnsi="Times New Roman"/>
            <w:color w:val="auto"/>
            <w:rPrChange w:id="3242" w:author="EMRAH COLAK" w:date="2015-07-31T11:57:00Z">
              <w:rPr>
                <w:rStyle w:val="Kpr"/>
              </w:rPr>
            </w:rPrChange>
          </w:rPr>
          <w:t>http://www.unic.com.tr/tr/faq.htm</w:t>
        </w:r>
        <w:r w:rsidRPr="00A420C2">
          <w:rPr>
            <w:rFonts w:ascii="Times New Roman" w:hAnsi="Times New Roman"/>
            <w:rPrChange w:id="3243" w:author="EMRAH COLAK" w:date="2015-07-31T11:57:00Z">
              <w:rPr/>
            </w:rPrChange>
          </w:rPr>
          <w:fldChar w:fldCharType="end"/>
        </w:r>
        <w:r>
          <w:rPr>
            <w:rFonts w:ascii="Times New Roman" w:hAnsi="Times New Roman"/>
          </w:rPr>
          <w:t xml:space="preserve"> </w:t>
        </w:r>
        <w:r w:rsidRPr="00572644">
          <w:rPr>
            <w:rFonts w:ascii="Times New Roman" w:hAnsi="Times New Roman"/>
          </w:rPr>
          <w:t>(Erişim</w:t>
        </w:r>
        <w:r>
          <w:rPr>
            <w:rFonts w:ascii="Times New Roman" w:hAnsi="Times New Roman"/>
          </w:rPr>
          <w:t xml:space="preserve"> Tarihi</w:t>
        </w:r>
        <w:r w:rsidRPr="00572644">
          <w:rPr>
            <w:rFonts w:ascii="Times New Roman" w:hAnsi="Times New Roman"/>
          </w:rPr>
          <w:t>: 0</w:t>
        </w:r>
      </w:ins>
      <w:ins w:id="3244" w:author="EMRAH COLAK" w:date="2015-07-31T11:58:00Z">
        <w:r>
          <w:rPr>
            <w:rFonts w:ascii="Times New Roman" w:hAnsi="Times New Roman"/>
          </w:rPr>
          <w:t>3</w:t>
        </w:r>
      </w:ins>
      <w:ins w:id="3245" w:author="EMRAH COLAK" w:date="2015-07-31T11:57:00Z">
        <w:r>
          <w:rPr>
            <w:rFonts w:ascii="Times New Roman" w:hAnsi="Times New Roman"/>
          </w:rPr>
          <w:t>/</w:t>
        </w:r>
        <w:r w:rsidRPr="00572644">
          <w:rPr>
            <w:rFonts w:ascii="Times New Roman" w:hAnsi="Times New Roman"/>
          </w:rPr>
          <w:t>06</w:t>
        </w:r>
        <w:r>
          <w:rPr>
            <w:rFonts w:ascii="Times New Roman" w:hAnsi="Times New Roman"/>
          </w:rPr>
          <w:t>/</w:t>
        </w:r>
        <w:r w:rsidRPr="00572644">
          <w:rPr>
            <w:rFonts w:ascii="Times New Roman" w:hAnsi="Times New Roman"/>
          </w:rPr>
          <w:t>2015)</w:t>
        </w:r>
      </w:ins>
    </w:p>
    <w:p w14:paraId="3C7D1AD0" w14:textId="77777777" w:rsidR="00D6132C" w:rsidRDefault="00D6132C">
      <w:pPr>
        <w:pStyle w:val="DipnotMetni"/>
      </w:pPr>
    </w:p>
  </w:footnote>
  <w:footnote w:id="44">
    <w:p w14:paraId="1065B583" w14:textId="45B0E85F" w:rsidR="00D6132C" w:rsidRPr="00B8652A" w:rsidDel="00B8652A" w:rsidRDefault="00D6132C">
      <w:pPr>
        <w:pStyle w:val="DipnotMetni"/>
        <w:rPr>
          <w:del w:id="3269" w:author="EMRAH COLAK" w:date="2015-07-30T17:27:00Z"/>
          <w:rFonts w:ascii="Times New Roman" w:hAnsi="Times New Roman"/>
          <w:rPrChange w:id="3270" w:author="EMRAH COLAK" w:date="2015-07-30T17:28:00Z">
            <w:rPr>
              <w:del w:id="3271" w:author="EMRAH COLAK" w:date="2015-07-30T17:27:00Z"/>
              <w:rFonts w:ascii="Times New Roman" w:hAnsi="Times New Roman"/>
              <w:b/>
            </w:rPr>
          </w:rPrChange>
        </w:rPr>
      </w:pPr>
      <w:r w:rsidRPr="00B8652A">
        <w:rPr>
          <w:rStyle w:val="DipnotBavurusu"/>
          <w:rFonts w:ascii="Times New Roman" w:hAnsi="Times New Roman"/>
          <w:rPrChange w:id="3272" w:author="EMRAH COLAK" w:date="2015-07-30T17:28:00Z">
            <w:rPr>
              <w:rStyle w:val="DipnotBavurusu"/>
            </w:rPr>
          </w:rPrChange>
        </w:rPr>
        <w:footnoteRef/>
      </w:r>
      <w:r w:rsidRPr="00B8652A">
        <w:rPr>
          <w:rFonts w:ascii="Times New Roman" w:hAnsi="Times New Roman"/>
          <w:rPrChange w:id="3273" w:author="EMRAH COLAK" w:date="2015-07-30T17:28:00Z">
            <w:rPr/>
          </w:rPrChange>
        </w:rPr>
        <w:t xml:space="preserve"> </w:t>
      </w:r>
      <w:del w:id="3274" w:author="EMRAH COLAK" w:date="2015-07-30T17:27:00Z">
        <w:r w:rsidRPr="00B8652A" w:rsidDel="00B8652A">
          <w:rPr>
            <w:rFonts w:ascii="Times New Roman" w:hAnsi="Times New Roman"/>
            <w:rPrChange w:id="3275" w:author="EMRAH COLAK" w:date="2015-07-30T17:28:00Z">
              <w:rPr>
                <w:rFonts w:ascii="Times New Roman" w:hAnsi="Times New Roman"/>
                <w:b/>
              </w:rPr>
            </w:rPrChange>
          </w:rPr>
          <w:delText>Bert Vankeirsbilck</w:delText>
        </w:r>
      </w:del>
      <w:ins w:id="3276" w:author="EMRAH COLAK" w:date="2015-07-30T17:27:00Z">
        <w:r w:rsidRPr="00B8652A">
          <w:rPr>
            <w:rFonts w:ascii="Times New Roman" w:hAnsi="Times New Roman"/>
            <w:rPrChange w:id="3277" w:author="EMRAH COLAK" w:date="2015-07-30T17:28:00Z">
              <w:rPr>
                <w:rFonts w:ascii="Times New Roman" w:hAnsi="Times New Roman"/>
                <w:b/>
              </w:rPr>
            </w:rPrChange>
          </w:rPr>
          <w:t>VANKEİRSBİLCK</w:t>
        </w:r>
        <w:r w:rsidRPr="00B8652A">
          <w:rPr>
            <w:rFonts w:ascii="Times New Roman" w:hAnsi="Times New Roman"/>
          </w:rPr>
          <w:t>,</w:t>
        </w:r>
        <w:r w:rsidRPr="00B8652A">
          <w:rPr>
            <w:rFonts w:ascii="Times New Roman" w:hAnsi="Times New Roman"/>
            <w:rPrChange w:id="3278" w:author="EMRAH COLAK" w:date="2015-07-30T17:28:00Z">
              <w:rPr>
                <w:rFonts w:ascii="Times New Roman" w:hAnsi="Times New Roman"/>
                <w:b/>
              </w:rPr>
            </w:rPrChange>
          </w:rPr>
          <w:t xml:space="preserve"> Bert</w:t>
        </w:r>
        <w:r w:rsidRPr="00B8652A">
          <w:rPr>
            <w:rFonts w:ascii="Times New Roman" w:hAnsi="Times New Roman"/>
          </w:rPr>
          <w:t>, “</w:t>
        </w:r>
      </w:ins>
      <w:del w:id="3279" w:author="EMRAH COLAK" w:date="2015-07-30T17:27:00Z">
        <w:r w:rsidRPr="00B8652A" w:rsidDel="00B8652A">
          <w:rPr>
            <w:rFonts w:ascii="Times New Roman" w:hAnsi="Times New Roman"/>
            <w:rPrChange w:id="3280" w:author="EMRAH COLAK" w:date="2015-07-30T17:28:00Z">
              <w:rPr>
                <w:rFonts w:ascii="Times New Roman" w:hAnsi="Times New Roman"/>
                <w:b/>
              </w:rPr>
            </w:rPrChange>
          </w:rPr>
          <w:delText xml:space="preserve"> a,n, DieterVerslype a, NicolasStaelens a, PieterSimoens a,b, ChrisDevelder </w:delText>
        </w:r>
      </w:del>
    </w:p>
    <w:p w14:paraId="7CBA429F" w14:textId="77777777" w:rsidR="00D6132C" w:rsidRDefault="00D6132C">
      <w:pPr>
        <w:pStyle w:val="DipnotMetni"/>
        <w:rPr>
          <w:ins w:id="3281" w:author="EMRAH COLAK" w:date="2015-07-30T17:32:00Z"/>
          <w:rFonts w:ascii="Times New Roman" w:hAnsi="Times New Roman"/>
        </w:rPr>
      </w:pPr>
      <w:del w:id="3282" w:author="EMRAH COLAK" w:date="2015-07-30T17:27:00Z">
        <w:r w:rsidRPr="00B8652A" w:rsidDel="00B8652A">
          <w:rPr>
            <w:rFonts w:ascii="Times New Roman" w:hAnsi="Times New Roman"/>
            <w:rPrChange w:id="3283" w:author="EMRAH COLAK" w:date="2015-07-30T17:28:00Z">
              <w:rPr>
                <w:rFonts w:ascii="Times New Roman" w:hAnsi="Times New Roman"/>
                <w:b/>
              </w:rPr>
            </w:rPrChange>
          </w:rPr>
          <w:delText xml:space="preserve">Bart Dhoedt a, FilipDeTurck a, PietDemeester a, 23 Mart 2012 </w:delText>
        </w:r>
      </w:del>
      <w:r w:rsidRPr="00B8652A">
        <w:rPr>
          <w:rFonts w:ascii="Times New Roman" w:hAnsi="Times New Roman"/>
          <w:rPrChange w:id="3284" w:author="EMRAH COLAK" w:date="2015-07-30T17:28:00Z">
            <w:rPr/>
          </w:rPrChange>
        </w:rPr>
        <w:t>Automatic fine grained area detection for thinclientsystems</w:t>
      </w:r>
      <w:ins w:id="3285" w:author="EMRAH COLAK" w:date="2015-07-30T17:27:00Z">
        <w:r w:rsidRPr="00B8652A">
          <w:rPr>
            <w:rFonts w:ascii="Times New Roman" w:hAnsi="Times New Roman"/>
            <w:rPrChange w:id="3286" w:author="EMRAH COLAK" w:date="2015-07-30T17:28:00Z">
              <w:rPr/>
            </w:rPrChange>
          </w:rPr>
          <w:t>”</w:t>
        </w:r>
      </w:ins>
      <w:ins w:id="3287" w:author="EMRAH COLAK" w:date="2015-07-30T17:32:00Z">
        <w:r>
          <w:rPr>
            <w:rFonts w:ascii="Times New Roman" w:hAnsi="Times New Roman"/>
          </w:rPr>
          <w:t>,</w:t>
        </w:r>
      </w:ins>
      <w:r w:rsidRPr="00B8652A">
        <w:rPr>
          <w:rFonts w:ascii="Times New Roman" w:hAnsi="Times New Roman"/>
          <w:rPrChange w:id="3288" w:author="EMRAH COLAK" w:date="2015-07-30T17:28:00Z">
            <w:rPr/>
          </w:rPrChange>
        </w:rPr>
        <w:t xml:space="preserve"> </w:t>
      </w:r>
    </w:p>
    <w:p w14:paraId="28F12607" w14:textId="3F8165F2" w:rsidR="00D6132C" w:rsidRPr="00B8652A" w:rsidRDefault="00D6132C">
      <w:pPr>
        <w:pStyle w:val="DipnotMetni"/>
        <w:rPr>
          <w:rFonts w:ascii="Times New Roman" w:hAnsi="Times New Roman"/>
          <w:rPrChange w:id="3289" w:author="EMRAH COLAK" w:date="2015-07-30T17:28:00Z">
            <w:rPr/>
          </w:rPrChange>
        </w:rPr>
      </w:pPr>
      <w:ins w:id="3290" w:author="EMRAH COLAK" w:date="2015-07-30T17:27:00Z">
        <w:r w:rsidRPr="00B8652A">
          <w:rPr>
            <w:rFonts w:ascii="Times New Roman" w:hAnsi="Times New Roman"/>
            <w:rPrChange w:id="3291" w:author="EMRAH COLAK" w:date="2015-07-30T17:28:00Z">
              <w:rPr/>
            </w:rPrChange>
          </w:rPr>
          <w:t>Mart 2012.</w:t>
        </w:r>
      </w:ins>
    </w:p>
    <w:p w14:paraId="464CA04D" w14:textId="77777777" w:rsidR="00D6132C" w:rsidRDefault="00D6132C" w:rsidP="003506CB">
      <w:pPr>
        <w:pStyle w:val="DipnotMetni"/>
      </w:pPr>
    </w:p>
  </w:footnote>
  <w:footnote w:id="45">
    <w:p w14:paraId="04AE87F0" w14:textId="092A7FD4" w:rsidR="00D6132C" w:rsidRPr="00B8652A" w:rsidRDefault="00D6132C">
      <w:pPr>
        <w:pStyle w:val="DipnotMetni"/>
        <w:rPr>
          <w:rFonts w:ascii="Times New Roman" w:hAnsi="Times New Roman"/>
          <w:rPrChange w:id="3312" w:author="EMRAH COLAK" w:date="2015-07-30T17:34:00Z">
            <w:rPr/>
          </w:rPrChange>
        </w:rPr>
      </w:pPr>
      <w:r w:rsidRPr="00B8652A">
        <w:rPr>
          <w:rStyle w:val="DipnotBavurusu"/>
          <w:rFonts w:ascii="Times New Roman" w:hAnsi="Times New Roman"/>
          <w:rPrChange w:id="3313" w:author="EMRAH COLAK" w:date="2015-07-30T17:34:00Z">
            <w:rPr>
              <w:rStyle w:val="DipnotBavurusu"/>
            </w:rPr>
          </w:rPrChange>
        </w:rPr>
        <w:footnoteRef/>
      </w:r>
      <w:r w:rsidRPr="00B8652A">
        <w:rPr>
          <w:rFonts w:ascii="Times New Roman" w:hAnsi="Times New Roman"/>
          <w:rPrChange w:id="3314" w:author="EMRAH COLAK" w:date="2015-07-30T17:34:00Z">
            <w:rPr/>
          </w:rPrChange>
        </w:rPr>
        <w:t xml:space="preserve"> </w:t>
      </w:r>
      <w:r w:rsidRPr="00B8652A">
        <w:rPr>
          <w:rFonts w:ascii="Times New Roman" w:hAnsi="Times New Roman"/>
          <w:bCs/>
          <w:noProof/>
          <w:rPrChange w:id="3315" w:author="EMRAH COLAK" w:date="2015-07-30T17:34:00Z">
            <w:rPr>
              <w:rFonts w:ascii="Times New Roman" w:hAnsi="Times New Roman"/>
              <w:b/>
              <w:bCs/>
              <w:noProof/>
            </w:rPr>
          </w:rPrChange>
        </w:rPr>
        <w:t>SHELDON, Robert,</w:t>
      </w:r>
      <w:ins w:id="3316" w:author="EMRAH COLAK" w:date="2015-07-30T17:28:00Z">
        <w:r w:rsidRPr="00B8652A">
          <w:rPr>
            <w:rFonts w:ascii="Times New Roman" w:hAnsi="Times New Roman"/>
            <w:b/>
            <w:bCs/>
            <w:noProof/>
          </w:rPr>
          <w:t xml:space="preserve"> </w:t>
        </w:r>
      </w:ins>
      <w:del w:id="3317" w:author="EMRAH COLAK" w:date="2015-07-30T17:28:00Z">
        <w:r w:rsidRPr="00B8652A" w:rsidDel="00B8652A">
          <w:rPr>
            <w:rFonts w:ascii="Times New Roman" w:hAnsi="Times New Roman"/>
            <w:b/>
            <w:bCs/>
            <w:noProof/>
          </w:rPr>
          <w:delText xml:space="preserve"> ve diğerleri. </w:delText>
        </w:r>
      </w:del>
      <w:ins w:id="3318" w:author="EMRAH COLAK" w:date="2015-07-30T17:33:00Z">
        <w:r w:rsidRPr="00B8652A">
          <w:rPr>
            <w:rFonts w:ascii="Times New Roman" w:hAnsi="Times New Roman"/>
            <w:b/>
            <w:bCs/>
            <w:noProof/>
          </w:rPr>
          <w:t>“</w:t>
        </w:r>
      </w:ins>
      <w:del w:id="3319" w:author="EMRAH COLAK" w:date="2015-07-30T17:33:00Z">
        <w:r w:rsidRPr="00B8652A" w:rsidDel="00B8652A">
          <w:rPr>
            <w:rFonts w:ascii="Times New Roman" w:hAnsi="Times New Roman"/>
            <w:b/>
            <w:bCs/>
            <w:noProof/>
          </w:rPr>
          <w:delText>2014.</w:delText>
        </w:r>
      </w:del>
      <w:r w:rsidRPr="00B8652A">
        <w:rPr>
          <w:rFonts w:ascii="Times New Roman" w:hAnsi="Times New Roman"/>
          <w:noProof/>
        </w:rPr>
        <w:t xml:space="preserve"> </w:t>
      </w:r>
      <w:r w:rsidRPr="00B8652A">
        <w:rPr>
          <w:rFonts w:ascii="Times New Roman" w:hAnsi="Times New Roman"/>
          <w:iCs/>
          <w:noProof/>
          <w:rPrChange w:id="3320" w:author="EMRAH COLAK" w:date="2015-07-30T17:34:00Z">
            <w:rPr>
              <w:rFonts w:ascii="Times New Roman" w:hAnsi="Times New Roman"/>
              <w:i/>
              <w:iCs/>
              <w:noProof/>
            </w:rPr>
          </w:rPrChange>
        </w:rPr>
        <w:t xml:space="preserve">Develop Your Criteria for Selecting VDI Software. </w:t>
      </w:r>
      <w:r w:rsidRPr="00B8652A">
        <w:rPr>
          <w:rFonts w:ascii="Times New Roman" w:hAnsi="Times New Roman"/>
          <w:noProof/>
        </w:rPr>
        <w:t>Grove Street, Newton : TechTarget</w:t>
      </w:r>
      <w:ins w:id="3321" w:author="EMRAH COLAK" w:date="2015-07-30T17:33:00Z">
        <w:r w:rsidRPr="00B8652A">
          <w:rPr>
            <w:rFonts w:ascii="Times New Roman" w:hAnsi="Times New Roman"/>
            <w:noProof/>
          </w:rPr>
          <w:t>”</w:t>
        </w:r>
      </w:ins>
      <w:ins w:id="3322" w:author="EMRAH COLAK" w:date="2015-07-30T17:34:00Z">
        <w:r w:rsidRPr="00B8652A">
          <w:rPr>
            <w:rFonts w:ascii="Times New Roman" w:hAnsi="Times New Roman"/>
            <w:noProof/>
          </w:rPr>
          <w:t xml:space="preserve">, </w:t>
        </w:r>
        <w:r w:rsidRPr="00B8652A">
          <w:rPr>
            <w:rFonts w:ascii="Times New Roman" w:hAnsi="Times New Roman"/>
          </w:rPr>
          <w:t>Mayıs 2014.</w:t>
        </w:r>
      </w:ins>
      <w:del w:id="3323" w:author="EMRAH COLAK" w:date="2015-07-30T17:33:00Z">
        <w:r w:rsidRPr="00B8652A" w:rsidDel="00B8652A">
          <w:rPr>
            <w:rFonts w:ascii="Times New Roman" w:hAnsi="Times New Roman"/>
            <w:noProof/>
          </w:rPr>
          <w:delText>, s.10-12.</w:delText>
        </w:r>
      </w:del>
    </w:p>
  </w:footnote>
  <w:footnote w:id="46">
    <w:p w14:paraId="1513500F" w14:textId="77777777" w:rsidR="00D6132C" w:rsidRPr="00582A8C" w:rsidRDefault="00D6132C">
      <w:pPr>
        <w:pStyle w:val="DipnotMetni"/>
        <w:rPr>
          <w:ins w:id="3344" w:author="EMRAH COLAK" w:date="2015-07-30T17:36:00Z"/>
          <w:rFonts w:ascii="Times New Roman" w:hAnsi="Times New Roman"/>
          <w:rPrChange w:id="3345" w:author="EMRAH COLAK" w:date="2015-07-30T17:37:00Z">
            <w:rPr>
              <w:ins w:id="3346" w:author="EMRAH COLAK" w:date="2015-07-30T17:36:00Z"/>
            </w:rPr>
          </w:rPrChange>
        </w:rPr>
      </w:pPr>
      <w:ins w:id="3347" w:author="EMRAH COLAK" w:date="2015-07-30T15:41:00Z">
        <w:r w:rsidRPr="00582A8C">
          <w:rPr>
            <w:rStyle w:val="DipnotBavurusu"/>
            <w:rFonts w:ascii="Times New Roman" w:hAnsi="Times New Roman"/>
            <w:rPrChange w:id="3348" w:author="EMRAH COLAK" w:date="2015-07-30T17:37:00Z">
              <w:rPr>
                <w:rStyle w:val="DipnotBavurusu"/>
              </w:rPr>
            </w:rPrChange>
          </w:rPr>
          <w:footnoteRef/>
        </w:r>
        <w:r w:rsidRPr="00582A8C">
          <w:rPr>
            <w:rFonts w:ascii="Times New Roman" w:hAnsi="Times New Roman"/>
            <w:rPrChange w:id="3349" w:author="EMRAH COLAK" w:date="2015-07-30T17:37:00Z">
              <w:rPr/>
            </w:rPrChange>
          </w:rPr>
          <w:t>Types of Desktop Virtualization</w:t>
        </w:r>
      </w:ins>
      <w:ins w:id="3350" w:author="EMRAH COLAK" w:date="2015-07-30T17:35:00Z">
        <w:r w:rsidRPr="00582A8C">
          <w:rPr>
            <w:rFonts w:ascii="Times New Roman" w:hAnsi="Times New Roman"/>
            <w:rPrChange w:id="3351" w:author="EMRAH COLAK" w:date="2015-07-30T17:37:00Z">
              <w:rPr/>
            </w:rPrChange>
          </w:rPr>
          <w:t>, Petri.</w:t>
        </w:r>
      </w:ins>
    </w:p>
    <w:p w14:paraId="6B3ABE0D" w14:textId="77777777" w:rsidR="00D6132C" w:rsidRPr="00582A8C" w:rsidRDefault="00D6132C">
      <w:pPr>
        <w:pStyle w:val="DipnotMetni"/>
        <w:rPr>
          <w:ins w:id="3352" w:author="EMRAH COLAK" w:date="2015-07-30T17:36:00Z"/>
          <w:rFonts w:ascii="Times New Roman" w:hAnsi="Times New Roman"/>
          <w:rPrChange w:id="3353" w:author="EMRAH COLAK" w:date="2015-07-30T17:37:00Z">
            <w:rPr>
              <w:ins w:id="3354" w:author="EMRAH COLAK" w:date="2015-07-30T17:36:00Z"/>
            </w:rPr>
          </w:rPrChange>
        </w:rPr>
      </w:pPr>
      <w:ins w:id="3355" w:author="EMRAH COLAK" w:date="2015-07-30T17:36:00Z">
        <w:r w:rsidRPr="00582A8C">
          <w:rPr>
            <w:rFonts w:ascii="Times New Roman" w:hAnsi="Times New Roman"/>
            <w:rPrChange w:id="3356" w:author="EMRAH COLAK" w:date="2015-07-30T17:37:00Z">
              <w:rPr/>
            </w:rPrChange>
          </w:rPr>
          <w:fldChar w:fldCharType="begin"/>
        </w:r>
        <w:r w:rsidRPr="00582A8C">
          <w:rPr>
            <w:rFonts w:ascii="Times New Roman" w:hAnsi="Times New Roman"/>
            <w:rPrChange w:id="3357" w:author="EMRAH COLAK" w:date="2015-07-30T17:37:00Z">
              <w:rPr/>
            </w:rPrChange>
          </w:rPr>
          <w:instrText xml:space="preserve"> HYPERLINK "</w:instrText>
        </w:r>
      </w:ins>
      <w:ins w:id="3358" w:author="EMRAH COLAK" w:date="2015-07-30T15:41:00Z">
        <w:r w:rsidRPr="00582A8C">
          <w:rPr>
            <w:rFonts w:ascii="Times New Roman" w:hAnsi="Times New Roman"/>
            <w:rPrChange w:id="3359" w:author="EMRAH COLAK" w:date="2015-07-30T17:37:00Z">
              <w:rPr/>
            </w:rPrChange>
          </w:rPr>
          <w:instrText>http://www.petri.com/types-of-desktop-virtualization-xendesktop-5-part-2.htm#</w:instrText>
        </w:r>
      </w:ins>
      <w:ins w:id="3360" w:author="EMRAH COLAK" w:date="2015-07-30T17:36:00Z">
        <w:r w:rsidRPr="00582A8C">
          <w:rPr>
            <w:rFonts w:ascii="Times New Roman" w:hAnsi="Times New Roman"/>
            <w:rPrChange w:id="3361" w:author="EMRAH COLAK" w:date="2015-07-30T17:37:00Z">
              <w:rPr/>
            </w:rPrChange>
          </w:rPr>
          <w:instrText xml:space="preserve">" </w:instrText>
        </w:r>
        <w:r w:rsidRPr="00582A8C">
          <w:rPr>
            <w:rFonts w:ascii="Times New Roman" w:hAnsi="Times New Roman"/>
            <w:rPrChange w:id="3362" w:author="EMRAH COLAK" w:date="2015-07-30T17:37:00Z">
              <w:rPr/>
            </w:rPrChange>
          </w:rPr>
          <w:fldChar w:fldCharType="separate"/>
        </w:r>
      </w:ins>
      <w:ins w:id="3363" w:author="EMRAH COLAK" w:date="2015-07-30T15:41:00Z">
        <w:r w:rsidRPr="00582A8C">
          <w:rPr>
            <w:rStyle w:val="Kpr"/>
            <w:rFonts w:ascii="Times New Roman" w:hAnsi="Times New Roman"/>
            <w:color w:val="auto"/>
            <w:rPrChange w:id="3364" w:author="EMRAH COLAK" w:date="2015-07-30T17:37:00Z">
              <w:rPr>
                <w:rStyle w:val="Kpr"/>
              </w:rPr>
            </w:rPrChange>
          </w:rPr>
          <w:t>http://www.petri.com/types-of-desktop-virtualization-xendesktop-5-part-2.htm#</w:t>
        </w:r>
      </w:ins>
      <w:ins w:id="3365" w:author="EMRAH COLAK" w:date="2015-07-30T17:36:00Z">
        <w:r w:rsidRPr="00582A8C">
          <w:rPr>
            <w:rFonts w:ascii="Times New Roman" w:hAnsi="Times New Roman"/>
            <w:rPrChange w:id="3366" w:author="EMRAH COLAK" w:date="2015-07-30T17:37:00Z">
              <w:rPr/>
            </w:rPrChange>
          </w:rPr>
          <w:fldChar w:fldCharType="end"/>
        </w:r>
      </w:ins>
    </w:p>
    <w:p w14:paraId="6581ECDE" w14:textId="59724ABB" w:rsidR="00D6132C" w:rsidRDefault="00D6132C">
      <w:pPr>
        <w:pStyle w:val="DipnotMetni"/>
      </w:pPr>
      <w:ins w:id="3367" w:author="EMRAH COLAK" w:date="2015-07-30T17:36:00Z">
        <w:r w:rsidRPr="00582A8C">
          <w:rPr>
            <w:rFonts w:ascii="Times New Roman" w:hAnsi="Times New Roman"/>
            <w:rPrChange w:id="3368" w:author="EMRAH COLAK" w:date="2015-07-30T17:37:00Z">
              <w:rPr/>
            </w:rPrChange>
          </w:rPr>
          <w:t xml:space="preserve"> </w:t>
        </w:r>
      </w:ins>
      <w:ins w:id="3369" w:author="EMRAH COLAK" w:date="2015-07-30T17:37:00Z">
        <w:r w:rsidRPr="00582A8C">
          <w:rPr>
            <w:rFonts w:ascii="Times New Roman" w:hAnsi="Times New Roman"/>
          </w:rPr>
          <w:t>(Erişim Tarihi: 10/06/2015)</w:t>
        </w:r>
      </w:ins>
    </w:p>
  </w:footnote>
  <w:footnote w:id="47">
    <w:p w14:paraId="61BAE251" w14:textId="77777777" w:rsidR="00D6132C" w:rsidRPr="00582A8C" w:rsidRDefault="00D6132C">
      <w:pPr>
        <w:pStyle w:val="DipnotMetni"/>
        <w:rPr>
          <w:ins w:id="3402" w:author="EMRAH COLAK" w:date="2015-07-30T17:38:00Z"/>
          <w:rFonts w:ascii="Times New Roman" w:hAnsi="Times New Roman"/>
        </w:rPr>
      </w:pPr>
      <w:r w:rsidRPr="00582A8C">
        <w:rPr>
          <w:rStyle w:val="DipnotBavurusu"/>
          <w:rFonts w:ascii="Times New Roman" w:hAnsi="Times New Roman"/>
          <w:rPrChange w:id="3403" w:author="EMRAH COLAK" w:date="2015-07-30T17:39:00Z">
            <w:rPr>
              <w:rStyle w:val="DipnotBavurusu"/>
            </w:rPr>
          </w:rPrChange>
        </w:rPr>
        <w:footnoteRef/>
      </w:r>
      <w:r w:rsidRPr="00582A8C">
        <w:rPr>
          <w:rFonts w:ascii="Times New Roman" w:hAnsi="Times New Roman"/>
          <w:rPrChange w:id="3404" w:author="EMRAH COLAK" w:date="2015-07-30T17:39:00Z">
            <w:rPr/>
          </w:rPrChange>
        </w:rPr>
        <w:t xml:space="preserve">  </w:t>
      </w:r>
      <w:ins w:id="3405" w:author="EMRAH COLAK" w:date="2015-07-30T17:38:00Z">
        <w:r w:rsidRPr="00582A8C">
          <w:rPr>
            <w:rFonts w:ascii="Times New Roman" w:hAnsi="Times New Roman"/>
          </w:rPr>
          <w:t>Types of Desktop Virtualization, Petri.</w:t>
        </w:r>
      </w:ins>
    </w:p>
    <w:p w14:paraId="0C0F92A0" w14:textId="77777777" w:rsidR="00D6132C" w:rsidRPr="00582A8C" w:rsidRDefault="00D6132C">
      <w:pPr>
        <w:pStyle w:val="DipnotMetni"/>
        <w:rPr>
          <w:ins w:id="3406" w:author="EMRAH COLAK" w:date="2015-07-30T17:39:00Z"/>
          <w:rFonts w:ascii="Times New Roman" w:hAnsi="Times New Roman"/>
        </w:rPr>
      </w:pPr>
      <w:r w:rsidRPr="00582A8C">
        <w:rPr>
          <w:rFonts w:ascii="Times New Roman" w:hAnsi="Times New Roman"/>
          <w:rPrChange w:id="3407" w:author="EMRAH COLAK" w:date="2015-07-30T17:39:00Z">
            <w:rPr/>
          </w:rPrChange>
        </w:rPr>
        <w:t xml:space="preserve"> </w:t>
      </w:r>
      <w:del w:id="3408" w:author="EMRAH COLAK" w:date="2015-07-30T17:38:00Z">
        <w:r w:rsidRPr="00582A8C" w:rsidDel="00582A8C">
          <w:rPr>
            <w:rFonts w:ascii="Times New Roman" w:hAnsi="Times New Roman"/>
            <w:u w:val="single"/>
            <w:rPrChange w:id="3409" w:author="EMRAH COLAK" w:date="2015-07-30T17:39:00Z">
              <w:rPr>
                <w:b/>
              </w:rPr>
            </w:rPrChange>
          </w:rPr>
          <w:delText>KHNASER, Elias.</w:delText>
        </w:r>
        <w:r w:rsidRPr="00582A8C" w:rsidDel="00582A8C">
          <w:rPr>
            <w:rFonts w:ascii="Times New Roman" w:hAnsi="Times New Roman"/>
            <w:b/>
            <w:u w:val="single"/>
            <w:rPrChange w:id="3410" w:author="EMRAH COLAK" w:date="2015-07-30T17:39:00Z">
              <w:rPr>
                <w:b/>
              </w:rPr>
            </w:rPrChange>
          </w:rPr>
          <w:delText xml:space="preserve"> 2011b.</w:delText>
        </w:r>
        <w:r w:rsidRPr="00582A8C" w:rsidDel="00582A8C">
          <w:rPr>
            <w:rFonts w:ascii="Times New Roman" w:hAnsi="Times New Roman"/>
            <w:u w:val="single"/>
            <w:rPrChange w:id="3411" w:author="EMRAH COLAK" w:date="2015-07-30T17:39:00Z">
              <w:rPr/>
            </w:rPrChange>
          </w:rPr>
          <w:delText xml:space="preserve">Types of Desktop Virtualization - Part 2 . [Çevrimiçi] 6 Ekim 2011. [Alıntı Tarihi: </w:delText>
        </w:r>
      </w:del>
      <w:del w:id="3412" w:author="EMRAH COLAK" w:date="2015-07-30T15:41:00Z">
        <w:r w:rsidRPr="00582A8C" w:rsidDel="009C04F4">
          <w:rPr>
            <w:rFonts w:ascii="Times New Roman" w:hAnsi="Times New Roman"/>
            <w:u w:val="single"/>
            <w:rPrChange w:id="3413" w:author="EMRAH COLAK" w:date="2015-07-30T17:39:00Z">
              <w:rPr/>
            </w:rPrChange>
          </w:rPr>
          <w:delText>9 Ekim</w:delText>
        </w:r>
      </w:del>
      <w:del w:id="3414" w:author="EMRAH COLAK" w:date="2015-07-30T17:38:00Z">
        <w:r w:rsidRPr="00582A8C" w:rsidDel="00582A8C">
          <w:rPr>
            <w:rFonts w:ascii="Times New Roman" w:hAnsi="Times New Roman"/>
            <w:u w:val="single"/>
            <w:rPrChange w:id="3415" w:author="EMRAH COLAK" w:date="2015-07-30T17:39:00Z">
              <w:rPr/>
            </w:rPrChange>
          </w:rPr>
          <w:delText xml:space="preserve"> 201</w:delText>
        </w:r>
      </w:del>
      <w:del w:id="3416" w:author="EMRAH COLAK" w:date="2015-07-30T15:41:00Z">
        <w:r w:rsidRPr="00582A8C" w:rsidDel="009C04F4">
          <w:rPr>
            <w:rFonts w:ascii="Times New Roman" w:hAnsi="Times New Roman"/>
            <w:u w:val="single"/>
            <w:rPrChange w:id="3417" w:author="EMRAH COLAK" w:date="2015-07-30T17:39:00Z">
              <w:rPr/>
            </w:rPrChange>
          </w:rPr>
          <w:delText>4</w:delText>
        </w:r>
      </w:del>
      <w:del w:id="3418" w:author="EMRAH COLAK" w:date="2015-07-30T17:38:00Z">
        <w:r w:rsidRPr="00582A8C" w:rsidDel="00582A8C">
          <w:rPr>
            <w:rFonts w:ascii="Times New Roman" w:hAnsi="Times New Roman"/>
            <w:u w:val="single"/>
            <w:rPrChange w:id="3419" w:author="EMRAH COLAK" w:date="2015-07-30T17:39:00Z">
              <w:rPr/>
            </w:rPrChange>
          </w:rPr>
          <w:delText xml:space="preserve">.] </w:delText>
        </w:r>
      </w:del>
      <w:ins w:id="3420" w:author="EMRAH COLAK" w:date="2015-07-30T17:38:00Z">
        <w:r w:rsidRPr="00582A8C">
          <w:rPr>
            <w:rFonts w:ascii="Times New Roman" w:hAnsi="Times New Roman"/>
            <w:u w:val="single"/>
            <w:rPrChange w:id="3421" w:author="EMRAH COLAK" w:date="2015-07-30T17:39:00Z">
              <w:rPr>
                <w:u w:val="single"/>
              </w:rPr>
            </w:rPrChange>
          </w:rPr>
          <w:fldChar w:fldCharType="begin"/>
        </w:r>
        <w:r w:rsidRPr="00582A8C">
          <w:rPr>
            <w:rFonts w:ascii="Times New Roman" w:hAnsi="Times New Roman"/>
            <w:u w:val="single"/>
            <w:rPrChange w:id="3422" w:author="EMRAH COLAK" w:date="2015-07-30T17:39:00Z">
              <w:rPr>
                <w:u w:val="single"/>
              </w:rPr>
            </w:rPrChange>
          </w:rPr>
          <w:instrText xml:space="preserve"> HYPERLINK "</w:instrText>
        </w:r>
      </w:ins>
      <w:r w:rsidRPr="00582A8C">
        <w:rPr>
          <w:rFonts w:ascii="Times New Roman" w:hAnsi="Times New Roman"/>
          <w:u w:val="single"/>
          <w:rPrChange w:id="3423" w:author="EMRAH COLAK" w:date="2015-07-30T17:39:00Z">
            <w:rPr/>
          </w:rPrChange>
        </w:rPr>
        <w:instrText>http://www.petri.com/types-of-desktop-virtualization-xendesktop-5-part-2.htm#</w:instrText>
      </w:r>
      <w:ins w:id="3424" w:author="EMRAH COLAK" w:date="2015-07-30T17:38:00Z">
        <w:r w:rsidRPr="00582A8C">
          <w:rPr>
            <w:rFonts w:ascii="Times New Roman" w:hAnsi="Times New Roman"/>
            <w:u w:val="single"/>
            <w:rPrChange w:id="3425" w:author="EMRAH COLAK" w:date="2015-07-30T17:39:00Z">
              <w:rPr>
                <w:u w:val="single"/>
              </w:rPr>
            </w:rPrChange>
          </w:rPr>
          <w:instrText xml:space="preserve">" </w:instrText>
        </w:r>
        <w:r w:rsidRPr="00582A8C">
          <w:rPr>
            <w:rFonts w:ascii="Times New Roman" w:hAnsi="Times New Roman"/>
            <w:u w:val="single"/>
            <w:rPrChange w:id="3426" w:author="EMRAH COLAK" w:date="2015-07-30T17:39:00Z">
              <w:rPr>
                <w:u w:val="single"/>
              </w:rPr>
            </w:rPrChange>
          </w:rPr>
          <w:fldChar w:fldCharType="separate"/>
        </w:r>
      </w:ins>
      <w:r w:rsidRPr="00582A8C">
        <w:rPr>
          <w:rStyle w:val="Kpr"/>
          <w:rFonts w:ascii="Times New Roman" w:hAnsi="Times New Roman"/>
          <w:color w:val="auto"/>
          <w:rPrChange w:id="3427" w:author="EMRAH COLAK" w:date="2015-07-30T17:39:00Z">
            <w:rPr/>
          </w:rPrChange>
        </w:rPr>
        <w:t>http://www.petri.com/types-of-desktop-virtualization-xendesktop-5-part-2.htm#</w:t>
      </w:r>
      <w:ins w:id="3428" w:author="EMRAH COLAK" w:date="2015-07-30T17:38:00Z">
        <w:r w:rsidRPr="00582A8C">
          <w:rPr>
            <w:rFonts w:ascii="Times New Roman" w:hAnsi="Times New Roman"/>
            <w:u w:val="single"/>
            <w:rPrChange w:id="3429" w:author="EMRAH COLAK" w:date="2015-07-30T17:39:00Z">
              <w:rPr>
                <w:u w:val="single"/>
              </w:rPr>
            </w:rPrChange>
          </w:rPr>
          <w:fldChar w:fldCharType="end"/>
        </w:r>
        <w:r w:rsidRPr="00582A8C">
          <w:rPr>
            <w:rFonts w:ascii="Times New Roman" w:hAnsi="Times New Roman"/>
            <w:u w:val="single"/>
            <w:rPrChange w:id="3430" w:author="EMRAH COLAK" w:date="2015-07-30T17:39:00Z">
              <w:rPr>
                <w:u w:val="single"/>
              </w:rPr>
            </w:rPrChange>
          </w:rPr>
          <w:t xml:space="preserve"> </w:t>
        </w:r>
        <w:r w:rsidRPr="00582A8C">
          <w:rPr>
            <w:rFonts w:ascii="Times New Roman" w:hAnsi="Times New Roman"/>
          </w:rPr>
          <w:t xml:space="preserve"> </w:t>
        </w:r>
      </w:ins>
    </w:p>
    <w:p w14:paraId="36A1AD1F" w14:textId="4C78C756" w:rsidR="00D6132C" w:rsidRPr="00582A8C" w:rsidRDefault="00D6132C">
      <w:pPr>
        <w:pStyle w:val="DipnotMetni"/>
        <w:rPr>
          <w:u w:val="single"/>
          <w:rPrChange w:id="3431" w:author="EMRAH COLAK" w:date="2015-07-30T17:38:00Z">
            <w:rPr/>
          </w:rPrChange>
        </w:rPr>
      </w:pPr>
      <w:ins w:id="3432" w:author="EMRAH COLAK" w:date="2015-07-30T17:38:00Z">
        <w:r w:rsidRPr="00582A8C">
          <w:rPr>
            <w:rFonts w:ascii="Times New Roman" w:hAnsi="Times New Roman"/>
          </w:rPr>
          <w:t>(Erişim Tarihi: 10/06/2015)</w:t>
        </w:r>
      </w:ins>
    </w:p>
  </w:footnote>
  <w:footnote w:id="48">
    <w:p w14:paraId="242FEEAA" w14:textId="77777777" w:rsidR="00D6132C" w:rsidRDefault="00D6132C" w:rsidP="00B455D4">
      <w:pPr>
        <w:pStyle w:val="DipnotMetni"/>
        <w:jc w:val="both"/>
        <w:rPr>
          <w:ins w:id="3491" w:author="EMRAH COLAK" w:date="2015-07-30T17:41:00Z"/>
          <w:rFonts w:ascii="Times New Roman" w:hAnsi="Times New Roman"/>
        </w:rPr>
      </w:pPr>
      <w:r w:rsidRPr="00582A8C">
        <w:rPr>
          <w:rStyle w:val="DipnotBavurusu"/>
          <w:rFonts w:ascii="Times New Roman" w:hAnsi="Times New Roman"/>
          <w:rPrChange w:id="3492" w:author="EMRAH COLAK" w:date="2015-07-30T17:41:00Z">
            <w:rPr>
              <w:rStyle w:val="DipnotBavurusu"/>
            </w:rPr>
          </w:rPrChange>
        </w:rPr>
        <w:footnoteRef/>
      </w:r>
      <w:r w:rsidRPr="00582A8C">
        <w:rPr>
          <w:rFonts w:ascii="Times New Roman" w:hAnsi="Times New Roman"/>
          <w:rPrChange w:id="3493" w:author="EMRAH COLAK" w:date="2015-07-30T17:41:00Z">
            <w:rPr/>
          </w:rPrChange>
        </w:rPr>
        <w:t xml:space="preserve"> RUEST, Danielle</w:t>
      </w:r>
      <w:ins w:id="3494" w:author="EMRAH COLAK" w:date="2015-07-30T17:39:00Z">
        <w:r w:rsidRPr="00582A8C">
          <w:rPr>
            <w:rFonts w:ascii="Times New Roman" w:hAnsi="Times New Roman"/>
            <w:rPrChange w:id="3495" w:author="EMRAH COLAK" w:date="2015-07-30T17:41:00Z">
              <w:rPr>
                <w:rFonts w:ascii="Times New Roman" w:hAnsi="Times New Roman"/>
                <w:b/>
              </w:rPr>
            </w:rPrChange>
          </w:rPr>
          <w:t>,</w:t>
        </w:r>
      </w:ins>
      <w:del w:id="3496" w:author="EMRAH COLAK" w:date="2015-07-30T17:39:00Z">
        <w:r w:rsidRPr="00582A8C" w:rsidDel="00582A8C">
          <w:rPr>
            <w:rFonts w:ascii="Times New Roman" w:hAnsi="Times New Roman"/>
            <w:rPrChange w:id="3497" w:author="EMRAH COLAK" w:date="2015-07-30T17:41:00Z">
              <w:rPr>
                <w:rFonts w:ascii="Times New Roman" w:hAnsi="Times New Roman"/>
                <w:b/>
              </w:rPr>
            </w:rPrChange>
          </w:rPr>
          <w:delText xml:space="preserve"> ve RUEST, Nelson. 2009.</w:delText>
        </w:r>
      </w:del>
      <w:r w:rsidRPr="00582A8C">
        <w:rPr>
          <w:rFonts w:ascii="Times New Roman" w:hAnsi="Times New Roman"/>
        </w:rPr>
        <w:t xml:space="preserve"> </w:t>
      </w:r>
      <w:ins w:id="3498" w:author="EMRAH COLAK" w:date="2015-07-30T17:41:00Z">
        <w:r>
          <w:rPr>
            <w:rFonts w:ascii="Times New Roman" w:hAnsi="Times New Roman"/>
          </w:rPr>
          <w:t>“</w:t>
        </w:r>
      </w:ins>
      <w:r w:rsidRPr="00582A8C">
        <w:rPr>
          <w:rFonts w:ascii="Times New Roman" w:hAnsi="Times New Roman"/>
        </w:rPr>
        <w:t>Virtualization A Beginner's Guide. The McGraw Hill Companies</w:t>
      </w:r>
      <w:del w:id="3499" w:author="EMRAH COLAK" w:date="2015-07-30T17:40:00Z">
        <w:r w:rsidRPr="00582A8C" w:rsidDel="00582A8C">
          <w:rPr>
            <w:rFonts w:ascii="Times New Roman" w:hAnsi="Times New Roman"/>
          </w:rPr>
          <w:delText xml:space="preserve">, </w:delText>
        </w:r>
      </w:del>
      <w:ins w:id="3500" w:author="EMRAH COLAK" w:date="2015-07-30T17:40:00Z">
        <w:r w:rsidRPr="00582A8C">
          <w:rPr>
            <w:rFonts w:ascii="Times New Roman" w:hAnsi="Times New Roman"/>
          </w:rPr>
          <w:t>”</w:t>
        </w:r>
      </w:ins>
      <w:ins w:id="3501" w:author="EMRAH COLAK" w:date="2015-07-30T17:41:00Z">
        <w:r>
          <w:rPr>
            <w:rFonts w:ascii="Times New Roman" w:hAnsi="Times New Roman"/>
          </w:rPr>
          <w:t>,</w:t>
        </w:r>
      </w:ins>
      <w:ins w:id="3502" w:author="EMRAH COLAK" w:date="2015-07-30T17:40:00Z">
        <w:r w:rsidRPr="00582A8C">
          <w:rPr>
            <w:rFonts w:ascii="Times New Roman" w:hAnsi="Times New Roman"/>
          </w:rPr>
          <w:t xml:space="preserve"> </w:t>
        </w:r>
      </w:ins>
    </w:p>
    <w:p w14:paraId="737B5B2C" w14:textId="3BE52941" w:rsidR="00D6132C" w:rsidRPr="00582A8C" w:rsidRDefault="00D6132C" w:rsidP="00B455D4">
      <w:pPr>
        <w:pStyle w:val="DipnotMetni"/>
        <w:jc w:val="both"/>
        <w:rPr>
          <w:rFonts w:ascii="Times New Roman" w:hAnsi="Times New Roman"/>
          <w:rPrChange w:id="3503" w:author="EMRAH COLAK" w:date="2015-07-30T17:41:00Z">
            <w:rPr/>
          </w:rPrChange>
        </w:rPr>
      </w:pPr>
      <w:ins w:id="3504" w:author="EMRAH COLAK" w:date="2015-07-30T17:40:00Z">
        <w:r w:rsidRPr="00582A8C">
          <w:rPr>
            <w:rFonts w:ascii="Times New Roman" w:hAnsi="Times New Roman"/>
          </w:rPr>
          <w:t xml:space="preserve">Nisan </w:t>
        </w:r>
        <w:r w:rsidRPr="00582A8C">
          <w:rPr>
            <w:rFonts w:ascii="Times New Roman" w:hAnsi="Times New Roman"/>
            <w:rPrChange w:id="3505" w:author="EMRAH COLAK" w:date="2015-07-30T17:41:00Z">
              <w:rPr>
                <w:rFonts w:ascii="Times New Roman" w:hAnsi="Times New Roman"/>
                <w:b/>
              </w:rPr>
            </w:rPrChange>
          </w:rPr>
          <w:t>2009.</w:t>
        </w:r>
      </w:ins>
      <w:del w:id="3506" w:author="EMRAH COLAK" w:date="2015-07-30T17:40:00Z">
        <w:r w:rsidRPr="00582A8C" w:rsidDel="00582A8C">
          <w:rPr>
            <w:rFonts w:ascii="Times New Roman" w:hAnsi="Times New Roman"/>
          </w:rPr>
          <w:delText>s. 264.</w:delText>
        </w:r>
      </w:del>
    </w:p>
  </w:footnote>
  <w:footnote w:id="49">
    <w:p w14:paraId="5E6589D0" w14:textId="5F8E1B88" w:rsidR="00D6132C" w:rsidRPr="00582A8C" w:rsidRDefault="00D6132C" w:rsidP="00B455D4">
      <w:pPr>
        <w:pStyle w:val="Kaynaka"/>
        <w:spacing w:after="0" w:line="240" w:lineRule="auto"/>
        <w:jc w:val="both"/>
        <w:rPr>
          <w:rFonts w:ascii="Times New Roman" w:hAnsi="Times New Roman"/>
          <w:noProof/>
          <w:sz w:val="20"/>
          <w:szCs w:val="20"/>
          <w:rPrChange w:id="3516" w:author="EMRAH COLAK" w:date="2015-07-30T17:42:00Z">
            <w:rPr>
              <w:rFonts w:ascii="Times New Roman" w:hAnsi="Times New Roman"/>
              <w:noProof/>
              <w:sz w:val="24"/>
            </w:rPr>
          </w:rPrChange>
        </w:rPr>
      </w:pPr>
      <w:r w:rsidRPr="00582A8C">
        <w:rPr>
          <w:rStyle w:val="DipnotBavurusu"/>
          <w:rFonts w:ascii="Times New Roman" w:hAnsi="Times New Roman"/>
          <w:sz w:val="20"/>
          <w:szCs w:val="20"/>
          <w:rPrChange w:id="3517" w:author="EMRAH COLAK" w:date="2015-07-30T17:42:00Z">
            <w:rPr>
              <w:rStyle w:val="DipnotBavurusu"/>
              <w:rFonts w:ascii="Times New Roman" w:hAnsi="Times New Roman"/>
            </w:rPr>
          </w:rPrChange>
        </w:rPr>
        <w:footnoteRef/>
      </w:r>
      <w:r w:rsidRPr="00582A8C">
        <w:rPr>
          <w:rFonts w:ascii="Times New Roman" w:hAnsi="Times New Roman"/>
          <w:sz w:val="20"/>
          <w:szCs w:val="20"/>
          <w:rPrChange w:id="3518" w:author="EMRAH COLAK" w:date="2015-07-30T17:42:00Z">
            <w:rPr>
              <w:rFonts w:ascii="Times New Roman" w:hAnsi="Times New Roman"/>
            </w:rPr>
          </w:rPrChange>
        </w:rPr>
        <w:t xml:space="preserve"> </w:t>
      </w:r>
      <w:r w:rsidRPr="00582A8C">
        <w:rPr>
          <w:rFonts w:ascii="Times New Roman" w:hAnsi="Times New Roman"/>
          <w:bCs/>
          <w:noProof/>
          <w:sz w:val="20"/>
          <w:szCs w:val="20"/>
          <w:rPrChange w:id="3519" w:author="EMRAH COLAK" w:date="2015-07-30T17:42:00Z">
            <w:rPr>
              <w:rFonts w:ascii="Times New Roman" w:hAnsi="Times New Roman"/>
              <w:b/>
              <w:bCs/>
              <w:noProof/>
              <w:sz w:val="20"/>
              <w:szCs w:val="20"/>
            </w:rPr>
          </w:rPrChange>
        </w:rPr>
        <w:t>VİLE, Dale,</w:t>
      </w:r>
      <w:del w:id="3520" w:author="EMRAH COLAK" w:date="2015-07-30T17:41:00Z">
        <w:r w:rsidRPr="00582A8C" w:rsidDel="00582A8C">
          <w:rPr>
            <w:rFonts w:ascii="Times New Roman" w:hAnsi="Times New Roman"/>
            <w:b/>
            <w:bCs/>
            <w:noProof/>
            <w:sz w:val="20"/>
            <w:szCs w:val="20"/>
          </w:rPr>
          <w:delText xml:space="preserve"> ve diğerleri. 2010.</w:delText>
        </w:r>
      </w:del>
      <w:r w:rsidRPr="00582A8C">
        <w:rPr>
          <w:rFonts w:ascii="Times New Roman" w:hAnsi="Times New Roman"/>
          <w:noProof/>
          <w:sz w:val="20"/>
          <w:szCs w:val="20"/>
        </w:rPr>
        <w:t xml:space="preserve"> </w:t>
      </w:r>
      <w:ins w:id="3521" w:author="EMRAH COLAK" w:date="2015-07-30T17:41:00Z">
        <w:r w:rsidRPr="00582A8C">
          <w:rPr>
            <w:rFonts w:ascii="Times New Roman" w:hAnsi="Times New Roman"/>
            <w:noProof/>
            <w:sz w:val="20"/>
            <w:szCs w:val="20"/>
          </w:rPr>
          <w:t>“</w:t>
        </w:r>
      </w:ins>
      <w:r w:rsidRPr="00582A8C">
        <w:rPr>
          <w:rFonts w:ascii="Times New Roman" w:hAnsi="Times New Roman"/>
          <w:iCs/>
          <w:noProof/>
          <w:sz w:val="20"/>
          <w:szCs w:val="20"/>
          <w:rPrChange w:id="3522" w:author="EMRAH COLAK" w:date="2015-07-30T17:42:00Z">
            <w:rPr>
              <w:rFonts w:ascii="Times New Roman" w:hAnsi="Times New Roman"/>
              <w:i/>
              <w:iCs/>
              <w:noProof/>
              <w:sz w:val="20"/>
              <w:szCs w:val="20"/>
            </w:rPr>
          </w:rPrChange>
        </w:rPr>
        <w:t>Desktop Virtualization for Dummies</w:t>
      </w:r>
      <w:ins w:id="3523" w:author="EMRAH COLAK" w:date="2015-07-30T17:42:00Z">
        <w:r w:rsidRPr="00582A8C">
          <w:rPr>
            <w:rFonts w:ascii="Times New Roman" w:hAnsi="Times New Roman"/>
            <w:iCs/>
            <w:noProof/>
            <w:sz w:val="20"/>
            <w:szCs w:val="20"/>
            <w:rPrChange w:id="3524" w:author="EMRAH COLAK" w:date="2015-07-30T17:42:00Z">
              <w:rPr>
                <w:rFonts w:ascii="Times New Roman" w:hAnsi="Times New Roman"/>
                <w:i/>
                <w:iCs/>
                <w:noProof/>
                <w:sz w:val="20"/>
                <w:szCs w:val="20"/>
              </w:rPr>
            </w:rPrChange>
          </w:rPr>
          <w:t>”</w:t>
        </w:r>
        <w:r w:rsidRPr="00582A8C">
          <w:rPr>
            <w:rFonts w:ascii="Times New Roman" w:hAnsi="Times New Roman"/>
            <w:iCs/>
            <w:noProof/>
            <w:sz w:val="20"/>
            <w:szCs w:val="20"/>
          </w:rPr>
          <w:t>,</w:t>
        </w:r>
      </w:ins>
      <w:del w:id="3525" w:author="EMRAH COLAK" w:date="2015-07-30T17:41:00Z">
        <w:r w:rsidRPr="00582A8C" w:rsidDel="00582A8C">
          <w:rPr>
            <w:rFonts w:ascii="Times New Roman" w:hAnsi="Times New Roman"/>
            <w:iCs/>
            <w:noProof/>
            <w:sz w:val="20"/>
            <w:szCs w:val="20"/>
            <w:rPrChange w:id="3526" w:author="EMRAH COLAK" w:date="2015-07-30T17:42:00Z">
              <w:rPr>
                <w:rFonts w:ascii="Times New Roman" w:hAnsi="Times New Roman"/>
                <w:i/>
                <w:iCs/>
                <w:noProof/>
                <w:sz w:val="20"/>
                <w:szCs w:val="20"/>
              </w:rPr>
            </w:rPrChange>
          </w:rPr>
          <w:delText xml:space="preserve">. </w:delText>
        </w:r>
        <w:r w:rsidRPr="00582A8C" w:rsidDel="00582A8C">
          <w:rPr>
            <w:rFonts w:ascii="Times New Roman" w:hAnsi="Times New Roman"/>
            <w:noProof/>
            <w:sz w:val="20"/>
            <w:szCs w:val="20"/>
          </w:rPr>
          <w:delText>Chichester, West Sussex, England </w:delText>
        </w:r>
      </w:del>
      <w:del w:id="3527" w:author="EMRAH COLAK" w:date="2015-07-30T17:42:00Z">
        <w:r w:rsidRPr="00582A8C" w:rsidDel="00582A8C">
          <w:rPr>
            <w:rFonts w:ascii="Times New Roman" w:hAnsi="Times New Roman"/>
            <w:noProof/>
            <w:sz w:val="20"/>
            <w:szCs w:val="20"/>
          </w:rPr>
          <w:delText>: John Wiley &amp; Sons, Ltd, s. 23-29.</w:delText>
        </w:r>
      </w:del>
      <w:r w:rsidRPr="00582A8C">
        <w:rPr>
          <w:rFonts w:ascii="Times New Roman" w:hAnsi="Times New Roman"/>
          <w:noProof/>
          <w:sz w:val="20"/>
          <w:szCs w:val="20"/>
          <w:rPrChange w:id="3528" w:author="EMRAH COLAK" w:date="2015-07-30T17:42:00Z">
            <w:rPr>
              <w:rFonts w:ascii="Times New Roman" w:hAnsi="Times New Roman"/>
              <w:noProof/>
              <w:sz w:val="24"/>
            </w:rPr>
          </w:rPrChange>
        </w:rPr>
        <w:t xml:space="preserve"> </w:t>
      </w:r>
      <w:ins w:id="3529" w:author="EMRAH COLAK" w:date="2015-07-30T19:34:00Z">
        <w:r>
          <w:rPr>
            <w:rFonts w:ascii="Times New Roman" w:hAnsi="Times New Roman"/>
            <w:noProof/>
            <w:sz w:val="20"/>
            <w:szCs w:val="20"/>
          </w:rPr>
          <w:t>Kasım 2007</w:t>
        </w:r>
      </w:ins>
      <w:ins w:id="3530" w:author="EMRAH COLAK" w:date="2015-07-30T17:42:00Z">
        <w:r w:rsidRPr="00582A8C">
          <w:rPr>
            <w:rFonts w:ascii="Times New Roman" w:hAnsi="Times New Roman"/>
            <w:noProof/>
            <w:sz w:val="20"/>
            <w:szCs w:val="20"/>
            <w:rPrChange w:id="3531" w:author="EMRAH COLAK" w:date="2015-07-30T17:42:00Z">
              <w:rPr>
                <w:rFonts w:ascii="Times New Roman" w:hAnsi="Times New Roman"/>
                <w:noProof/>
                <w:sz w:val="24"/>
              </w:rPr>
            </w:rPrChange>
          </w:rPr>
          <w:t>.</w:t>
        </w:r>
      </w:ins>
    </w:p>
    <w:p w14:paraId="7864E0E0" w14:textId="77777777" w:rsidR="00D6132C" w:rsidRDefault="00D6132C" w:rsidP="00B455D4">
      <w:pPr>
        <w:pStyle w:val="DipnotMetni"/>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CC7D5" w14:textId="77777777" w:rsidR="00D6132C" w:rsidRDefault="00D6132C">
    <w:pPr>
      <w:spacing w:line="14"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1897"/>
    <w:multiLevelType w:val="hybridMultilevel"/>
    <w:tmpl w:val="55D8DA5A"/>
    <w:lvl w:ilvl="0" w:tplc="B3509FDC">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 w15:restartNumberingAfterBreak="0">
    <w:nsid w:val="03A16EA5"/>
    <w:multiLevelType w:val="multilevel"/>
    <w:tmpl w:val="2988C6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Balk4"/>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B442D8"/>
    <w:multiLevelType w:val="hybridMultilevel"/>
    <w:tmpl w:val="B434D788"/>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 w15:restartNumberingAfterBreak="0">
    <w:nsid w:val="049E3E42"/>
    <w:multiLevelType w:val="multilevel"/>
    <w:tmpl w:val="9B0C84BA"/>
    <w:lvl w:ilvl="0">
      <w:start w:val="1"/>
      <w:numFmt w:val="decimal"/>
      <w:lvlText w:val="%1"/>
      <w:lvlJc w:val="left"/>
      <w:pPr>
        <w:ind w:left="432" w:hanging="432"/>
      </w:pPr>
      <w:rPr>
        <w:rFonts w:cs="Times New Roman"/>
      </w:rPr>
    </w:lvl>
    <w:lvl w:ilvl="1">
      <w:start w:val="1"/>
      <w:numFmt w:val="decimal"/>
      <w:pStyle w:val="Balk2"/>
      <w:lvlText w:val="%1.%2"/>
      <w:lvlJc w:val="left"/>
      <w:pPr>
        <w:ind w:left="1286" w:hanging="576"/>
      </w:pPr>
      <w:rPr>
        <w:rFonts w:cs="Times New Roman"/>
      </w:rPr>
    </w:lvl>
    <w:lvl w:ilvl="2">
      <w:start w:val="1"/>
      <w:numFmt w:val="decimal"/>
      <w:pStyle w:val="Balk3"/>
      <w:lvlText w:val="%1.%2.%3"/>
      <w:lvlJc w:val="left"/>
      <w:pPr>
        <w:ind w:left="1146" w:hanging="720"/>
      </w:pPr>
      <w:rPr>
        <w:rFonts w:cs="Times New Roman"/>
      </w:rPr>
    </w:lvl>
    <w:lvl w:ilvl="3">
      <w:start w:val="1"/>
      <w:numFmt w:val="decimal"/>
      <w:lvlText w:val="%1.%2.%3.%4"/>
      <w:lvlJc w:val="left"/>
      <w:pPr>
        <w:ind w:left="9086" w:hanging="864"/>
      </w:pPr>
      <w:rPr>
        <w:rFonts w:cs="Times New Roman"/>
      </w:rPr>
    </w:lvl>
    <w:lvl w:ilvl="4">
      <w:start w:val="1"/>
      <w:numFmt w:val="decimal"/>
      <w:pStyle w:val="Balk5"/>
      <w:lvlText w:val="%1.%2.%3.%4.%5"/>
      <w:lvlJc w:val="left"/>
      <w:pPr>
        <w:ind w:left="1008" w:hanging="1008"/>
      </w:pPr>
      <w:rPr>
        <w:rFonts w:cs="Times New Roman"/>
      </w:rPr>
    </w:lvl>
    <w:lvl w:ilvl="5">
      <w:start w:val="1"/>
      <w:numFmt w:val="decimal"/>
      <w:pStyle w:val="Balk6"/>
      <w:lvlText w:val="%1.%2.%3.%4.%5.%6"/>
      <w:lvlJc w:val="left"/>
      <w:pPr>
        <w:ind w:left="1152" w:hanging="1152"/>
      </w:pPr>
      <w:rPr>
        <w:rFonts w:cs="Times New Roman"/>
      </w:rPr>
    </w:lvl>
    <w:lvl w:ilvl="6">
      <w:start w:val="1"/>
      <w:numFmt w:val="decimal"/>
      <w:pStyle w:val="Balk7"/>
      <w:lvlText w:val="%1.%2.%3.%4.%5.%6.%7"/>
      <w:lvlJc w:val="left"/>
      <w:pPr>
        <w:ind w:left="1296" w:hanging="1296"/>
      </w:pPr>
      <w:rPr>
        <w:rFonts w:cs="Times New Roman"/>
      </w:rPr>
    </w:lvl>
    <w:lvl w:ilvl="7">
      <w:start w:val="1"/>
      <w:numFmt w:val="decimal"/>
      <w:pStyle w:val="Balk8"/>
      <w:lvlText w:val="%1.%2.%3.%4.%5.%6.%7.%8"/>
      <w:lvlJc w:val="left"/>
      <w:pPr>
        <w:ind w:left="1440" w:hanging="1440"/>
      </w:pPr>
      <w:rPr>
        <w:rFonts w:cs="Times New Roman"/>
      </w:rPr>
    </w:lvl>
    <w:lvl w:ilvl="8">
      <w:start w:val="1"/>
      <w:numFmt w:val="decimal"/>
      <w:pStyle w:val="Balk9"/>
      <w:lvlText w:val="%1.%2.%3.%4.%5.%6.%7.%8.%9"/>
      <w:lvlJc w:val="left"/>
      <w:pPr>
        <w:ind w:left="1584" w:hanging="1584"/>
      </w:pPr>
      <w:rPr>
        <w:rFonts w:cs="Times New Roman"/>
      </w:rPr>
    </w:lvl>
  </w:abstractNum>
  <w:abstractNum w:abstractNumId="4" w15:restartNumberingAfterBreak="0">
    <w:nsid w:val="04B53F9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F12A40"/>
    <w:multiLevelType w:val="hybridMultilevel"/>
    <w:tmpl w:val="DA602512"/>
    <w:lvl w:ilvl="0" w:tplc="041F0011">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6" w15:restartNumberingAfterBreak="0">
    <w:nsid w:val="09D03179"/>
    <w:multiLevelType w:val="hybridMultilevel"/>
    <w:tmpl w:val="4664D35A"/>
    <w:lvl w:ilvl="0" w:tplc="55C836C4">
      <w:start w:val="1"/>
      <w:numFmt w:val="decimal"/>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7" w15:restartNumberingAfterBreak="0">
    <w:nsid w:val="0A1C76B8"/>
    <w:multiLevelType w:val="hybridMultilevel"/>
    <w:tmpl w:val="B434D788"/>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8" w15:restartNumberingAfterBreak="0">
    <w:nsid w:val="1091351C"/>
    <w:multiLevelType w:val="hybridMultilevel"/>
    <w:tmpl w:val="FEACAFEA"/>
    <w:lvl w:ilvl="0" w:tplc="5A40B95E">
      <w:start w:val="1"/>
      <w:numFmt w:val="decimal"/>
      <w:lvlText w:val="%1-"/>
      <w:lvlJc w:val="left"/>
      <w:pPr>
        <w:ind w:left="1398" w:hanging="69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15:restartNumberingAfterBreak="0">
    <w:nsid w:val="1310075E"/>
    <w:multiLevelType w:val="hybridMultilevel"/>
    <w:tmpl w:val="8466E1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45118D6"/>
    <w:multiLevelType w:val="hybridMultilevel"/>
    <w:tmpl w:val="D958BA8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190B689F"/>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2" w15:restartNumberingAfterBreak="0">
    <w:nsid w:val="1A376504"/>
    <w:multiLevelType w:val="hybridMultilevel"/>
    <w:tmpl w:val="49965202"/>
    <w:lvl w:ilvl="0" w:tplc="84A2A3C6">
      <w:start w:val="1"/>
      <w:numFmt w:val="decimal"/>
      <w:lvlText w:val="%1)"/>
      <w:lvlJc w:val="left"/>
      <w:pPr>
        <w:ind w:left="1069" w:hanging="360"/>
      </w:pPr>
      <w:rPr>
        <w:rFonts w:ascii="Times New Roman" w:hAnsi="Times New Roman" w:cs="Times New Roman" w:hint="default"/>
        <w:sz w:val="24"/>
        <w:szCs w:val="24"/>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3" w15:restartNumberingAfterBreak="0">
    <w:nsid w:val="1B303926"/>
    <w:multiLevelType w:val="hybridMultilevel"/>
    <w:tmpl w:val="5AB07224"/>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4" w15:restartNumberingAfterBreak="0">
    <w:nsid w:val="247E2140"/>
    <w:multiLevelType w:val="hybridMultilevel"/>
    <w:tmpl w:val="E488CBEA"/>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5" w15:restartNumberingAfterBreak="0">
    <w:nsid w:val="2497723F"/>
    <w:multiLevelType w:val="hybridMultilevel"/>
    <w:tmpl w:val="43E653E4"/>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6" w15:restartNumberingAfterBreak="0">
    <w:nsid w:val="2552785A"/>
    <w:multiLevelType w:val="hybridMultilevel"/>
    <w:tmpl w:val="E3B8C3DE"/>
    <w:lvl w:ilvl="0" w:tplc="041F0001">
      <w:start w:val="1"/>
      <w:numFmt w:val="bullet"/>
      <w:lvlText w:val=""/>
      <w:lvlJc w:val="left"/>
      <w:pPr>
        <w:ind w:left="1434" w:hanging="360"/>
      </w:pPr>
      <w:rPr>
        <w:rFonts w:ascii="Symbol" w:hAnsi="Symbol" w:hint="default"/>
      </w:rPr>
    </w:lvl>
    <w:lvl w:ilvl="1" w:tplc="041F0003" w:tentative="1">
      <w:start w:val="1"/>
      <w:numFmt w:val="bullet"/>
      <w:lvlText w:val="o"/>
      <w:lvlJc w:val="left"/>
      <w:pPr>
        <w:ind w:left="2154" w:hanging="360"/>
      </w:pPr>
      <w:rPr>
        <w:rFonts w:ascii="Courier New" w:hAnsi="Courier New" w:cs="Courier New" w:hint="default"/>
      </w:rPr>
    </w:lvl>
    <w:lvl w:ilvl="2" w:tplc="041F0005" w:tentative="1">
      <w:start w:val="1"/>
      <w:numFmt w:val="bullet"/>
      <w:lvlText w:val=""/>
      <w:lvlJc w:val="left"/>
      <w:pPr>
        <w:ind w:left="2874" w:hanging="360"/>
      </w:pPr>
      <w:rPr>
        <w:rFonts w:ascii="Wingdings" w:hAnsi="Wingdings" w:hint="default"/>
      </w:rPr>
    </w:lvl>
    <w:lvl w:ilvl="3" w:tplc="041F0001" w:tentative="1">
      <w:start w:val="1"/>
      <w:numFmt w:val="bullet"/>
      <w:lvlText w:val=""/>
      <w:lvlJc w:val="left"/>
      <w:pPr>
        <w:ind w:left="3594" w:hanging="360"/>
      </w:pPr>
      <w:rPr>
        <w:rFonts w:ascii="Symbol" w:hAnsi="Symbol" w:hint="default"/>
      </w:rPr>
    </w:lvl>
    <w:lvl w:ilvl="4" w:tplc="041F0003" w:tentative="1">
      <w:start w:val="1"/>
      <w:numFmt w:val="bullet"/>
      <w:lvlText w:val="o"/>
      <w:lvlJc w:val="left"/>
      <w:pPr>
        <w:ind w:left="4314" w:hanging="360"/>
      </w:pPr>
      <w:rPr>
        <w:rFonts w:ascii="Courier New" w:hAnsi="Courier New" w:cs="Courier New" w:hint="default"/>
      </w:rPr>
    </w:lvl>
    <w:lvl w:ilvl="5" w:tplc="041F0005" w:tentative="1">
      <w:start w:val="1"/>
      <w:numFmt w:val="bullet"/>
      <w:lvlText w:val=""/>
      <w:lvlJc w:val="left"/>
      <w:pPr>
        <w:ind w:left="5034" w:hanging="360"/>
      </w:pPr>
      <w:rPr>
        <w:rFonts w:ascii="Wingdings" w:hAnsi="Wingdings" w:hint="default"/>
      </w:rPr>
    </w:lvl>
    <w:lvl w:ilvl="6" w:tplc="041F0001" w:tentative="1">
      <w:start w:val="1"/>
      <w:numFmt w:val="bullet"/>
      <w:lvlText w:val=""/>
      <w:lvlJc w:val="left"/>
      <w:pPr>
        <w:ind w:left="5754" w:hanging="360"/>
      </w:pPr>
      <w:rPr>
        <w:rFonts w:ascii="Symbol" w:hAnsi="Symbol" w:hint="default"/>
      </w:rPr>
    </w:lvl>
    <w:lvl w:ilvl="7" w:tplc="041F0003" w:tentative="1">
      <w:start w:val="1"/>
      <w:numFmt w:val="bullet"/>
      <w:lvlText w:val="o"/>
      <w:lvlJc w:val="left"/>
      <w:pPr>
        <w:ind w:left="6474" w:hanging="360"/>
      </w:pPr>
      <w:rPr>
        <w:rFonts w:ascii="Courier New" w:hAnsi="Courier New" w:cs="Courier New" w:hint="default"/>
      </w:rPr>
    </w:lvl>
    <w:lvl w:ilvl="8" w:tplc="041F0005" w:tentative="1">
      <w:start w:val="1"/>
      <w:numFmt w:val="bullet"/>
      <w:lvlText w:val=""/>
      <w:lvlJc w:val="left"/>
      <w:pPr>
        <w:ind w:left="7194" w:hanging="360"/>
      </w:pPr>
      <w:rPr>
        <w:rFonts w:ascii="Wingdings" w:hAnsi="Wingdings" w:hint="default"/>
      </w:rPr>
    </w:lvl>
  </w:abstractNum>
  <w:abstractNum w:abstractNumId="17" w15:restartNumberingAfterBreak="0">
    <w:nsid w:val="2F267E34"/>
    <w:multiLevelType w:val="multilevel"/>
    <w:tmpl w:val="1A0A68A8"/>
    <w:lvl w:ilvl="0">
      <w:start w:val="7"/>
      <w:numFmt w:val="decimal"/>
      <w:lvlText w:val="%1"/>
      <w:lvlJc w:val="left"/>
      <w:pPr>
        <w:ind w:left="1421" w:hanging="708"/>
      </w:pPr>
      <w:rPr>
        <w:rFonts w:hint="default"/>
      </w:rPr>
    </w:lvl>
    <w:lvl w:ilvl="1">
      <w:start w:val="1"/>
      <w:numFmt w:val="decimal"/>
      <w:lvlText w:val="%1.%2."/>
      <w:lvlJc w:val="left"/>
      <w:pPr>
        <w:ind w:left="1421" w:hanging="708"/>
      </w:pPr>
      <w:rPr>
        <w:rFonts w:ascii="Arial" w:eastAsia="Arial" w:hAnsi="Arial" w:hint="default"/>
        <w:b/>
        <w:bCs/>
        <w:spacing w:val="-1"/>
        <w:w w:val="100"/>
        <w:sz w:val="28"/>
        <w:szCs w:val="28"/>
      </w:rPr>
    </w:lvl>
    <w:lvl w:ilvl="2">
      <w:start w:val="1"/>
      <w:numFmt w:val="decimal"/>
      <w:lvlText w:val="%1.%2.%3."/>
      <w:lvlJc w:val="left"/>
      <w:pPr>
        <w:ind w:left="1433" w:hanging="720"/>
      </w:pPr>
      <w:rPr>
        <w:rFonts w:ascii="Arial" w:eastAsia="Arial" w:hAnsi="Arial" w:hint="default"/>
        <w:b/>
        <w:bCs/>
        <w:spacing w:val="-1"/>
        <w:w w:val="99"/>
        <w:sz w:val="26"/>
        <w:szCs w:val="26"/>
      </w:rPr>
    </w:lvl>
    <w:lvl w:ilvl="3">
      <w:start w:val="1"/>
      <w:numFmt w:val="bullet"/>
      <w:lvlText w:val=""/>
      <w:lvlJc w:val="left"/>
      <w:pPr>
        <w:ind w:left="1733" w:hanging="284"/>
      </w:pPr>
      <w:rPr>
        <w:rFonts w:ascii="Symbol" w:eastAsia="Symbol" w:hAnsi="Symbol" w:hint="default"/>
        <w:w w:val="100"/>
        <w:sz w:val="22"/>
        <w:szCs w:val="22"/>
      </w:rPr>
    </w:lvl>
    <w:lvl w:ilvl="4">
      <w:start w:val="1"/>
      <w:numFmt w:val="bullet"/>
      <w:lvlText w:val="•"/>
      <w:lvlJc w:val="left"/>
      <w:pPr>
        <w:ind w:left="3565" w:hanging="284"/>
      </w:pPr>
      <w:rPr>
        <w:rFonts w:hint="default"/>
      </w:rPr>
    </w:lvl>
    <w:lvl w:ilvl="5">
      <w:start w:val="1"/>
      <w:numFmt w:val="bullet"/>
      <w:lvlText w:val="•"/>
      <w:lvlJc w:val="left"/>
      <w:pPr>
        <w:ind w:left="4477" w:hanging="284"/>
      </w:pPr>
      <w:rPr>
        <w:rFonts w:hint="default"/>
      </w:rPr>
    </w:lvl>
    <w:lvl w:ilvl="6">
      <w:start w:val="1"/>
      <w:numFmt w:val="bullet"/>
      <w:lvlText w:val="•"/>
      <w:lvlJc w:val="left"/>
      <w:pPr>
        <w:ind w:left="5390" w:hanging="284"/>
      </w:pPr>
      <w:rPr>
        <w:rFonts w:hint="default"/>
      </w:rPr>
    </w:lvl>
    <w:lvl w:ilvl="7">
      <w:start w:val="1"/>
      <w:numFmt w:val="bullet"/>
      <w:lvlText w:val="•"/>
      <w:lvlJc w:val="left"/>
      <w:pPr>
        <w:ind w:left="6302" w:hanging="284"/>
      </w:pPr>
      <w:rPr>
        <w:rFonts w:hint="default"/>
      </w:rPr>
    </w:lvl>
    <w:lvl w:ilvl="8">
      <w:start w:val="1"/>
      <w:numFmt w:val="bullet"/>
      <w:lvlText w:val="•"/>
      <w:lvlJc w:val="left"/>
      <w:pPr>
        <w:ind w:left="7215" w:hanging="284"/>
      </w:pPr>
      <w:rPr>
        <w:rFonts w:hint="default"/>
      </w:rPr>
    </w:lvl>
  </w:abstractNum>
  <w:abstractNum w:abstractNumId="18" w15:restartNumberingAfterBreak="0">
    <w:nsid w:val="2F6740C9"/>
    <w:multiLevelType w:val="hybridMultilevel"/>
    <w:tmpl w:val="FF44844A"/>
    <w:lvl w:ilvl="0" w:tplc="208296F6">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19" w15:restartNumberingAfterBreak="0">
    <w:nsid w:val="30724BE6"/>
    <w:multiLevelType w:val="hybridMultilevel"/>
    <w:tmpl w:val="FB12A4CC"/>
    <w:lvl w:ilvl="0" w:tplc="7C229D6E">
      <w:start w:val="1"/>
      <w:numFmt w:val="decimal"/>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20" w15:restartNumberingAfterBreak="0">
    <w:nsid w:val="353908ED"/>
    <w:multiLevelType w:val="hybridMultilevel"/>
    <w:tmpl w:val="6994DFBA"/>
    <w:lvl w:ilvl="0" w:tplc="3116925C">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21" w15:restartNumberingAfterBreak="0">
    <w:nsid w:val="387F1840"/>
    <w:multiLevelType w:val="hybridMultilevel"/>
    <w:tmpl w:val="B434D788"/>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22" w15:restartNumberingAfterBreak="0">
    <w:nsid w:val="3C9267DA"/>
    <w:multiLevelType w:val="multilevel"/>
    <w:tmpl w:val="963ACC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4E06E5"/>
    <w:multiLevelType w:val="hybridMultilevel"/>
    <w:tmpl w:val="62EC6B0C"/>
    <w:lvl w:ilvl="0" w:tplc="3418FC20">
      <w:start w:val="1"/>
      <w:numFmt w:val="decimal"/>
      <w:lvlText w:val="%1)"/>
      <w:lvlJc w:val="left"/>
      <w:pPr>
        <w:ind w:left="1069" w:hanging="360"/>
      </w:pPr>
      <w:rPr>
        <w:rFonts w:ascii="Times New Roman" w:eastAsia="Times New Roman" w:hAnsi="Times New Roman" w:cs="Times New Roman"/>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24" w15:restartNumberingAfterBreak="0">
    <w:nsid w:val="41E813BE"/>
    <w:multiLevelType w:val="hybridMultilevel"/>
    <w:tmpl w:val="2FECC74C"/>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5" w15:restartNumberingAfterBreak="0">
    <w:nsid w:val="41FA5F5C"/>
    <w:multiLevelType w:val="hybridMultilevel"/>
    <w:tmpl w:val="9D962842"/>
    <w:lvl w:ilvl="0" w:tplc="DD662F0E">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26" w15:restartNumberingAfterBreak="0">
    <w:nsid w:val="44B3386C"/>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27" w15:restartNumberingAfterBreak="0">
    <w:nsid w:val="4CB91622"/>
    <w:multiLevelType w:val="hybridMultilevel"/>
    <w:tmpl w:val="FCAE5652"/>
    <w:lvl w:ilvl="0" w:tplc="1E120EFE">
      <w:start w:val="1"/>
      <w:numFmt w:val="decimal"/>
      <w:lvlText w:val="%1)"/>
      <w:lvlJc w:val="left"/>
      <w:pPr>
        <w:ind w:left="1069" w:hanging="360"/>
      </w:pPr>
      <w:rPr>
        <w:rFonts w:ascii="Times New Roman" w:eastAsia="Times New Roman" w:hAnsi="Times New Roman" w:cs="Times New Roman"/>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28" w15:restartNumberingAfterBreak="0">
    <w:nsid w:val="4DCE2FCA"/>
    <w:multiLevelType w:val="hybridMultilevel"/>
    <w:tmpl w:val="29C03668"/>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9" w15:restartNumberingAfterBreak="0">
    <w:nsid w:val="55030FC7"/>
    <w:multiLevelType w:val="hybridMultilevel"/>
    <w:tmpl w:val="B434D788"/>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0" w15:restartNumberingAfterBreak="0">
    <w:nsid w:val="568E3F2E"/>
    <w:multiLevelType w:val="hybridMultilevel"/>
    <w:tmpl w:val="15B4F6F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1" w15:restartNumberingAfterBreak="0">
    <w:nsid w:val="5B411231"/>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2" w15:restartNumberingAfterBreak="0">
    <w:nsid w:val="5E0C4990"/>
    <w:multiLevelType w:val="hybridMultilevel"/>
    <w:tmpl w:val="D17ACD9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3" w15:restartNumberingAfterBreak="0">
    <w:nsid w:val="63905EEE"/>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4" w15:restartNumberingAfterBreak="0">
    <w:nsid w:val="63CB3760"/>
    <w:multiLevelType w:val="hybridMultilevel"/>
    <w:tmpl w:val="92786A28"/>
    <w:lvl w:ilvl="0" w:tplc="1C4AB170">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5" w15:restartNumberingAfterBreak="0">
    <w:nsid w:val="6A337FD6"/>
    <w:multiLevelType w:val="hybridMultilevel"/>
    <w:tmpl w:val="07CA34E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36" w15:restartNumberingAfterBreak="0">
    <w:nsid w:val="6B7D789A"/>
    <w:multiLevelType w:val="multilevel"/>
    <w:tmpl w:val="E6D4F4B0"/>
    <w:lvl w:ilvl="0">
      <w:start w:val="3"/>
      <w:numFmt w:val="decimal"/>
      <w:lvlText w:val="%1"/>
      <w:lvlJc w:val="left"/>
      <w:pPr>
        <w:ind w:left="1433" w:hanging="720"/>
      </w:pPr>
      <w:rPr>
        <w:rFonts w:hint="default"/>
      </w:rPr>
    </w:lvl>
    <w:lvl w:ilvl="1">
      <w:start w:val="1"/>
      <w:numFmt w:val="decimal"/>
      <w:lvlText w:val="%1.%2."/>
      <w:lvlJc w:val="left"/>
      <w:pPr>
        <w:ind w:left="1433" w:hanging="720"/>
      </w:pPr>
      <w:rPr>
        <w:rFonts w:ascii="Times New Roman" w:eastAsia="Arial" w:hAnsi="Times New Roman" w:cs="Times New Roman" w:hint="default"/>
        <w:b/>
        <w:bCs/>
        <w:spacing w:val="-1"/>
        <w:w w:val="100"/>
        <w:sz w:val="24"/>
        <w:szCs w:val="24"/>
      </w:rPr>
    </w:lvl>
    <w:lvl w:ilvl="2">
      <w:start w:val="1"/>
      <w:numFmt w:val="bullet"/>
      <w:lvlText w:val=""/>
      <w:lvlJc w:val="left"/>
      <w:pPr>
        <w:ind w:left="1733" w:hanging="284"/>
      </w:pPr>
      <w:rPr>
        <w:rFonts w:ascii="Symbol" w:eastAsia="Symbol" w:hAnsi="Symbol" w:hint="default"/>
        <w:w w:val="100"/>
        <w:sz w:val="22"/>
        <w:szCs w:val="22"/>
      </w:rPr>
    </w:lvl>
    <w:lvl w:ilvl="3">
      <w:start w:val="1"/>
      <w:numFmt w:val="bullet"/>
      <w:lvlText w:val="•"/>
      <w:lvlJc w:val="left"/>
      <w:pPr>
        <w:ind w:left="3362" w:hanging="284"/>
      </w:pPr>
      <w:rPr>
        <w:rFonts w:hint="default"/>
      </w:rPr>
    </w:lvl>
    <w:lvl w:ilvl="4">
      <w:start w:val="1"/>
      <w:numFmt w:val="bullet"/>
      <w:lvlText w:val="•"/>
      <w:lvlJc w:val="left"/>
      <w:pPr>
        <w:ind w:left="4173" w:hanging="284"/>
      </w:pPr>
      <w:rPr>
        <w:rFonts w:hint="default"/>
      </w:rPr>
    </w:lvl>
    <w:lvl w:ilvl="5">
      <w:start w:val="1"/>
      <w:numFmt w:val="bullet"/>
      <w:lvlText w:val="•"/>
      <w:lvlJc w:val="left"/>
      <w:pPr>
        <w:ind w:left="4984" w:hanging="284"/>
      </w:pPr>
      <w:rPr>
        <w:rFonts w:hint="default"/>
      </w:rPr>
    </w:lvl>
    <w:lvl w:ilvl="6">
      <w:start w:val="1"/>
      <w:numFmt w:val="bullet"/>
      <w:lvlText w:val="•"/>
      <w:lvlJc w:val="left"/>
      <w:pPr>
        <w:ind w:left="5795" w:hanging="284"/>
      </w:pPr>
      <w:rPr>
        <w:rFonts w:hint="default"/>
      </w:rPr>
    </w:lvl>
    <w:lvl w:ilvl="7">
      <w:start w:val="1"/>
      <w:numFmt w:val="bullet"/>
      <w:lvlText w:val="•"/>
      <w:lvlJc w:val="left"/>
      <w:pPr>
        <w:ind w:left="6606" w:hanging="284"/>
      </w:pPr>
      <w:rPr>
        <w:rFonts w:hint="default"/>
      </w:rPr>
    </w:lvl>
    <w:lvl w:ilvl="8">
      <w:start w:val="1"/>
      <w:numFmt w:val="bullet"/>
      <w:lvlText w:val="•"/>
      <w:lvlJc w:val="left"/>
      <w:pPr>
        <w:ind w:left="7417" w:hanging="284"/>
      </w:pPr>
      <w:rPr>
        <w:rFonts w:hint="default"/>
      </w:rPr>
    </w:lvl>
  </w:abstractNum>
  <w:abstractNum w:abstractNumId="37" w15:restartNumberingAfterBreak="0">
    <w:nsid w:val="71F80C4E"/>
    <w:multiLevelType w:val="hybridMultilevel"/>
    <w:tmpl w:val="7B56FA4A"/>
    <w:lvl w:ilvl="0" w:tplc="9776F39A">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8" w15:restartNumberingAfterBreak="0">
    <w:nsid w:val="732176C4"/>
    <w:multiLevelType w:val="hybridMultilevel"/>
    <w:tmpl w:val="7D0C97DC"/>
    <w:lvl w:ilvl="0" w:tplc="6DF83CD8">
      <w:start w:val="1"/>
      <w:numFmt w:val="lowerLetter"/>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39" w15:restartNumberingAfterBreak="0">
    <w:nsid w:val="793B1EA0"/>
    <w:multiLevelType w:val="hybridMultilevel"/>
    <w:tmpl w:val="1EF4D6EC"/>
    <w:lvl w:ilvl="0" w:tplc="041F0001">
      <w:start w:val="1"/>
      <w:numFmt w:val="bullet"/>
      <w:lvlText w:val=""/>
      <w:lvlJc w:val="left"/>
      <w:pPr>
        <w:ind w:left="1545" w:hanging="360"/>
      </w:pPr>
      <w:rPr>
        <w:rFonts w:ascii="Symbol" w:hAnsi="Symbol" w:hint="default"/>
      </w:rPr>
    </w:lvl>
    <w:lvl w:ilvl="1" w:tplc="041F0003" w:tentative="1">
      <w:start w:val="1"/>
      <w:numFmt w:val="bullet"/>
      <w:lvlText w:val="o"/>
      <w:lvlJc w:val="left"/>
      <w:pPr>
        <w:ind w:left="2265" w:hanging="360"/>
      </w:pPr>
      <w:rPr>
        <w:rFonts w:ascii="Courier New" w:hAnsi="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40" w15:restartNumberingAfterBreak="0">
    <w:nsid w:val="79C43701"/>
    <w:multiLevelType w:val="hybridMultilevel"/>
    <w:tmpl w:val="C076E2AE"/>
    <w:lvl w:ilvl="0" w:tplc="041F0011">
      <w:start w:val="1"/>
      <w:numFmt w:val="decimal"/>
      <w:lvlText w:val="%1)"/>
      <w:lvlJc w:val="left"/>
      <w:pPr>
        <w:ind w:left="1069" w:hanging="360"/>
      </w:pPr>
      <w:rPr>
        <w:rFonts w:cs="Times New Roman" w:hint="default"/>
      </w:rPr>
    </w:lvl>
    <w:lvl w:ilvl="1" w:tplc="041F0019" w:tentative="1">
      <w:start w:val="1"/>
      <w:numFmt w:val="lowerLetter"/>
      <w:lvlText w:val="%2."/>
      <w:lvlJc w:val="left"/>
      <w:pPr>
        <w:ind w:left="1789" w:hanging="360"/>
      </w:pPr>
      <w:rPr>
        <w:rFonts w:cs="Times New Roman"/>
      </w:rPr>
    </w:lvl>
    <w:lvl w:ilvl="2" w:tplc="041F001B" w:tentative="1">
      <w:start w:val="1"/>
      <w:numFmt w:val="lowerRoman"/>
      <w:lvlText w:val="%3."/>
      <w:lvlJc w:val="right"/>
      <w:pPr>
        <w:ind w:left="2509" w:hanging="180"/>
      </w:pPr>
      <w:rPr>
        <w:rFonts w:cs="Times New Roman"/>
      </w:rPr>
    </w:lvl>
    <w:lvl w:ilvl="3" w:tplc="041F000F" w:tentative="1">
      <w:start w:val="1"/>
      <w:numFmt w:val="decimal"/>
      <w:lvlText w:val="%4."/>
      <w:lvlJc w:val="left"/>
      <w:pPr>
        <w:ind w:left="3229" w:hanging="360"/>
      </w:pPr>
      <w:rPr>
        <w:rFonts w:cs="Times New Roman"/>
      </w:rPr>
    </w:lvl>
    <w:lvl w:ilvl="4" w:tplc="041F0019" w:tentative="1">
      <w:start w:val="1"/>
      <w:numFmt w:val="lowerLetter"/>
      <w:lvlText w:val="%5."/>
      <w:lvlJc w:val="left"/>
      <w:pPr>
        <w:ind w:left="3949" w:hanging="360"/>
      </w:pPr>
      <w:rPr>
        <w:rFonts w:cs="Times New Roman"/>
      </w:rPr>
    </w:lvl>
    <w:lvl w:ilvl="5" w:tplc="041F001B" w:tentative="1">
      <w:start w:val="1"/>
      <w:numFmt w:val="lowerRoman"/>
      <w:lvlText w:val="%6."/>
      <w:lvlJc w:val="right"/>
      <w:pPr>
        <w:ind w:left="4669" w:hanging="180"/>
      </w:pPr>
      <w:rPr>
        <w:rFonts w:cs="Times New Roman"/>
      </w:rPr>
    </w:lvl>
    <w:lvl w:ilvl="6" w:tplc="041F000F" w:tentative="1">
      <w:start w:val="1"/>
      <w:numFmt w:val="decimal"/>
      <w:lvlText w:val="%7."/>
      <w:lvlJc w:val="left"/>
      <w:pPr>
        <w:ind w:left="5389" w:hanging="360"/>
      </w:pPr>
      <w:rPr>
        <w:rFonts w:cs="Times New Roman"/>
      </w:rPr>
    </w:lvl>
    <w:lvl w:ilvl="7" w:tplc="041F0019" w:tentative="1">
      <w:start w:val="1"/>
      <w:numFmt w:val="lowerLetter"/>
      <w:lvlText w:val="%8."/>
      <w:lvlJc w:val="left"/>
      <w:pPr>
        <w:ind w:left="6109" w:hanging="360"/>
      </w:pPr>
      <w:rPr>
        <w:rFonts w:cs="Times New Roman"/>
      </w:rPr>
    </w:lvl>
    <w:lvl w:ilvl="8" w:tplc="041F001B" w:tentative="1">
      <w:start w:val="1"/>
      <w:numFmt w:val="lowerRoman"/>
      <w:lvlText w:val="%9."/>
      <w:lvlJc w:val="right"/>
      <w:pPr>
        <w:ind w:left="6829" w:hanging="180"/>
      </w:pPr>
      <w:rPr>
        <w:rFonts w:cs="Times New Roman"/>
      </w:rPr>
    </w:lvl>
  </w:abstractNum>
  <w:abstractNum w:abstractNumId="41" w15:restartNumberingAfterBreak="0">
    <w:nsid w:val="7A82272D"/>
    <w:multiLevelType w:val="hybridMultilevel"/>
    <w:tmpl w:val="F478579C"/>
    <w:lvl w:ilvl="0" w:tplc="10200E9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C8A1A67"/>
    <w:multiLevelType w:val="hybridMultilevel"/>
    <w:tmpl w:val="CBE817E6"/>
    <w:lvl w:ilvl="0" w:tplc="ABBE45D0">
      <w:numFmt w:val="bullet"/>
      <w:lvlText w:val="-"/>
      <w:lvlJc w:val="left"/>
      <w:pPr>
        <w:ind w:left="1069" w:hanging="360"/>
      </w:pPr>
      <w:rPr>
        <w:rFonts w:ascii="Times New Roman" w:eastAsia="Calibri" w:hAnsi="Times New Roman" w:cs="Times New Roman"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num w:numId="1">
    <w:abstractNumId w:val="3"/>
  </w:num>
  <w:num w:numId="2">
    <w:abstractNumId w:val="9"/>
  </w:num>
  <w:num w:numId="3">
    <w:abstractNumId w:val="12"/>
  </w:num>
  <w:num w:numId="4">
    <w:abstractNumId w:val="34"/>
  </w:num>
  <w:num w:numId="5">
    <w:abstractNumId w:val="30"/>
  </w:num>
  <w:num w:numId="6">
    <w:abstractNumId w:val="31"/>
  </w:num>
  <w:num w:numId="7">
    <w:abstractNumId w:val="26"/>
  </w:num>
  <w:num w:numId="8">
    <w:abstractNumId w:val="40"/>
  </w:num>
  <w:num w:numId="9">
    <w:abstractNumId w:val="11"/>
  </w:num>
  <w:num w:numId="10">
    <w:abstractNumId w:val="33"/>
  </w:num>
  <w:num w:numId="11">
    <w:abstractNumId w:val="14"/>
  </w:num>
  <w:num w:numId="12">
    <w:abstractNumId w:val="15"/>
  </w:num>
  <w:num w:numId="13">
    <w:abstractNumId w:val="32"/>
  </w:num>
  <w:num w:numId="14">
    <w:abstractNumId w:val="39"/>
  </w:num>
  <w:num w:numId="15">
    <w:abstractNumId w:val="37"/>
  </w:num>
  <w:num w:numId="16">
    <w:abstractNumId w:val="29"/>
  </w:num>
  <w:num w:numId="17">
    <w:abstractNumId w:val="21"/>
  </w:num>
  <w:num w:numId="18">
    <w:abstractNumId w:val="2"/>
  </w:num>
  <w:num w:numId="19">
    <w:abstractNumId w:val="7"/>
  </w:num>
  <w:num w:numId="20">
    <w:abstractNumId w:val="38"/>
  </w:num>
  <w:num w:numId="21">
    <w:abstractNumId w:val="27"/>
  </w:num>
  <w:num w:numId="22">
    <w:abstractNumId w:val="23"/>
  </w:num>
  <w:num w:numId="23">
    <w:abstractNumId w:val="25"/>
  </w:num>
  <w:num w:numId="24">
    <w:abstractNumId w:val="5"/>
  </w:num>
  <w:num w:numId="25">
    <w:abstractNumId w:val="18"/>
  </w:num>
  <w:num w:numId="26">
    <w:abstractNumId w:val="0"/>
  </w:num>
  <w:num w:numId="27">
    <w:abstractNumId w:val="20"/>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3"/>
    <w:lvlOverride w:ilvl="0">
      <w:startOverride w:val="2"/>
    </w:lvlOverride>
    <w:lvlOverride w:ilvl="1">
      <w:startOverride w:val="1"/>
    </w:lvlOverride>
  </w:num>
  <w:num w:numId="33">
    <w:abstractNumId w:val="3"/>
    <w:lvlOverride w:ilvl="0">
      <w:startOverride w:val="2"/>
    </w:lvlOverride>
    <w:lvlOverride w:ilvl="1">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6"/>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3"/>
  </w:num>
  <w:num w:numId="41">
    <w:abstractNumId w:val="3"/>
  </w:num>
  <w:num w:numId="42">
    <w:abstractNumId w:val="3"/>
    <w:lvlOverride w:ilvl="0">
      <w:startOverride w:val="2"/>
    </w:lvlOverride>
    <w:lvlOverride w:ilvl="1">
      <w:startOverride w:val="4"/>
    </w:lvlOverride>
    <w:lvlOverride w:ilvl="2">
      <w:startOverride w:val="1"/>
    </w:lvlOverride>
  </w:num>
  <w:num w:numId="43">
    <w:abstractNumId w:val="24"/>
  </w:num>
  <w:num w:numId="44">
    <w:abstractNumId w:val="17"/>
  </w:num>
  <w:num w:numId="45">
    <w:abstractNumId w:val="36"/>
  </w:num>
  <w:num w:numId="46">
    <w:abstractNumId w:val="19"/>
  </w:num>
  <w:num w:numId="47">
    <w:abstractNumId w:val="41"/>
  </w:num>
  <w:num w:numId="48">
    <w:abstractNumId w:val="3"/>
    <w:lvlOverride w:ilvl="0">
      <w:startOverride w:val="1"/>
    </w:lvlOverride>
    <w:lvlOverride w:ilvl="1">
      <w:startOverride w:val="4"/>
    </w:lvlOverride>
    <w:lvlOverride w:ilvl="2">
      <w:startOverride w:val="5"/>
    </w:lvlOverride>
  </w:num>
  <w:num w:numId="49">
    <w:abstractNumId w:val="22"/>
  </w:num>
  <w:num w:numId="50">
    <w:abstractNumId w:val="4"/>
  </w:num>
  <w:num w:numId="51">
    <w:abstractNumId w:val="1"/>
  </w:num>
  <w:num w:numId="52">
    <w:abstractNumId w:val="35"/>
  </w:num>
  <w:num w:numId="53">
    <w:abstractNumId w:val="42"/>
  </w:num>
  <w:num w:numId="54">
    <w:abstractNumId w:val="28"/>
  </w:num>
  <w:num w:numId="55">
    <w:abstractNumId w:val="16"/>
  </w:num>
  <w:num w:numId="56">
    <w:abstractNumId w:val="10"/>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RAH COLAK">
    <w15:presenceInfo w15:providerId="AD" w15:userId="S-1-5-21-1202660629-1993962763-839522115-4746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944"/>
    <w:rsid w:val="000002C8"/>
    <w:rsid w:val="00001244"/>
    <w:rsid w:val="0000264A"/>
    <w:rsid w:val="00002743"/>
    <w:rsid w:val="0000509A"/>
    <w:rsid w:val="0000683D"/>
    <w:rsid w:val="00007112"/>
    <w:rsid w:val="0001071A"/>
    <w:rsid w:val="00010F71"/>
    <w:rsid w:val="00013483"/>
    <w:rsid w:val="00014677"/>
    <w:rsid w:val="00015983"/>
    <w:rsid w:val="00015E7E"/>
    <w:rsid w:val="000163CB"/>
    <w:rsid w:val="000166A3"/>
    <w:rsid w:val="00017636"/>
    <w:rsid w:val="0001766A"/>
    <w:rsid w:val="00017F84"/>
    <w:rsid w:val="00020789"/>
    <w:rsid w:val="00022795"/>
    <w:rsid w:val="00023C0E"/>
    <w:rsid w:val="0002622F"/>
    <w:rsid w:val="00027768"/>
    <w:rsid w:val="000303B7"/>
    <w:rsid w:val="00030A47"/>
    <w:rsid w:val="000334EA"/>
    <w:rsid w:val="00033A81"/>
    <w:rsid w:val="000341AA"/>
    <w:rsid w:val="000351BF"/>
    <w:rsid w:val="000354F5"/>
    <w:rsid w:val="00035FDA"/>
    <w:rsid w:val="000373A4"/>
    <w:rsid w:val="00037ECA"/>
    <w:rsid w:val="00040378"/>
    <w:rsid w:val="00040B1E"/>
    <w:rsid w:val="00045B2C"/>
    <w:rsid w:val="00047417"/>
    <w:rsid w:val="00050FA6"/>
    <w:rsid w:val="00052A03"/>
    <w:rsid w:val="000530F0"/>
    <w:rsid w:val="000540A4"/>
    <w:rsid w:val="000545E2"/>
    <w:rsid w:val="00054881"/>
    <w:rsid w:val="00054D86"/>
    <w:rsid w:val="0006062E"/>
    <w:rsid w:val="00060DED"/>
    <w:rsid w:val="00062708"/>
    <w:rsid w:val="000632F5"/>
    <w:rsid w:val="000658D2"/>
    <w:rsid w:val="00066285"/>
    <w:rsid w:val="000675C7"/>
    <w:rsid w:val="00067F67"/>
    <w:rsid w:val="000713F0"/>
    <w:rsid w:val="000715FB"/>
    <w:rsid w:val="0007300D"/>
    <w:rsid w:val="000733AD"/>
    <w:rsid w:val="00074B95"/>
    <w:rsid w:val="00074E44"/>
    <w:rsid w:val="000755D0"/>
    <w:rsid w:val="000764F4"/>
    <w:rsid w:val="0007653C"/>
    <w:rsid w:val="00076CE7"/>
    <w:rsid w:val="00081138"/>
    <w:rsid w:val="000814E7"/>
    <w:rsid w:val="00082A85"/>
    <w:rsid w:val="000836CE"/>
    <w:rsid w:val="00084161"/>
    <w:rsid w:val="00084A8E"/>
    <w:rsid w:val="00084D14"/>
    <w:rsid w:val="00086246"/>
    <w:rsid w:val="00087402"/>
    <w:rsid w:val="000903AD"/>
    <w:rsid w:val="00090C7E"/>
    <w:rsid w:val="00092BD5"/>
    <w:rsid w:val="00092D4B"/>
    <w:rsid w:val="00095AB6"/>
    <w:rsid w:val="00095B48"/>
    <w:rsid w:val="00097363"/>
    <w:rsid w:val="00097D22"/>
    <w:rsid w:val="000A0FA8"/>
    <w:rsid w:val="000A22B1"/>
    <w:rsid w:val="000A528B"/>
    <w:rsid w:val="000A5BCF"/>
    <w:rsid w:val="000A7D61"/>
    <w:rsid w:val="000B0C09"/>
    <w:rsid w:val="000B1096"/>
    <w:rsid w:val="000B3AB4"/>
    <w:rsid w:val="000B5343"/>
    <w:rsid w:val="000B6A35"/>
    <w:rsid w:val="000C0683"/>
    <w:rsid w:val="000C0D17"/>
    <w:rsid w:val="000C11DC"/>
    <w:rsid w:val="000C174F"/>
    <w:rsid w:val="000C1B05"/>
    <w:rsid w:val="000C2FBE"/>
    <w:rsid w:val="000C3B00"/>
    <w:rsid w:val="000C4424"/>
    <w:rsid w:val="000C4A75"/>
    <w:rsid w:val="000C5F93"/>
    <w:rsid w:val="000C6ED0"/>
    <w:rsid w:val="000D1D46"/>
    <w:rsid w:val="000D2166"/>
    <w:rsid w:val="000D3C6C"/>
    <w:rsid w:val="000D3CD7"/>
    <w:rsid w:val="000D51EB"/>
    <w:rsid w:val="000D5771"/>
    <w:rsid w:val="000D6FC0"/>
    <w:rsid w:val="000D7881"/>
    <w:rsid w:val="000E0A6B"/>
    <w:rsid w:val="000E0F64"/>
    <w:rsid w:val="000E17B3"/>
    <w:rsid w:val="000E32B0"/>
    <w:rsid w:val="000E336C"/>
    <w:rsid w:val="000E35A5"/>
    <w:rsid w:val="000E36B3"/>
    <w:rsid w:val="000E3FA7"/>
    <w:rsid w:val="000E4061"/>
    <w:rsid w:val="000E73B2"/>
    <w:rsid w:val="000E781A"/>
    <w:rsid w:val="000F0343"/>
    <w:rsid w:val="000F0C92"/>
    <w:rsid w:val="000F0CAE"/>
    <w:rsid w:val="000F0DB3"/>
    <w:rsid w:val="000F1291"/>
    <w:rsid w:val="000F295E"/>
    <w:rsid w:val="000F316E"/>
    <w:rsid w:val="000F4347"/>
    <w:rsid w:val="000F56EB"/>
    <w:rsid w:val="000F588F"/>
    <w:rsid w:val="000F5CA9"/>
    <w:rsid w:val="000F6522"/>
    <w:rsid w:val="000F7C00"/>
    <w:rsid w:val="00101196"/>
    <w:rsid w:val="00101F86"/>
    <w:rsid w:val="0010245B"/>
    <w:rsid w:val="00102EE2"/>
    <w:rsid w:val="00102F93"/>
    <w:rsid w:val="00106230"/>
    <w:rsid w:val="001062EA"/>
    <w:rsid w:val="001072E5"/>
    <w:rsid w:val="001076CB"/>
    <w:rsid w:val="0010799F"/>
    <w:rsid w:val="00111990"/>
    <w:rsid w:val="0011235A"/>
    <w:rsid w:val="001130D2"/>
    <w:rsid w:val="00116305"/>
    <w:rsid w:val="00116CBA"/>
    <w:rsid w:val="00117299"/>
    <w:rsid w:val="00120307"/>
    <w:rsid w:val="001207CE"/>
    <w:rsid w:val="001209F9"/>
    <w:rsid w:val="00121763"/>
    <w:rsid w:val="00121FFF"/>
    <w:rsid w:val="0012247F"/>
    <w:rsid w:val="00122912"/>
    <w:rsid w:val="00122DC8"/>
    <w:rsid w:val="00124506"/>
    <w:rsid w:val="00125E45"/>
    <w:rsid w:val="0012688D"/>
    <w:rsid w:val="00126B28"/>
    <w:rsid w:val="00127384"/>
    <w:rsid w:val="00127E8B"/>
    <w:rsid w:val="00130245"/>
    <w:rsid w:val="00131431"/>
    <w:rsid w:val="001317F1"/>
    <w:rsid w:val="00131CEE"/>
    <w:rsid w:val="00133E44"/>
    <w:rsid w:val="00136BD1"/>
    <w:rsid w:val="00137B42"/>
    <w:rsid w:val="0014077B"/>
    <w:rsid w:val="0014167E"/>
    <w:rsid w:val="0014331E"/>
    <w:rsid w:val="00143B77"/>
    <w:rsid w:val="001444F2"/>
    <w:rsid w:val="00146CBF"/>
    <w:rsid w:val="00147E93"/>
    <w:rsid w:val="001507C8"/>
    <w:rsid w:val="00155D82"/>
    <w:rsid w:val="00156D76"/>
    <w:rsid w:val="001608B1"/>
    <w:rsid w:val="00160EC8"/>
    <w:rsid w:val="00162999"/>
    <w:rsid w:val="00163AA2"/>
    <w:rsid w:val="00163C36"/>
    <w:rsid w:val="00164086"/>
    <w:rsid w:val="0016619D"/>
    <w:rsid w:val="001668B2"/>
    <w:rsid w:val="0017174B"/>
    <w:rsid w:val="00173280"/>
    <w:rsid w:val="001735EC"/>
    <w:rsid w:val="00173A3C"/>
    <w:rsid w:val="001740FE"/>
    <w:rsid w:val="001764AD"/>
    <w:rsid w:val="001765A7"/>
    <w:rsid w:val="00180F1B"/>
    <w:rsid w:val="001820B0"/>
    <w:rsid w:val="0018441F"/>
    <w:rsid w:val="00185287"/>
    <w:rsid w:val="00185FEE"/>
    <w:rsid w:val="00190EF5"/>
    <w:rsid w:val="00191BBC"/>
    <w:rsid w:val="00191D0F"/>
    <w:rsid w:val="00192FAA"/>
    <w:rsid w:val="00193060"/>
    <w:rsid w:val="0019324E"/>
    <w:rsid w:val="001948BC"/>
    <w:rsid w:val="00194E7C"/>
    <w:rsid w:val="00196B3A"/>
    <w:rsid w:val="001A3AF6"/>
    <w:rsid w:val="001A5558"/>
    <w:rsid w:val="001A5DD7"/>
    <w:rsid w:val="001A6515"/>
    <w:rsid w:val="001B036A"/>
    <w:rsid w:val="001B2DD6"/>
    <w:rsid w:val="001B5ACF"/>
    <w:rsid w:val="001C1F68"/>
    <w:rsid w:val="001C2ADD"/>
    <w:rsid w:val="001C52EC"/>
    <w:rsid w:val="001C5344"/>
    <w:rsid w:val="001C5680"/>
    <w:rsid w:val="001C5D4B"/>
    <w:rsid w:val="001D2CA3"/>
    <w:rsid w:val="001D51BD"/>
    <w:rsid w:val="001D6029"/>
    <w:rsid w:val="001D6176"/>
    <w:rsid w:val="001D651A"/>
    <w:rsid w:val="001D6E0D"/>
    <w:rsid w:val="001D7A80"/>
    <w:rsid w:val="001E27F1"/>
    <w:rsid w:val="001E36C5"/>
    <w:rsid w:val="001E4D40"/>
    <w:rsid w:val="001E5795"/>
    <w:rsid w:val="001E7EDC"/>
    <w:rsid w:val="001F019F"/>
    <w:rsid w:val="001F0618"/>
    <w:rsid w:val="001F4F2A"/>
    <w:rsid w:val="002009D1"/>
    <w:rsid w:val="002034AE"/>
    <w:rsid w:val="00203A6C"/>
    <w:rsid w:val="00204150"/>
    <w:rsid w:val="00204661"/>
    <w:rsid w:val="00204962"/>
    <w:rsid w:val="00204B47"/>
    <w:rsid w:val="00206CE4"/>
    <w:rsid w:val="00207341"/>
    <w:rsid w:val="002073CA"/>
    <w:rsid w:val="00207A1E"/>
    <w:rsid w:val="0021152A"/>
    <w:rsid w:val="00212295"/>
    <w:rsid w:val="00212542"/>
    <w:rsid w:val="00212A72"/>
    <w:rsid w:val="00215053"/>
    <w:rsid w:val="00215219"/>
    <w:rsid w:val="002163AC"/>
    <w:rsid w:val="00216ABB"/>
    <w:rsid w:val="002200FD"/>
    <w:rsid w:val="00220204"/>
    <w:rsid w:val="002210FF"/>
    <w:rsid w:val="002251B5"/>
    <w:rsid w:val="0022573E"/>
    <w:rsid w:val="002257D3"/>
    <w:rsid w:val="00226358"/>
    <w:rsid w:val="00232F73"/>
    <w:rsid w:val="00235470"/>
    <w:rsid w:val="002355F6"/>
    <w:rsid w:val="00235F2D"/>
    <w:rsid w:val="002375F1"/>
    <w:rsid w:val="00237C42"/>
    <w:rsid w:val="002417D8"/>
    <w:rsid w:val="00241FF4"/>
    <w:rsid w:val="0024650E"/>
    <w:rsid w:val="00246566"/>
    <w:rsid w:val="00250836"/>
    <w:rsid w:val="00251500"/>
    <w:rsid w:val="00252949"/>
    <w:rsid w:val="00252C76"/>
    <w:rsid w:val="00252F03"/>
    <w:rsid w:val="00255071"/>
    <w:rsid w:val="00256C30"/>
    <w:rsid w:val="00263BA6"/>
    <w:rsid w:val="00264041"/>
    <w:rsid w:val="00265A6B"/>
    <w:rsid w:val="00265B22"/>
    <w:rsid w:val="00270F01"/>
    <w:rsid w:val="0027279C"/>
    <w:rsid w:val="00273CA8"/>
    <w:rsid w:val="00274586"/>
    <w:rsid w:val="00275249"/>
    <w:rsid w:val="002775F1"/>
    <w:rsid w:val="00280E14"/>
    <w:rsid w:val="00281212"/>
    <w:rsid w:val="00281403"/>
    <w:rsid w:val="0028145B"/>
    <w:rsid w:val="00283789"/>
    <w:rsid w:val="00283D21"/>
    <w:rsid w:val="00283EC4"/>
    <w:rsid w:val="0028425A"/>
    <w:rsid w:val="002857D0"/>
    <w:rsid w:val="00285BCC"/>
    <w:rsid w:val="002908EF"/>
    <w:rsid w:val="00291445"/>
    <w:rsid w:val="002915E5"/>
    <w:rsid w:val="00291772"/>
    <w:rsid w:val="00291AE2"/>
    <w:rsid w:val="0029412F"/>
    <w:rsid w:val="0029423B"/>
    <w:rsid w:val="00296785"/>
    <w:rsid w:val="00297B0D"/>
    <w:rsid w:val="002A0778"/>
    <w:rsid w:val="002A1127"/>
    <w:rsid w:val="002A4994"/>
    <w:rsid w:val="002A4BE8"/>
    <w:rsid w:val="002A5E0C"/>
    <w:rsid w:val="002B334A"/>
    <w:rsid w:val="002B35E7"/>
    <w:rsid w:val="002B534F"/>
    <w:rsid w:val="002B7E16"/>
    <w:rsid w:val="002C266E"/>
    <w:rsid w:val="002C2E86"/>
    <w:rsid w:val="002C4A92"/>
    <w:rsid w:val="002C59B9"/>
    <w:rsid w:val="002C5B34"/>
    <w:rsid w:val="002C69CD"/>
    <w:rsid w:val="002C7118"/>
    <w:rsid w:val="002C7258"/>
    <w:rsid w:val="002C7B38"/>
    <w:rsid w:val="002D1924"/>
    <w:rsid w:val="002D34EC"/>
    <w:rsid w:val="002D3D07"/>
    <w:rsid w:val="002D418B"/>
    <w:rsid w:val="002D7D9A"/>
    <w:rsid w:val="002E0BB7"/>
    <w:rsid w:val="002E3D74"/>
    <w:rsid w:val="002E4850"/>
    <w:rsid w:val="002E6301"/>
    <w:rsid w:val="002E6CAC"/>
    <w:rsid w:val="002E6FCC"/>
    <w:rsid w:val="002F072D"/>
    <w:rsid w:val="002F1D0E"/>
    <w:rsid w:val="002F3792"/>
    <w:rsid w:val="002F46B8"/>
    <w:rsid w:val="002F46C4"/>
    <w:rsid w:val="00300BB9"/>
    <w:rsid w:val="003016B5"/>
    <w:rsid w:val="00302CFC"/>
    <w:rsid w:val="00303773"/>
    <w:rsid w:val="00303E47"/>
    <w:rsid w:val="00306125"/>
    <w:rsid w:val="00307E2D"/>
    <w:rsid w:val="003103F4"/>
    <w:rsid w:val="00310AFE"/>
    <w:rsid w:val="003113C2"/>
    <w:rsid w:val="00311512"/>
    <w:rsid w:val="00311D0A"/>
    <w:rsid w:val="003120A1"/>
    <w:rsid w:val="00312C30"/>
    <w:rsid w:val="00312F73"/>
    <w:rsid w:val="00313356"/>
    <w:rsid w:val="00314278"/>
    <w:rsid w:val="00323E52"/>
    <w:rsid w:val="003261EA"/>
    <w:rsid w:val="00326787"/>
    <w:rsid w:val="00327454"/>
    <w:rsid w:val="00330106"/>
    <w:rsid w:val="00331120"/>
    <w:rsid w:val="003314FE"/>
    <w:rsid w:val="0033180A"/>
    <w:rsid w:val="00332269"/>
    <w:rsid w:val="0033240E"/>
    <w:rsid w:val="00333570"/>
    <w:rsid w:val="00333E5D"/>
    <w:rsid w:val="00334598"/>
    <w:rsid w:val="00335410"/>
    <w:rsid w:val="00335CC9"/>
    <w:rsid w:val="003375E7"/>
    <w:rsid w:val="003412AD"/>
    <w:rsid w:val="003434B1"/>
    <w:rsid w:val="00344B0F"/>
    <w:rsid w:val="003466BE"/>
    <w:rsid w:val="00346C78"/>
    <w:rsid w:val="0034755D"/>
    <w:rsid w:val="003506CB"/>
    <w:rsid w:val="00350A08"/>
    <w:rsid w:val="003527D3"/>
    <w:rsid w:val="00353101"/>
    <w:rsid w:val="003557E4"/>
    <w:rsid w:val="00356B6A"/>
    <w:rsid w:val="00357A27"/>
    <w:rsid w:val="0036001D"/>
    <w:rsid w:val="00360B2C"/>
    <w:rsid w:val="003612F6"/>
    <w:rsid w:val="0036274A"/>
    <w:rsid w:val="00362BCC"/>
    <w:rsid w:val="00363308"/>
    <w:rsid w:val="00363E34"/>
    <w:rsid w:val="003646B7"/>
    <w:rsid w:val="0036544A"/>
    <w:rsid w:val="00365ACE"/>
    <w:rsid w:val="0036763B"/>
    <w:rsid w:val="00367F96"/>
    <w:rsid w:val="003705ED"/>
    <w:rsid w:val="00371866"/>
    <w:rsid w:val="00372A37"/>
    <w:rsid w:val="00374607"/>
    <w:rsid w:val="00374F3B"/>
    <w:rsid w:val="0037510A"/>
    <w:rsid w:val="003753E4"/>
    <w:rsid w:val="00376CD0"/>
    <w:rsid w:val="003808F8"/>
    <w:rsid w:val="00382F1A"/>
    <w:rsid w:val="00385E98"/>
    <w:rsid w:val="003867E8"/>
    <w:rsid w:val="00386E38"/>
    <w:rsid w:val="00390E0D"/>
    <w:rsid w:val="00392018"/>
    <w:rsid w:val="00393461"/>
    <w:rsid w:val="00393758"/>
    <w:rsid w:val="00395448"/>
    <w:rsid w:val="00395549"/>
    <w:rsid w:val="003963FF"/>
    <w:rsid w:val="00397B5F"/>
    <w:rsid w:val="003A06E1"/>
    <w:rsid w:val="003A3CD6"/>
    <w:rsid w:val="003A6120"/>
    <w:rsid w:val="003A623F"/>
    <w:rsid w:val="003A7A26"/>
    <w:rsid w:val="003B05DC"/>
    <w:rsid w:val="003B0F02"/>
    <w:rsid w:val="003B181F"/>
    <w:rsid w:val="003B1EBA"/>
    <w:rsid w:val="003B21B0"/>
    <w:rsid w:val="003B659D"/>
    <w:rsid w:val="003B699B"/>
    <w:rsid w:val="003B6BEF"/>
    <w:rsid w:val="003C0A82"/>
    <w:rsid w:val="003C2E53"/>
    <w:rsid w:val="003C3CB8"/>
    <w:rsid w:val="003C3E9C"/>
    <w:rsid w:val="003C64E6"/>
    <w:rsid w:val="003C6E21"/>
    <w:rsid w:val="003C7AA1"/>
    <w:rsid w:val="003D109A"/>
    <w:rsid w:val="003D3647"/>
    <w:rsid w:val="003D5546"/>
    <w:rsid w:val="003D6215"/>
    <w:rsid w:val="003E0FBD"/>
    <w:rsid w:val="003E16BC"/>
    <w:rsid w:val="003E1757"/>
    <w:rsid w:val="003E344E"/>
    <w:rsid w:val="003E370D"/>
    <w:rsid w:val="003E3835"/>
    <w:rsid w:val="003E47C9"/>
    <w:rsid w:val="003F1F95"/>
    <w:rsid w:val="003F277D"/>
    <w:rsid w:val="003F3D81"/>
    <w:rsid w:val="003F7BFA"/>
    <w:rsid w:val="004009CD"/>
    <w:rsid w:val="00400E0E"/>
    <w:rsid w:val="0040221C"/>
    <w:rsid w:val="0040393F"/>
    <w:rsid w:val="0040413B"/>
    <w:rsid w:val="004042CD"/>
    <w:rsid w:val="00404D0B"/>
    <w:rsid w:val="00406519"/>
    <w:rsid w:val="00406BAE"/>
    <w:rsid w:val="00407359"/>
    <w:rsid w:val="00410277"/>
    <w:rsid w:val="00410CBE"/>
    <w:rsid w:val="00411912"/>
    <w:rsid w:val="00411AFC"/>
    <w:rsid w:val="004139CE"/>
    <w:rsid w:val="004153DD"/>
    <w:rsid w:val="00415BB1"/>
    <w:rsid w:val="004161F3"/>
    <w:rsid w:val="004165A5"/>
    <w:rsid w:val="0042123B"/>
    <w:rsid w:val="004259A5"/>
    <w:rsid w:val="00425C6B"/>
    <w:rsid w:val="00425D57"/>
    <w:rsid w:val="004265BC"/>
    <w:rsid w:val="00427A90"/>
    <w:rsid w:val="00432F2A"/>
    <w:rsid w:val="004331B4"/>
    <w:rsid w:val="00435850"/>
    <w:rsid w:val="0043754E"/>
    <w:rsid w:val="004406D0"/>
    <w:rsid w:val="00440845"/>
    <w:rsid w:val="0044132B"/>
    <w:rsid w:val="004446F5"/>
    <w:rsid w:val="00444D09"/>
    <w:rsid w:val="00444F8F"/>
    <w:rsid w:val="0044540D"/>
    <w:rsid w:val="00446009"/>
    <w:rsid w:val="004466F4"/>
    <w:rsid w:val="004468E8"/>
    <w:rsid w:val="00446E0B"/>
    <w:rsid w:val="00450515"/>
    <w:rsid w:val="004507A5"/>
    <w:rsid w:val="00450B6E"/>
    <w:rsid w:val="0045162F"/>
    <w:rsid w:val="00453006"/>
    <w:rsid w:val="0045356C"/>
    <w:rsid w:val="00454727"/>
    <w:rsid w:val="00455117"/>
    <w:rsid w:val="00455FC6"/>
    <w:rsid w:val="00455FFF"/>
    <w:rsid w:val="00457095"/>
    <w:rsid w:val="00460889"/>
    <w:rsid w:val="0046147F"/>
    <w:rsid w:val="00461608"/>
    <w:rsid w:val="004663D3"/>
    <w:rsid w:val="004669EE"/>
    <w:rsid w:val="00467407"/>
    <w:rsid w:val="00473196"/>
    <w:rsid w:val="004745D0"/>
    <w:rsid w:val="00474784"/>
    <w:rsid w:val="004750AB"/>
    <w:rsid w:val="004750B5"/>
    <w:rsid w:val="004758DC"/>
    <w:rsid w:val="00475ED6"/>
    <w:rsid w:val="004809DC"/>
    <w:rsid w:val="00480ED4"/>
    <w:rsid w:val="00480F45"/>
    <w:rsid w:val="00481175"/>
    <w:rsid w:val="00481980"/>
    <w:rsid w:val="00482783"/>
    <w:rsid w:val="00482E2D"/>
    <w:rsid w:val="00483EFE"/>
    <w:rsid w:val="00486C52"/>
    <w:rsid w:val="00487E5F"/>
    <w:rsid w:val="004911EF"/>
    <w:rsid w:val="00492ECD"/>
    <w:rsid w:val="00493109"/>
    <w:rsid w:val="004960BD"/>
    <w:rsid w:val="00496202"/>
    <w:rsid w:val="0049705D"/>
    <w:rsid w:val="00497349"/>
    <w:rsid w:val="004A0AAB"/>
    <w:rsid w:val="004A143E"/>
    <w:rsid w:val="004A144E"/>
    <w:rsid w:val="004A4B97"/>
    <w:rsid w:val="004A6A15"/>
    <w:rsid w:val="004A6C52"/>
    <w:rsid w:val="004A7826"/>
    <w:rsid w:val="004A7C45"/>
    <w:rsid w:val="004B21E2"/>
    <w:rsid w:val="004B2919"/>
    <w:rsid w:val="004B2C3F"/>
    <w:rsid w:val="004B303A"/>
    <w:rsid w:val="004B5BC8"/>
    <w:rsid w:val="004C0B4D"/>
    <w:rsid w:val="004C1341"/>
    <w:rsid w:val="004C14EB"/>
    <w:rsid w:val="004C1E39"/>
    <w:rsid w:val="004C3A16"/>
    <w:rsid w:val="004C464F"/>
    <w:rsid w:val="004C4B6F"/>
    <w:rsid w:val="004C4BB0"/>
    <w:rsid w:val="004C5A1E"/>
    <w:rsid w:val="004C7035"/>
    <w:rsid w:val="004D0D10"/>
    <w:rsid w:val="004D3245"/>
    <w:rsid w:val="004D339B"/>
    <w:rsid w:val="004D57E8"/>
    <w:rsid w:val="004D5FDE"/>
    <w:rsid w:val="004D7803"/>
    <w:rsid w:val="004E0132"/>
    <w:rsid w:val="004E05CC"/>
    <w:rsid w:val="004E102C"/>
    <w:rsid w:val="004E2F56"/>
    <w:rsid w:val="004E548C"/>
    <w:rsid w:val="004E550E"/>
    <w:rsid w:val="004E562A"/>
    <w:rsid w:val="004E6724"/>
    <w:rsid w:val="004E6CE7"/>
    <w:rsid w:val="004E6E05"/>
    <w:rsid w:val="004E6EE0"/>
    <w:rsid w:val="004F15B7"/>
    <w:rsid w:val="004F19C9"/>
    <w:rsid w:val="004F3A9C"/>
    <w:rsid w:val="004F4C01"/>
    <w:rsid w:val="004F52B6"/>
    <w:rsid w:val="004F5FF5"/>
    <w:rsid w:val="0050169F"/>
    <w:rsid w:val="005026DD"/>
    <w:rsid w:val="00502A14"/>
    <w:rsid w:val="00503230"/>
    <w:rsid w:val="005035E7"/>
    <w:rsid w:val="00504184"/>
    <w:rsid w:val="00504E14"/>
    <w:rsid w:val="00507CF2"/>
    <w:rsid w:val="00507FDB"/>
    <w:rsid w:val="0051046C"/>
    <w:rsid w:val="005105CA"/>
    <w:rsid w:val="0051097E"/>
    <w:rsid w:val="00511280"/>
    <w:rsid w:val="0051189B"/>
    <w:rsid w:val="00511B1A"/>
    <w:rsid w:val="00512231"/>
    <w:rsid w:val="005135E0"/>
    <w:rsid w:val="00513A2A"/>
    <w:rsid w:val="00513E0E"/>
    <w:rsid w:val="00514618"/>
    <w:rsid w:val="0051510D"/>
    <w:rsid w:val="005173AF"/>
    <w:rsid w:val="0051771D"/>
    <w:rsid w:val="00520A42"/>
    <w:rsid w:val="00520C65"/>
    <w:rsid w:val="005211F9"/>
    <w:rsid w:val="005216A6"/>
    <w:rsid w:val="0052231E"/>
    <w:rsid w:val="00522FE7"/>
    <w:rsid w:val="00523622"/>
    <w:rsid w:val="00523B26"/>
    <w:rsid w:val="00524172"/>
    <w:rsid w:val="00524400"/>
    <w:rsid w:val="00524687"/>
    <w:rsid w:val="00525A3D"/>
    <w:rsid w:val="0052743A"/>
    <w:rsid w:val="00527BAB"/>
    <w:rsid w:val="0053088B"/>
    <w:rsid w:val="00530BF4"/>
    <w:rsid w:val="00532C1A"/>
    <w:rsid w:val="00534867"/>
    <w:rsid w:val="00535A41"/>
    <w:rsid w:val="005361C2"/>
    <w:rsid w:val="00536794"/>
    <w:rsid w:val="00537CC1"/>
    <w:rsid w:val="00540341"/>
    <w:rsid w:val="00543D4E"/>
    <w:rsid w:val="00543E3F"/>
    <w:rsid w:val="00544A26"/>
    <w:rsid w:val="0054510E"/>
    <w:rsid w:val="00546A99"/>
    <w:rsid w:val="00550EC8"/>
    <w:rsid w:val="00551462"/>
    <w:rsid w:val="00552383"/>
    <w:rsid w:val="00552563"/>
    <w:rsid w:val="0055257C"/>
    <w:rsid w:val="00552959"/>
    <w:rsid w:val="0055444B"/>
    <w:rsid w:val="005556DC"/>
    <w:rsid w:val="00556BCE"/>
    <w:rsid w:val="00560340"/>
    <w:rsid w:val="00560899"/>
    <w:rsid w:val="00562082"/>
    <w:rsid w:val="0056209F"/>
    <w:rsid w:val="00565ACE"/>
    <w:rsid w:val="00565DC4"/>
    <w:rsid w:val="0057119E"/>
    <w:rsid w:val="00571556"/>
    <w:rsid w:val="0057215B"/>
    <w:rsid w:val="00573263"/>
    <w:rsid w:val="005739A3"/>
    <w:rsid w:val="00574C9F"/>
    <w:rsid w:val="005775F3"/>
    <w:rsid w:val="00580546"/>
    <w:rsid w:val="00581099"/>
    <w:rsid w:val="00581B3D"/>
    <w:rsid w:val="00582A8C"/>
    <w:rsid w:val="0058512F"/>
    <w:rsid w:val="00586D90"/>
    <w:rsid w:val="00591015"/>
    <w:rsid w:val="00592AF6"/>
    <w:rsid w:val="005935A3"/>
    <w:rsid w:val="00594274"/>
    <w:rsid w:val="00594417"/>
    <w:rsid w:val="0059505F"/>
    <w:rsid w:val="0059528A"/>
    <w:rsid w:val="0059737E"/>
    <w:rsid w:val="0059752E"/>
    <w:rsid w:val="0059772A"/>
    <w:rsid w:val="005A003F"/>
    <w:rsid w:val="005A0393"/>
    <w:rsid w:val="005A0C25"/>
    <w:rsid w:val="005A1AA2"/>
    <w:rsid w:val="005A1B83"/>
    <w:rsid w:val="005A1D6B"/>
    <w:rsid w:val="005A2534"/>
    <w:rsid w:val="005A25DD"/>
    <w:rsid w:val="005A299A"/>
    <w:rsid w:val="005A38A8"/>
    <w:rsid w:val="005A5999"/>
    <w:rsid w:val="005B2955"/>
    <w:rsid w:val="005B2DBD"/>
    <w:rsid w:val="005B33BC"/>
    <w:rsid w:val="005B6275"/>
    <w:rsid w:val="005B6386"/>
    <w:rsid w:val="005B70B9"/>
    <w:rsid w:val="005C0C61"/>
    <w:rsid w:val="005C222E"/>
    <w:rsid w:val="005C2397"/>
    <w:rsid w:val="005C74EA"/>
    <w:rsid w:val="005D059E"/>
    <w:rsid w:val="005D0CEE"/>
    <w:rsid w:val="005D2BFE"/>
    <w:rsid w:val="005D40A8"/>
    <w:rsid w:val="005D5506"/>
    <w:rsid w:val="005D600E"/>
    <w:rsid w:val="005E08BB"/>
    <w:rsid w:val="005E0FCC"/>
    <w:rsid w:val="005E145F"/>
    <w:rsid w:val="005E638F"/>
    <w:rsid w:val="005E6CC6"/>
    <w:rsid w:val="005F01A7"/>
    <w:rsid w:val="005F054F"/>
    <w:rsid w:val="005F203C"/>
    <w:rsid w:val="005F2254"/>
    <w:rsid w:val="005F253A"/>
    <w:rsid w:val="005F43C9"/>
    <w:rsid w:val="005F6454"/>
    <w:rsid w:val="005F78D6"/>
    <w:rsid w:val="005F78DD"/>
    <w:rsid w:val="006001B7"/>
    <w:rsid w:val="00601BAB"/>
    <w:rsid w:val="00602AB1"/>
    <w:rsid w:val="00603040"/>
    <w:rsid w:val="006038C5"/>
    <w:rsid w:val="00603F74"/>
    <w:rsid w:val="006041FE"/>
    <w:rsid w:val="006043EB"/>
    <w:rsid w:val="00605558"/>
    <w:rsid w:val="006057A5"/>
    <w:rsid w:val="006060D4"/>
    <w:rsid w:val="00606E0C"/>
    <w:rsid w:val="0061058C"/>
    <w:rsid w:val="006106A7"/>
    <w:rsid w:val="006137E2"/>
    <w:rsid w:val="006141CE"/>
    <w:rsid w:val="00615795"/>
    <w:rsid w:val="00615C90"/>
    <w:rsid w:val="00615F89"/>
    <w:rsid w:val="006175BB"/>
    <w:rsid w:val="006215D1"/>
    <w:rsid w:val="006246D4"/>
    <w:rsid w:val="00624D37"/>
    <w:rsid w:val="006261B2"/>
    <w:rsid w:val="00627FF4"/>
    <w:rsid w:val="00630AD2"/>
    <w:rsid w:val="00632044"/>
    <w:rsid w:val="00633AB9"/>
    <w:rsid w:val="00633EE4"/>
    <w:rsid w:val="00634991"/>
    <w:rsid w:val="00635161"/>
    <w:rsid w:val="006354F7"/>
    <w:rsid w:val="00636B7A"/>
    <w:rsid w:val="00643172"/>
    <w:rsid w:val="00643418"/>
    <w:rsid w:val="00643490"/>
    <w:rsid w:val="006443FE"/>
    <w:rsid w:val="00646C1E"/>
    <w:rsid w:val="00653583"/>
    <w:rsid w:val="00653EDB"/>
    <w:rsid w:val="00654C14"/>
    <w:rsid w:val="00654F80"/>
    <w:rsid w:val="00656676"/>
    <w:rsid w:val="006572DC"/>
    <w:rsid w:val="00657E26"/>
    <w:rsid w:val="00657E6D"/>
    <w:rsid w:val="006614AA"/>
    <w:rsid w:val="00662B29"/>
    <w:rsid w:val="00664D0C"/>
    <w:rsid w:val="006655EC"/>
    <w:rsid w:val="00666177"/>
    <w:rsid w:val="00667FC4"/>
    <w:rsid w:val="00673C51"/>
    <w:rsid w:val="00674160"/>
    <w:rsid w:val="006766A1"/>
    <w:rsid w:val="00677714"/>
    <w:rsid w:val="00681174"/>
    <w:rsid w:val="00682016"/>
    <w:rsid w:val="00684B6A"/>
    <w:rsid w:val="00685147"/>
    <w:rsid w:val="00685257"/>
    <w:rsid w:val="0068622E"/>
    <w:rsid w:val="00687673"/>
    <w:rsid w:val="00690463"/>
    <w:rsid w:val="00691BF6"/>
    <w:rsid w:val="006929D9"/>
    <w:rsid w:val="0069327E"/>
    <w:rsid w:val="00695276"/>
    <w:rsid w:val="00695654"/>
    <w:rsid w:val="006A2257"/>
    <w:rsid w:val="006A35EF"/>
    <w:rsid w:val="006A4A1D"/>
    <w:rsid w:val="006A505C"/>
    <w:rsid w:val="006A5FEA"/>
    <w:rsid w:val="006A7AAB"/>
    <w:rsid w:val="006B06F0"/>
    <w:rsid w:val="006B091A"/>
    <w:rsid w:val="006B1807"/>
    <w:rsid w:val="006B234D"/>
    <w:rsid w:val="006B2F4C"/>
    <w:rsid w:val="006B40E7"/>
    <w:rsid w:val="006B45C5"/>
    <w:rsid w:val="006B4FBB"/>
    <w:rsid w:val="006B518B"/>
    <w:rsid w:val="006B6AB2"/>
    <w:rsid w:val="006C1A64"/>
    <w:rsid w:val="006C1D84"/>
    <w:rsid w:val="006C5340"/>
    <w:rsid w:val="006C649B"/>
    <w:rsid w:val="006C66CD"/>
    <w:rsid w:val="006C6ACE"/>
    <w:rsid w:val="006C7E1D"/>
    <w:rsid w:val="006C7EC6"/>
    <w:rsid w:val="006D0B36"/>
    <w:rsid w:val="006D18E1"/>
    <w:rsid w:val="006D235D"/>
    <w:rsid w:val="006D303B"/>
    <w:rsid w:val="006D3660"/>
    <w:rsid w:val="006D3AA1"/>
    <w:rsid w:val="006D4D13"/>
    <w:rsid w:val="006D59BC"/>
    <w:rsid w:val="006D6F83"/>
    <w:rsid w:val="006D793D"/>
    <w:rsid w:val="006D7F47"/>
    <w:rsid w:val="006E089C"/>
    <w:rsid w:val="006E1D19"/>
    <w:rsid w:val="006E4465"/>
    <w:rsid w:val="006E4CB0"/>
    <w:rsid w:val="006E4F7B"/>
    <w:rsid w:val="006E4FFC"/>
    <w:rsid w:val="006E7376"/>
    <w:rsid w:val="006F0DB5"/>
    <w:rsid w:val="006F1C92"/>
    <w:rsid w:val="006F2485"/>
    <w:rsid w:val="006F324D"/>
    <w:rsid w:val="006F32EF"/>
    <w:rsid w:val="006F41A7"/>
    <w:rsid w:val="006F4F89"/>
    <w:rsid w:val="0070081A"/>
    <w:rsid w:val="007046EC"/>
    <w:rsid w:val="0070610D"/>
    <w:rsid w:val="00706A8F"/>
    <w:rsid w:val="0070739A"/>
    <w:rsid w:val="007074DD"/>
    <w:rsid w:val="0071026D"/>
    <w:rsid w:val="00710602"/>
    <w:rsid w:val="007108A9"/>
    <w:rsid w:val="007110B9"/>
    <w:rsid w:val="00712891"/>
    <w:rsid w:val="0071743B"/>
    <w:rsid w:val="00717FBE"/>
    <w:rsid w:val="00720210"/>
    <w:rsid w:val="007214F4"/>
    <w:rsid w:val="00723EC8"/>
    <w:rsid w:val="00723FDD"/>
    <w:rsid w:val="007241AB"/>
    <w:rsid w:val="00725838"/>
    <w:rsid w:val="00726188"/>
    <w:rsid w:val="00730FAC"/>
    <w:rsid w:val="00732ABA"/>
    <w:rsid w:val="00733ED7"/>
    <w:rsid w:val="00733F2A"/>
    <w:rsid w:val="00734109"/>
    <w:rsid w:val="00734824"/>
    <w:rsid w:val="00735318"/>
    <w:rsid w:val="00735946"/>
    <w:rsid w:val="00735A56"/>
    <w:rsid w:val="00736941"/>
    <w:rsid w:val="00737528"/>
    <w:rsid w:val="007377CF"/>
    <w:rsid w:val="00741DB7"/>
    <w:rsid w:val="007426D6"/>
    <w:rsid w:val="00742DD4"/>
    <w:rsid w:val="00744634"/>
    <w:rsid w:val="00745C5F"/>
    <w:rsid w:val="00746978"/>
    <w:rsid w:val="007505E5"/>
    <w:rsid w:val="0075070F"/>
    <w:rsid w:val="00751033"/>
    <w:rsid w:val="0075144C"/>
    <w:rsid w:val="0075265A"/>
    <w:rsid w:val="00753739"/>
    <w:rsid w:val="00755DF5"/>
    <w:rsid w:val="00757054"/>
    <w:rsid w:val="00760008"/>
    <w:rsid w:val="00762D3E"/>
    <w:rsid w:val="0076343C"/>
    <w:rsid w:val="007639E2"/>
    <w:rsid w:val="0076509E"/>
    <w:rsid w:val="00766587"/>
    <w:rsid w:val="007665D4"/>
    <w:rsid w:val="0076696A"/>
    <w:rsid w:val="00766A75"/>
    <w:rsid w:val="007674EB"/>
    <w:rsid w:val="00770CEC"/>
    <w:rsid w:val="00772A84"/>
    <w:rsid w:val="0077319F"/>
    <w:rsid w:val="00773D59"/>
    <w:rsid w:val="00775BBC"/>
    <w:rsid w:val="00776874"/>
    <w:rsid w:val="00776F5D"/>
    <w:rsid w:val="0078097E"/>
    <w:rsid w:val="0078206E"/>
    <w:rsid w:val="00782081"/>
    <w:rsid w:val="007824D0"/>
    <w:rsid w:val="00782EDD"/>
    <w:rsid w:val="007848AF"/>
    <w:rsid w:val="007853C6"/>
    <w:rsid w:val="0078588E"/>
    <w:rsid w:val="00786B4B"/>
    <w:rsid w:val="00787004"/>
    <w:rsid w:val="00787D9E"/>
    <w:rsid w:val="00790430"/>
    <w:rsid w:val="0079125D"/>
    <w:rsid w:val="00792D5D"/>
    <w:rsid w:val="0079303B"/>
    <w:rsid w:val="00793CFB"/>
    <w:rsid w:val="00794496"/>
    <w:rsid w:val="00795C26"/>
    <w:rsid w:val="0079608B"/>
    <w:rsid w:val="007A0BB7"/>
    <w:rsid w:val="007A0E4B"/>
    <w:rsid w:val="007A0F05"/>
    <w:rsid w:val="007A148E"/>
    <w:rsid w:val="007A1FDC"/>
    <w:rsid w:val="007A2418"/>
    <w:rsid w:val="007A5511"/>
    <w:rsid w:val="007A638E"/>
    <w:rsid w:val="007A780D"/>
    <w:rsid w:val="007B0AA9"/>
    <w:rsid w:val="007B0CCA"/>
    <w:rsid w:val="007B0DFA"/>
    <w:rsid w:val="007B0F90"/>
    <w:rsid w:val="007B1D8A"/>
    <w:rsid w:val="007B38C8"/>
    <w:rsid w:val="007B5C1B"/>
    <w:rsid w:val="007B5E8A"/>
    <w:rsid w:val="007B6454"/>
    <w:rsid w:val="007B7FFC"/>
    <w:rsid w:val="007C0510"/>
    <w:rsid w:val="007C0710"/>
    <w:rsid w:val="007C16BD"/>
    <w:rsid w:val="007C21F2"/>
    <w:rsid w:val="007C28EC"/>
    <w:rsid w:val="007C42E8"/>
    <w:rsid w:val="007D0FB6"/>
    <w:rsid w:val="007D16FE"/>
    <w:rsid w:val="007D3060"/>
    <w:rsid w:val="007D35F2"/>
    <w:rsid w:val="007D4D8D"/>
    <w:rsid w:val="007D585C"/>
    <w:rsid w:val="007D6A0A"/>
    <w:rsid w:val="007D7383"/>
    <w:rsid w:val="007D75BA"/>
    <w:rsid w:val="007D7A66"/>
    <w:rsid w:val="007E14DC"/>
    <w:rsid w:val="007E291E"/>
    <w:rsid w:val="007E48A0"/>
    <w:rsid w:val="007E4C2A"/>
    <w:rsid w:val="007E4EFB"/>
    <w:rsid w:val="007E6102"/>
    <w:rsid w:val="007E663B"/>
    <w:rsid w:val="007E67AF"/>
    <w:rsid w:val="007F0EFF"/>
    <w:rsid w:val="007F0F31"/>
    <w:rsid w:val="007F1FB2"/>
    <w:rsid w:val="007F3549"/>
    <w:rsid w:val="007F44D1"/>
    <w:rsid w:val="007F5080"/>
    <w:rsid w:val="007F560C"/>
    <w:rsid w:val="007F7F09"/>
    <w:rsid w:val="00800D00"/>
    <w:rsid w:val="0080205C"/>
    <w:rsid w:val="008025B2"/>
    <w:rsid w:val="008034EF"/>
    <w:rsid w:val="0080367A"/>
    <w:rsid w:val="00805829"/>
    <w:rsid w:val="00813380"/>
    <w:rsid w:val="00813A3F"/>
    <w:rsid w:val="00813AEB"/>
    <w:rsid w:val="0081555A"/>
    <w:rsid w:val="00815849"/>
    <w:rsid w:val="00816441"/>
    <w:rsid w:val="00816B4B"/>
    <w:rsid w:val="00817013"/>
    <w:rsid w:val="008176B1"/>
    <w:rsid w:val="00817C66"/>
    <w:rsid w:val="00822399"/>
    <w:rsid w:val="0082649B"/>
    <w:rsid w:val="00827A32"/>
    <w:rsid w:val="00827C0B"/>
    <w:rsid w:val="00835408"/>
    <w:rsid w:val="008355EB"/>
    <w:rsid w:val="0083570F"/>
    <w:rsid w:val="00835856"/>
    <w:rsid w:val="008361C8"/>
    <w:rsid w:val="008361D8"/>
    <w:rsid w:val="00836D32"/>
    <w:rsid w:val="0083737E"/>
    <w:rsid w:val="0083761B"/>
    <w:rsid w:val="00837BE9"/>
    <w:rsid w:val="00840A5C"/>
    <w:rsid w:val="008414A4"/>
    <w:rsid w:val="00842707"/>
    <w:rsid w:val="00842909"/>
    <w:rsid w:val="008434BF"/>
    <w:rsid w:val="00843E32"/>
    <w:rsid w:val="0084466B"/>
    <w:rsid w:val="0084512F"/>
    <w:rsid w:val="008451FC"/>
    <w:rsid w:val="00847F69"/>
    <w:rsid w:val="00850678"/>
    <w:rsid w:val="00852652"/>
    <w:rsid w:val="00852A8F"/>
    <w:rsid w:val="00853AAE"/>
    <w:rsid w:val="0085400C"/>
    <w:rsid w:val="0085479D"/>
    <w:rsid w:val="00856D9C"/>
    <w:rsid w:val="00867E47"/>
    <w:rsid w:val="0087295A"/>
    <w:rsid w:val="00873617"/>
    <w:rsid w:val="008749D7"/>
    <w:rsid w:val="0087542C"/>
    <w:rsid w:val="00877FC2"/>
    <w:rsid w:val="00882CDA"/>
    <w:rsid w:val="008844BE"/>
    <w:rsid w:val="00884BC9"/>
    <w:rsid w:val="008875DB"/>
    <w:rsid w:val="008902F7"/>
    <w:rsid w:val="00891250"/>
    <w:rsid w:val="00891C30"/>
    <w:rsid w:val="00891FE5"/>
    <w:rsid w:val="008923E6"/>
    <w:rsid w:val="00892C19"/>
    <w:rsid w:val="00893E50"/>
    <w:rsid w:val="00894DCA"/>
    <w:rsid w:val="0089516E"/>
    <w:rsid w:val="008953CD"/>
    <w:rsid w:val="00895FF8"/>
    <w:rsid w:val="0089657F"/>
    <w:rsid w:val="00897852"/>
    <w:rsid w:val="008A1F53"/>
    <w:rsid w:val="008A25E1"/>
    <w:rsid w:val="008A337C"/>
    <w:rsid w:val="008A49C5"/>
    <w:rsid w:val="008A4E25"/>
    <w:rsid w:val="008A4FB9"/>
    <w:rsid w:val="008A5100"/>
    <w:rsid w:val="008A6B60"/>
    <w:rsid w:val="008A73AB"/>
    <w:rsid w:val="008A7C67"/>
    <w:rsid w:val="008A7E78"/>
    <w:rsid w:val="008B2423"/>
    <w:rsid w:val="008B3A8F"/>
    <w:rsid w:val="008B516E"/>
    <w:rsid w:val="008B5320"/>
    <w:rsid w:val="008B592F"/>
    <w:rsid w:val="008B5AB7"/>
    <w:rsid w:val="008B6050"/>
    <w:rsid w:val="008B6224"/>
    <w:rsid w:val="008B7405"/>
    <w:rsid w:val="008C215F"/>
    <w:rsid w:val="008C27A9"/>
    <w:rsid w:val="008C44F3"/>
    <w:rsid w:val="008C4C8E"/>
    <w:rsid w:val="008C4E9A"/>
    <w:rsid w:val="008C4EDF"/>
    <w:rsid w:val="008D009E"/>
    <w:rsid w:val="008D0382"/>
    <w:rsid w:val="008D10B3"/>
    <w:rsid w:val="008D1F96"/>
    <w:rsid w:val="008D2AC2"/>
    <w:rsid w:val="008D356D"/>
    <w:rsid w:val="008D49D1"/>
    <w:rsid w:val="008D4E5D"/>
    <w:rsid w:val="008D55A7"/>
    <w:rsid w:val="008D6656"/>
    <w:rsid w:val="008D7916"/>
    <w:rsid w:val="008E305F"/>
    <w:rsid w:val="008E492E"/>
    <w:rsid w:val="008E68D0"/>
    <w:rsid w:val="008E6907"/>
    <w:rsid w:val="008F1898"/>
    <w:rsid w:val="008F3FEB"/>
    <w:rsid w:val="008F485F"/>
    <w:rsid w:val="008F67DD"/>
    <w:rsid w:val="008F67EE"/>
    <w:rsid w:val="008F7B78"/>
    <w:rsid w:val="009003A2"/>
    <w:rsid w:val="00902C37"/>
    <w:rsid w:val="00905183"/>
    <w:rsid w:val="00906525"/>
    <w:rsid w:val="00907041"/>
    <w:rsid w:val="0091015D"/>
    <w:rsid w:val="00910316"/>
    <w:rsid w:val="0091093A"/>
    <w:rsid w:val="00910BE7"/>
    <w:rsid w:val="009113A1"/>
    <w:rsid w:val="00912D43"/>
    <w:rsid w:val="00922097"/>
    <w:rsid w:val="009220F3"/>
    <w:rsid w:val="00924042"/>
    <w:rsid w:val="009240F5"/>
    <w:rsid w:val="00924436"/>
    <w:rsid w:val="009247D2"/>
    <w:rsid w:val="0092634B"/>
    <w:rsid w:val="009267E4"/>
    <w:rsid w:val="009306CD"/>
    <w:rsid w:val="00930893"/>
    <w:rsid w:val="00930AF4"/>
    <w:rsid w:val="00931072"/>
    <w:rsid w:val="00931ED3"/>
    <w:rsid w:val="00933160"/>
    <w:rsid w:val="00934DC7"/>
    <w:rsid w:val="00936224"/>
    <w:rsid w:val="00937BA7"/>
    <w:rsid w:val="009414EB"/>
    <w:rsid w:val="00942916"/>
    <w:rsid w:val="00942BAB"/>
    <w:rsid w:val="00943315"/>
    <w:rsid w:val="00944581"/>
    <w:rsid w:val="009457CC"/>
    <w:rsid w:val="00945BA6"/>
    <w:rsid w:val="0094784C"/>
    <w:rsid w:val="009503B3"/>
    <w:rsid w:val="0095051C"/>
    <w:rsid w:val="00950B5F"/>
    <w:rsid w:val="00952D94"/>
    <w:rsid w:val="009552AB"/>
    <w:rsid w:val="00956394"/>
    <w:rsid w:val="009606F8"/>
    <w:rsid w:val="009619B3"/>
    <w:rsid w:val="0096212F"/>
    <w:rsid w:val="0096246F"/>
    <w:rsid w:val="00963DA7"/>
    <w:rsid w:val="00964865"/>
    <w:rsid w:val="009652B4"/>
    <w:rsid w:val="0097099A"/>
    <w:rsid w:val="00973ADA"/>
    <w:rsid w:val="00973D68"/>
    <w:rsid w:val="009740AA"/>
    <w:rsid w:val="00975995"/>
    <w:rsid w:val="00976B5B"/>
    <w:rsid w:val="00976D42"/>
    <w:rsid w:val="00976E85"/>
    <w:rsid w:val="009802B9"/>
    <w:rsid w:val="0098248F"/>
    <w:rsid w:val="0098274B"/>
    <w:rsid w:val="00983ACE"/>
    <w:rsid w:val="00984F4D"/>
    <w:rsid w:val="00984F5E"/>
    <w:rsid w:val="0098540B"/>
    <w:rsid w:val="0098583B"/>
    <w:rsid w:val="009869AC"/>
    <w:rsid w:val="0098732E"/>
    <w:rsid w:val="0098798F"/>
    <w:rsid w:val="00987DA3"/>
    <w:rsid w:val="00990FE7"/>
    <w:rsid w:val="009920CD"/>
    <w:rsid w:val="00994240"/>
    <w:rsid w:val="00995F49"/>
    <w:rsid w:val="009973A7"/>
    <w:rsid w:val="00997B74"/>
    <w:rsid w:val="009A1D04"/>
    <w:rsid w:val="009A2091"/>
    <w:rsid w:val="009A6AE0"/>
    <w:rsid w:val="009A76C7"/>
    <w:rsid w:val="009A7AB8"/>
    <w:rsid w:val="009A7B80"/>
    <w:rsid w:val="009B0C45"/>
    <w:rsid w:val="009B2027"/>
    <w:rsid w:val="009B25D2"/>
    <w:rsid w:val="009B2E8F"/>
    <w:rsid w:val="009B36D8"/>
    <w:rsid w:val="009B462B"/>
    <w:rsid w:val="009B5032"/>
    <w:rsid w:val="009B612A"/>
    <w:rsid w:val="009B7774"/>
    <w:rsid w:val="009C04F4"/>
    <w:rsid w:val="009C0CBF"/>
    <w:rsid w:val="009C3C77"/>
    <w:rsid w:val="009C3E94"/>
    <w:rsid w:val="009C400F"/>
    <w:rsid w:val="009C5124"/>
    <w:rsid w:val="009C602E"/>
    <w:rsid w:val="009D061D"/>
    <w:rsid w:val="009D355F"/>
    <w:rsid w:val="009D5892"/>
    <w:rsid w:val="009D68E5"/>
    <w:rsid w:val="009E18BE"/>
    <w:rsid w:val="009E1BFA"/>
    <w:rsid w:val="009E2850"/>
    <w:rsid w:val="009E2C85"/>
    <w:rsid w:val="009E32F5"/>
    <w:rsid w:val="009E3B0F"/>
    <w:rsid w:val="009E3EAF"/>
    <w:rsid w:val="009E5E4F"/>
    <w:rsid w:val="009F02E9"/>
    <w:rsid w:val="009F0ABB"/>
    <w:rsid w:val="009F1424"/>
    <w:rsid w:val="009F25FB"/>
    <w:rsid w:val="009F38FA"/>
    <w:rsid w:val="009F3F2B"/>
    <w:rsid w:val="009F4DB2"/>
    <w:rsid w:val="009F5DD6"/>
    <w:rsid w:val="009F7CFB"/>
    <w:rsid w:val="00A00063"/>
    <w:rsid w:val="00A00C0C"/>
    <w:rsid w:val="00A02803"/>
    <w:rsid w:val="00A02BE1"/>
    <w:rsid w:val="00A02DE7"/>
    <w:rsid w:val="00A041FC"/>
    <w:rsid w:val="00A0476D"/>
    <w:rsid w:val="00A04FBA"/>
    <w:rsid w:val="00A05EEC"/>
    <w:rsid w:val="00A0666A"/>
    <w:rsid w:val="00A06768"/>
    <w:rsid w:val="00A06791"/>
    <w:rsid w:val="00A06890"/>
    <w:rsid w:val="00A07AC3"/>
    <w:rsid w:val="00A07B9C"/>
    <w:rsid w:val="00A11C65"/>
    <w:rsid w:val="00A11F72"/>
    <w:rsid w:val="00A127B1"/>
    <w:rsid w:val="00A14569"/>
    <w:rsid w:val="00A14F46"/>
    <w:rsid w:val="00A1640D"/>
    <w:rsid w:val="00A16542"/>
    <w:rsid w:val="00A16980"/>
    <w:rsid w:val="00A17963"/>
    <w:rsid w:val="00A20130"/>
    <w:rsid w:val="00A201E1"/>
    <w:rsid w:val="00A2042F"/>
    <w:rsid w:val="00A20E9F"/>
    <w:rsid w:val="00A21EE5"/>
    <w:rsid w:val="00A245CC"/>
    <w:rsid w:val="00A27824"/>
    <w:rsid w:val="00A313D2"/>
    <w:rsid w:val="00A32002"/>
    <w:rsid w:val="00A33066"/>
    <w:rsid w:val="00A331FC"/>
    <w:rsid w:val="00A3335E"/>
    <w:rsid w:val="00A33487"/>
    <w:rsid w:val="00A33BA0"/>
    <w:rsid w:val="00A33CED"/>
    <w:rsid w:val="00A344DA"/>
    <w:rsid w:val="00A34F66"/>
    <w:rsid w:val="00A35B4A"/>
    <w:rsid w:val="00A36055"/>
    <w:rsid w:val="00A409E8"/>
    <w:rsid w:val="00A41BDB"/>
    <w:rsid w:val="00A420C2"/>
    <w:rsid w:val="00A42516"/>
    <w:rsid w:val="00A47BC5"/>
    <w:rsid w:val="00A51151"/>
    <w:rsid w:val="00A51B5A"/>
    <w:rsid w:val="00A52ABC"/>
    <w:rsid w:val="00A5413D"/>
    <w:rsid w:val="00A54216"/>
    <w:rsid w:val="00A558B9"/>
    <w:rsid w:val="00A55D5E"/>
    <w:rsid w:val="00A56302"/>
    <w:rsid w:val="00A5796F"/>
    <w:rsid w:val="00A60283"/>
    <w:rsid w:val="00A60C51"/>
    <w:rsid w:val="00A61961"/>
    <w:rsid w:val="00A6281A"/>
    <w:rsid w:val="00A63209"/>
    <w:rsid w:val="00A63E10"/>
    <w:rsid w:val="00A671B6"/>
    <w:rsid w:val="00A6785B"/>
    <w:rsid w:val="00A70553"/>
    <w:rsid w:val="00A7201F"/>
    <w:rsid w:val="00A72630"/>
    <w:rsid w:val="00A73C1E"/>
    <w:rsid w:val="00A73DA8"/>
    <w:rsid w:val="00A751ED"/>
    <w:rsid w:val="00A75553"/>
    <w:rsid w:val="00A81342"/>
    <w:rsid w:val="00A82707"/>
    <w:rsid w:val="00A82F29"/>
    <w:rsid w:val="00A84191"/>
    <w:rsid w:val="00A8444E"/>
    <w:rsid w:val="00A8475E"/>
    <w:rsid w:val="00A853E4"/>
    <w:rsid w:val="00A85616"/>
    <w:rsid w:val="00A85D58"/>
    <w:rsid w:val="00A85ED2"/>
    <w:rsid w:val="00A868CC"/>
    <w:rsid w:val="00A9079E"/>
    <w:rsid w:val="00A9185A"/>
    <w:rsid w:val="00A91862"/>
    <w:rsid w:val="00A936CE"/>
    <w:rsid w:val="00A93754"/>
    <w:rsid w:val="00A93833"/>
    <w:rsid w:val="00A94DB9"/>
    <w:rsid w:val="00A962E7"/>
    <w:rsid w:val="00A965E9"/>
    <w:rsid w:val="00A96972"/>
    <w:rsid w:val="00A96A26"/>
    <w:rsid w:val="00AA203C"/>
    <w:rsid w:val="00AA20EF"/>
    <w:rsid w:val="00AA43D0"/>
    <w:rsid w:val="00AA7211"/>
    <w:rsid w:val="00AB21AD"/>
    <w:rsid w:val="00AB26AB"/>
    <w:rsid w:val="00AB2FA8"/>
    <w:rsid w:val="00AB3268"/>
    <w:rsid w:val="00AB5E8B"/>
    <w:rsid w:val="00AB6948"/>
    <w:rsid w:val="00AB7281"/>
    <w:rsid w:val="00AC0AD4"/>
    <w:rsid w:val="00AC1433"/>
    <w:rsid w:val="00AC1EF9"/>
    <w:rsid w:val="00AC1FE8"/>
    <w:rsid w:val="00AC26BA"/>
    <w:rsid w:val="00AC4302"/>
    <w:rsid w:val="00AC4D57"/>
    <w:rsid w:val="00AC5E38"/>
    <w:rsid w:val="00AC6006"/>
    <w:rsid w:val="00AC64BE"/>
    <w:rsid w:val="00AC6D28"/>
    <w:rsid w:val="00AC7147"/>
    <w:rsid w:val="00AD14CC"/>
    <w:rsid w:val="00AD2747"/>
    <w:rsid w:val="00AD2C46"/>
    <w:rsid w:val="00AD401C"/>
    <w:rsid w:val="00AD4769"/>
    <w:rsid w:val="00AD54E4"/>
    <w:rsid w:val="00AD5BC0"/>
    <w:rsid w:val="00AD5C50"/>
    <w:rsid w:val="00AE0DDE"/>
    <w:rsid w:val="00AE25E1"/>
    <w:rsid w:val="00AE4AF9"/>
    <w:rsid w:val="00AE5384"/>
    <w:rsid w:val="00AE5B37"/>
    <w:rsid w:val="00AE5E1E"/>
    <w:rsid w:val="00AE64FE"/>
    <w:rsid w:val="00AF1EB6"/>
    <w:rsid w:val="00AF262A"/>
    <w:rsid w:val="00AF294F"/>
    <w:rsid w:val="00AF518C"/>
    <w:rsid w:val="00AF5EF5"/>
    <w:rsid w:val="00AF7782"/>
    <w:rsid w:val="00B01E4E"/>
    <w:rsid w:val="00B01F84"/>
    <w:rsid w:val="00B02168"/>
    <w:rsid w:val="00B03B6D"/>
    <w:rsid w:val="00B05165"/>
    <w:rsid w:val="00B05F83"/>
    <w:rsid w:val="00B06298"/>
    <w:rsid w:val="00B069D4"/>
    <w:rsid w:val="00B0764B"/>
    <w:rsid w:val="00B07C2B"/>
    <w:rsid w:val="00B109FC"/>
    <w:rsid w:val="00B10ABF"/>
    <w:rsid w:val="00B12277"/>
    <w:rsid w:val="00B17E55"/>
    <w:rsid w:val="00B20C25"/>
    <w:rsid w:val="00B20D65"/>
    <w:rsid w:val="00B2103A"/>
    <w:rsid w:val="00B254A2"/>
    <w:rsid w:val="00B258E5"/>
    <w:rsid w:val="00B26D84"/>
    <w:rsid w:val="00B27181"/>
    <w:rsid w:val="00B30A76"/>
    <w:rsid w:val="00B31028"/>
    <w:rsid w:val="00B33383"/>
    <w:rsid w:val="00B3673B"/>
    <w:rsid w:val="00B40E3D"/>
    <w:rsid w:val="00B42050"/>
    <w:rsid w:val="00B421B2"/>
    <w:rsid w:val="00B42615"/>
    <w:rsid w:val="00B426D0"/>
    <w:rsid w:val="00B43DE9"/>
    <w:rsid w:val="00B443FB"/>
    <w:rsid w:val="00B44C3A"/>
    <w:rsid w:val="00B455D4"/>
    <w:rsid w:val="00B46203"/>
    <w:rsid w:val="00B468FA"/>
    <w:rsid w:val="00B46D6F"/>
    <w:rsid w:val="00B507D7"/>
    <w:rsid w:val="00B539A7"/>
    <w:rsid w:val="00B53D66"/>
    <w:rsid w:val="00B5492C"/>
    <w:rsid w:val="00B56BF1"/>
    <w:rsid w:val="00B574A8"/>
    <w:rsid w:val="00B61040"/>
    <w:rsid w:val="00B61207"/>
    <w:rsid w:val="00B61B05"/>
    <w:rsid w:val="00B62118"/>
    <w:rsid w:val="00B62984"/>
    <w:rsid w:val="00B635F6"/>
    <w:rsid w:val="00B64DF0"/>
    <w:rsid w:val="00B6592D"/>
    <w:rsid w:val="00B65F7A"/>
    <w:rsid w:val="00B67D14"/>
    <w:rsid w:val="00B703C6"/>
    <w:rsid w:val="00B70F21"/>
    <w:rsid w:val="00B72ACE"/>
    <w:rsid w:val="00B73128"/>
    <w:rsid w:val="00B733BF"/>
    <w:rsid w:val="00B74279"/>
    <w:rsid w:val="00B74A76"/>
    <w:rsid w:val="00B74BA3"/>
    <w:rsid w:val="00B765B6"/>
    <w:rsid w:val="00B80ADA"/>
    <w:rsid w:val="00B80DA3"/>
    <w:rsid w:val="00B81D61"/>
    <w:rsid w:val="00B82778"/>
    <w:rsid w:val="00B82A6F"/>
    <w:rsid w:val="00B85664"/>
    <w:rsid w:val="00B86429"/>
    <w:rsid w:val="00B8652A"/>
    <w:rsid w:val="00B87C8B"/>
    <w:rsid w:val="00B902D1"/>
    <w:rsid w:val="00B91F66"/>
    <w:rsid w:val="00B93D3C"/>
    <w:rsid w:val="00B94640"/>
    <w:rsid w:val="00B953A5"/>
    <w:rsid w:val="00B96391"/>
    <w:rsid w:val="00B97305"/>
    <w:rsid w:val="00BA011F"/>
    <w:rsid w:val="00BA0CF6"/>
    <w:rsid w:val="00BA252E"/>
    <w:rsid w:val="00BA2713"/>
    <w:rsid w:val="00BA3424"/>
    <w:rsid w:val="00BA39C9"/>
    <w:rsid w:val="00BA4045"/>
    <w:rsid w:val="00BA69D4"/>
    <w:rsid w:val="00BA74BF"/>
    <w:rsid w:val="00BA7BE4"/>
    <w:rsid w:val="00BB051C"/>
    <w:rsid w:val="00BB1259"/>
    <w:rsid w:val="00BB3646"/>
    <w:rsid w:val="00BB65A5"/>
    <w:rsid w:val="00BB6C1A"/>
    <w:rsid w:val="00BB6F26"/>
    <w:rsid w:val="00BB79AA"/>
    <w:rsid w:val="00BB7AE2"/>
    <w:rsid w:val="00BB7B9A"/>
    <w:rsid w:val="00BB7E02"/>
    <w:rsid w:val="00BC2D78"/>
    <w:rsid w:val="00BC30BF"/>
    <w:rsid w:val="00BC4D78"/>
    <w:rsid w:val="00BC5196"/>
    <w:rsid w:val="00BC560D"/>
    <w:rsid w:val="00BC68F0"/>
    <w:rsid w:val="00BC6FDD"/>
    <w:rsid w:val="00BD1EEE"/>
    <w:rsid w:val="00BD2658"/>
    <w:rsid w:val="00BD35E7"/>
    <w:rsid w:val="00BD399D"/>
    <w:rsid w:val="00BD4011"/>
    <w:rsid w:val="00BD4A18"/>
    <w:rsid w:val="00BD4F11"/>
    <w:rsid w:val="00BD7272"/>
    <w:rsid w:val="00BE21D5"/>
    <w:rsid w:val="00BE3098"/>
    <w:rsid w:val="00BE30F6"/>
    <w:rsid w:val="00BE51E2"/>
    <w:rsid w:val="00BE5437"/>
    <w:rsid w:val="00BE573F"/>
    <w:rsid w:val="00BE642E"/>
    <w:rsid w:val="00BE652F"/>
    <w:rsid w:val="00BE6584"/>
    <w:rsid w:val="00BE69AB"/>
    <w:rsid w:val="00BF00F5"/>
    <w:rsid w:val="00BF0B7D"/>
    <w:rsid w:val="00BF342D"/>
    <w:rsid w:val="00BF57A4"/>
    <w:rsid w:val="00BF5F04"/>
    <w:rsid w:val="00BF6E54"/>
    <w:rsid w:val="00BF7ED0"/>
    <w:rsid w:val="00C02390"/>
    <w:rsid w:val="00C03F47"/>
    <w:rsid w:val="00C0553F"/>
    <w:rsid w:val="00C0636A"/>
    <w:rsid w:val="00C065F8"/>
    <w:rsid w:val="00C06768"/>
    <w:rsid w:val="00C06AAF"/>
    <w:rsid w:val="00C06CB6"/>
    <w:rsid w:val="00C07838"/>
    <w:rsid w:val="00C115C7"/>
    <w:rsid w:val="00C164A9"/>
    <w:rsid w:val="00C16786"/>
    <w:rsid w:val="00C209EF"/>
    <w:rsid w:val="00C21142"/>
    <w:rsid w:val="00C236CF"/>
    <w:rsid w:val="00C24713"/>
    <w:rsid w:val="00C30C94"/>
    <w:rsid w:val="00C32C1C"/>
    <w:rsid w:val="00C33308"/>
    <w:rsid w:val="00C3427B"/>
    <w:rsid w:val="00C3755F"/>
    <w:rsid w:val="00C378E7"/>
    <w:rsid w:val="00C40C77"/>
    <w:rsid w:val="00C4139E"/>
    <w:rsid w:val="00C420A5"/>
    <w:rsid w:val="00C458F4"/>
    <w:rsid w:val="00C46B98"/>
    <w:rsid w:val="00C4785A"/>
    <w:rsid w:val="00C50111"/>
    <w:rsid w:val="00C5164E"/>
    <w:rsid w:val="00C524A6"/>
    <w:rsid w:val="00C52C57"/>
    <w:rsid w:val="00C55139"/>
    <w:rsid w:val="00C56D1B"/>
    <w:rsid w:val="00C5730B"/>
    <w:rsid w:val="00C5742A"/>
    <w:rsid w:val="00C61950"/>
    <w:rsid w:val="00C61B03"/>
    <w:rsid w:val="00C62827"/>
    <w:rsid w:val="00C632AF"/>
    <w:rsid w:val="00C63F3E"/>
    <w:rsid w:val="00C64870"/>
    <w:rsid w:val="00C64985"/>
    <w:rsid w:val="00C65256"/>
    <w:rsid w:val="00C65B64"/>
    <w:rsid w:val="00C65D2D"/>
    <w:rsid w:val="00C66105"/>
    <w:rsid w:val="00C70231"/>
    <w:rsid w:val="00C7390C"/>
    <w:rsid w:val="00C73F86"/>
    <w:rsid w:val="00C74F6C"/>
    <w:rsid w:val="00C75A7D"/>
    <w:rsid w:val="00C75F30"/>
    <w:rsid w:val="00C768B2"/>
    <w:rsid w:val="00C7765A"/>
    <w:rsid w:val="00C779CA"/>
    <w:rsid w:val="00C80169"/>
    <w:rsid w:val="00C80902"/>
    <w:rsid w:val="00C846D3"/>
    <w:rsid w:val="00C85B85"/>
    <w:rsid w:val="00C85C9D"/>
    <w:rsid w:val="00C87CB8"/>
    <w:rsid w:val="00C91A49"/>
    <w:rsid w:val="00C924E8"/>
    <w:rsid w:val="00C933DE"/>
    <w:rsid w:val="00C95E99"/>
    <w:rsid w:val="00C96B6C"/>
    <w:rsid w:val="00CA0DD6"/>
    <w:rsid w:val="00CA1AD6"/>
    <w:rsid w:val="00CB044F"/>
    <w:rsid w:val="00CB0791"/>
    <w:rsid w:val="00CB11D9"/>
    <w:rsid w:val="00CB2A31"/>
    <w:rsid w:val="00CB3148"/>
    <w:rsid w:val="00CB4462"/>
    <w:rsid w:val="00CB5D90"/>
    <w:rsid w:val="00CB6A27"/>
    <w:rsid w:val="00CB6D0A"/>
    <w:rsid w:val="00CB6F94"/>
    <w:rsid w:val="00CB76B6"/>
    <w:rsid w:val="00CC0634"/>
    <w:rsid w:val="00CC28F8"/>
    <w:rsid w:val="00CC385A"/>
    <w:rsid w:val="00CC571F"/>
    <w:rsid w:val="00CC5F7A"/>
    <w:rsid w:val="00CC6366"/>
    <w:rsid w:val="00CC6EF8"/>
    <w:rsid w:val="00CC7222"/>
    <w:rsid w:val="00CC7722"/>
    <w:rsid w:val="00CC7780"/>
    <w:rsid w:val="00CC7A6A"/>
    <w:rsid w:val="00CD2094"/>
    <w:rsid w:val="00CD30E5"/>
    <w:rsid w:val="00CD3993"/>
    <w:rsid w:val="00CD3AD4"/>
    <w:rsid w:val="00CD3E1C"/>
    <w:rsid w:val="00CD4A15"/>
    <w:rsid w:val="00CD4BE0"/>
    <w:rsid w:val="00CD53BD"/>
    <w:rsid w:val="00CD6935"/>
    <w:rsid w:val="00CD7A6C"/>
    <w:rsid w:val="00CE09A2"/>
    <w:rsid w:val="00CE09F0"/>
    <w:rsid w:val="00CE1AFE"/>
    <w:rsid w:val="00CE2F2C"/>
    <w:rsid w:val="00CE4CBA"/>
    <w:rsid w:val="00CE67B2"/>
    <w:rsid w:val="00CE7B20"/>
    <w:rsid w:val="00CF17A6"/>
    <w:rsid w:val="00CF31BB"/>
    <w:rsid w:val="00CF383E"/>
    <w:rsid w:val="00CF6D57"/>
    <w:rsid w:val="00CF7D39"/>
    <w:rsid w:val="00CF7E87"/>
    <w:rsid w:val="00D00AD7"/>
    <w:rsid w:val="00D014D4"/>
    <w:rsid w:val="00D023DD"/>
    <w:rsid w:val="00D03E7E"/>
    <w:rsid w:val="00D0554D"/>
    <w:rsid w:val="00D05E4B"/>
    <w:rsid w:val="00D0665B"/>
    <w:rsid w:val="00D10C76"/>
    <w:rsid w:val="00D115AD"/>
    <w:rsid w:val="00D1166C"/>
    <w:rsid w:val="00D132B6"/>
    <w:rsid w:val="00D201A8"/>
    <w:rsid w:val="00D2151A"/>
    <w:rsid w:val="00D21701"/>
    <w:rsid w:val="00D22B66"/>
    <w:rsid w:val="00D23822"/>
    <w:rsid w:val="00D23A05"/>
    <w:rsid w:val="00D23A55"/>
    <w:rsid w:val="00D24721"/>
    <w:rsid w:val="00D2543E"/>
    <w:rsid w:val="00D26363"/>
    <w:rsid w:val="00D30B8B"/>
    <w:rsid w:val="00D30E72"/>
    <w:rsid w:val="00D32319"/>
    <w:rsid w:val="00D336BD"/>
    <w:rsid w:val="00D345E0"/>
    <w:rsid w:val="00D3469C"/>
    <w:rsid w:val="00D35B7E"/>
    <w:rsid w:val="00D35D93"/>
    <w:rsid w:val="00D3662B"/>
    <w:rsid w:val="00D452B8"/>
    <w:rsid w:val="00D45860"/>
    <w:rsid w:val="00D46129"/>
    <w:rsid w:val="00D46D27"/>
    <w:rsid w:val="00D50B4B"/>
    <w:rsid w:val="00D51068"/>
    <w:rsid w:val="00D51200"/>
    <w:rsid w:val="00D52BF9"/>
    <w:rsid w:val="00D547D3"/>
    <w:rsid w:val="00D54EFC"/>
    <w:rsid w:val="00D558E1"/>
    <w:rsid w:val="00D57550"/>
    <w:rsid w:val="00D575A9"/>
    <w:rsid w:val="00D57A36"/>
    <w:rsid w:val="00D601BB"/>
    <w:rsid w:val="00D60AD8"/>
    <w:rsid w:val="00D6132C"/>
    <w:rsid w:val="00D6205D"/>
    <w:rsid w:val="00D649E8"/>
    <w:rsid w:val="00D65C41"/>
    <w:rsid w:val="00D66B57"/>
    <w:rsid w:val="00D66DC9"/>
    <w:rsid w:val="00D67E72"/>
    <w:rsid w:val="00D72DAB"/>
    <w:rsid w:val="00D742A4"/>
    <w:rsid w:val="00D74944"/>
    <w:rsid w:val="00D76AB2"/>
    <w:rsid w:val="00D80FC6"/>
    <w:rsid w:val="00D81B40"/>
    <w:rsid w:val="00D8439D"/>
    <w:rsid w:val="00D86658"/>
    <w:rsid w:val="00D87969"/>
    <w:rsid w:val="00D90E22"/>
    <w:rsid w:val="00D91485"/>
    <w:rsid w:val="00D9306C"/>
    <w:rsid w:val="00D93308"/>
    <w:rsid w:val="00D93A32"/>
    <w:rsid w:val="00D93D4B"/>
    <w:rsid w:val="00D93F39"/>
    <w:rsid w:val="00D96EEC"/>
    <w:rsid w:val="00DA1389"/>
    <w:rsid w:val="00DA33E8"/>
    <w:rsid w:val="00DA3DAE"/>
    <w:rsid w:val="00DA43C8"/>
    <w:rsid w:val="00DA4554"/>
    <w:rsid w:val="00DB0DDA"/>
    <w:rsid w:val="00DB274E"/>
    <w:rsid w:val="00DB2D6A"/>
    <w:rsid w:val="00DB3A95"/>
    <w:rsid w:val="00DB4080"/>
    <w:rsid w:val="00DB4619"/>
    <w:rsid w:val="00DB4B2C"/>
    <w:rsid w:val="00DB505E"/>
    <w:rsid w:val="00DB53F9"/>
    <w:rsid w:val="00DB54CF"/>
    <w:rsid w:val="00DB5C5D"/>
    <w:rsid w:val="00DC0FC0"/>
    <w:rsid w:val="00DC12BB"/>
    <w:rsid w:val="00DC1677"/>
    <w:rsid w:val="00DC3941"/>
    <w:rsid w:val="00DC4AAB"/>
    <w:rsid w:val="00DC5996"/>
    <w:rsid w:val="00DC7212"/>
    <w:rsid w:val="00DD07C4"/>
    <w:rsid w:val="00DD12DD"/>
    <w:rsid w:val="00DD1934"/>
    <w:rsid w:val="00DD1FD8"/>
    <w:rsid w:val="00DD20BC"/>
    <w:rsid w:val="00DD2714"/>
    <w:rsid w:val="00DD332A"/>
    <w:rsid w:val="00DD35B2"/>
    <w:rsid w:val="00DD3760"/>
    <w:rsid w:val="00DD3D96"/>
    <w:rsid w:val="00DD4042"/>
    <w:rsid w:val="00DD4EE1"/>
    <w:rsid w:val="00DD5900"/>
    <w:rsid w:val="00DD666D"/>
    <w:rsid w:val="00DD675B"/>
    <w:rsid w:val="00DD7261"/>
    <w:rsid w:val="00DE196E"/>
    <w:rsid w:val="00DE1CAA"/>
    <w:rsid w:val="00DE3133"/>
    <w:rsid w:val="00DE31FB"/>
    <w:rsid w:val="00DE4569"/>
    <w:rsid w:val="00DE4C0D"/>
    <w:rsid w:val="00DE4DF2"/>
    <w:rsid w:val="00DE7356"/>
    <w:rsid w:val="00DF113C"/>
    <w:rsid w:val="00DF12CA"/>
    <w:rsid w:val="00DF21B7"/>
    <w:rsid w:val="00DF24E6"/>
    <w:rsid w:val="00DF5A7C"/>
    <w:rsid w:val="00DF5B8A"/>
    <w:rsid w:val="00DF5C09"/>
    <w:rsid w:val="00DF61B7"/>
    <w:rsid w:val="00DF7612"/>
    <w:rsid w:val="00DF7980"/>
    <w:rsid w:val="00DF7999"/>
    <w:rsid w:val="00E00911"/>
    <w:rsid w:val="00E009C4"/>
    <w:rsid w:val="00E01501"/>
    <w:rsid w:val="00E01D3F"/>
    <w:rsid w:val="00E02F34"/>
    <w:rsid w:val="00E04D27"/>
    <w:rsid w:val="00E04D2C"/>
    <w:rsid w:val="00E04FC6"/>
    <w:rsid w:val="00E054C2"/>
    <w:rsid w:val="00E0583F"/>
    <w:rsid w:val="00E05C8D"/>
    <w:rsid w:val="00E110DB"/>
    <w:rsid w:val="00E11DD9"/>
    <w:rsid w:val="00E126B8"/>
    <w:rsid w:val="00E12868"/>
    <w:rsid w:val="00E13789"/>
    <w:rsid w:val="00E14A31"/>
    <w:rsid w:val="00E159EE"/>
    <w:rsid w:val="00E17127"/>
    <w:rsid w:val="00E17C8E"/>
    <w:rsid w:val="00E2128F"/>
    <w:rsid w:val="00E213A0"/>
    <w:rsid w:val="00E21796"/>
    <w:rsid w:val="00E27F10"/>
    <w:rsid w:val="00E302A2"/>
    <w:rsid w:val="00E30604"/>
    <w:rsid w:val="00E30D38"/>
    <w:rsid w:val="00E3237B"/>
    <w:rsid w:val="00E3371D"/>
    <w:rsid w:val="00E3558C"/>
    <w:rsid w:val="00E40636"/>
    <w:rsid w:val="00E406E6"/>
    <w:rsid w:val="00E40875"/>
    <w:rsid w:val="00E40B0E"/>
    <w:rsid w:val="00E413FC"/>
    <w:rsid w:val="00E41422"/>
    <w:rsid w:val="00E4235D"/>
    <w:rsid w:val="00E43D9E"/>
    <w:rsid w:val="00E442F3"/>
    <w:rsid w:val="00E45DE2"/>
    <w:rsid w:val="00E46369"/>
    <w:rsid w:val="00E47A36"/>
    <w:rsid w:val="00E47C5D"/>
    <w:rsid w:val="00E47F6B"/>
    <w:rsid w:val="00E50BCF"/>
    <w:rsid w:val="00E5140F"/>
    <w:rsid w:val="00E51CAC"/>
    <w:rsid w:val="00E52E63"/>
    <w:rsid w:val="00E536C2"/>
    <w:rsid w:val="00E540AE"/>
    <w:rsid w:val="00E55039"/>
    <w:rsid w:val="00E551A3"/>
    <w:rsid w:val="00E551D7"/>
    <w:rsid w:val="00E55531"/>
    <w:rsid w:val="00E5746E"/>
    <w:rsid w:val="00E61656"/>
    <w:rsid w:val="00E63D3C"/>
    <w:rsid w:val="00E64B9E"/>
    <w:rsid w:val="00E67293"/>
    <w:rsid w:val="00E67B86"/>
    <w:rsid w:val="00E71007"/>
    <w:rsid w:val="00E716CE"/>
    <w:rsid w:val="00E734B9"/>
    <w:rsid w:val="00E739C3"/>
    <w:rsid w:val="00E764AC"/>
    <w:rsid w:val="00E76A65"/>
    <w:rsid w:val="00E76DC0"/>
    <w:rsid w:val="00E77C20"/>
    <w:rsid w:val="00E805C1"/>
    <w:rsid w:val="00E81F30"/>
    <w:rsid w:val="00E84301"/>
    <w:rsid w:val="00E8548E"/>
    <w:rsid w:val="00E8584A"/>
    <w:rsid w:val="00E91638"/>
    <w:rsid w:val="00E9194D"/>
    <w:rsid w:val="00E92736"/>
    <w:rsid w:val="00E94DAD"/>
    <w:rsid w:val="00E9525B"/>
    <w:rsid w:val="00E95A6C"/>
    <w:rsid w:val="00E96C57"/>
    <w:rsid w:val="00E97AA6"/>
    <w:rsid w:val="00E97DB6"/>
    <w:rsid w:val="00EA0EB7"/>
    <w:rsid w:val="00EA1A63"/>
    <w:rsid w:val="00EA21D0"/>
    <w:rsid w:val="00EB1278"/>
    <w:rsid w:val="00EB4AC6"/>
    <w:rsid w:val="00EB5E56"/>
    <w:rsid w:val="00EB6271"/>
    <w:rsid w:val="00EB65A7"/>
    <w:rsid w:val="00EB6F4F"/>
    <w:rsid w:val="00EB7062"/>
    <w:rsid w:val="00EB74F3"/>
    <w:rsid w:val="00EC00C6"/>
    <w:rsid w:val="00EC0598"/>
    <w:rsid w:val="00EC115A"/>
    <w:rsid w:val="00EC12F1"/>
    <w:rsid w:val="00EC184D"/>
    <w:rsid w:val="00EC233E"/>
    <w:rsid w:val="00EC36CD"/>
    <w:rsid w:val="00EC5760"/>
    <w:rsid w:val="00EC5EF1"/>
    <w:rsid w:val="00EC6CC6"/>
    <w:rsid w:val="00EC6ED8"/>
    <w:rsid w:val="00ED0087"/>
    <w:rsid w:val="00ED0467"/>
    <w:rsid w:val="00ED20C3"/>
    <w:rsid w:val="00ED30C5"/>
    <w:rsid w:val="00ED40C9"/>
    <w:rsid w:val="00ED4EC0"/>
    <w:rsid w:val="00ED78BB"/>
    <w:rsid w:val="00ED7BF9"/>
    <w:rsid w:val="00EE4046"/>
    <w:rsid w:val="00EE5BC3"/>
    <w:rsid w:val="00EE5D4C"/>
    <w:rsid w:val="00EE6121"/>
    <w:rsid w:val="00EE61EA"/>
    <w:rsid w:val="00EE7283"/>
    <w:rsid w:val="00EF05D6"/>
    <w:rsid w:val="00EF2D37"/>
    <w:rsid w:val="00EF2EE6"/>
    <w:rsid w:val="00EF43DA"/>
    <w:rsid w:val="00EF500C"/>
    <w:rsid w:val="00EF5E47"/>
    <w:rsid w:val="00EF6D18"/>
    <w:rsid w:val="00EF7F75"/>
    <w:rsid w:val="00F01377"/>
    <w:rsid w:val="00F01716"/>
    <w:rsid w:val="00F02221"/>
    <w:rsid w:val="00F03565"/>
    <w:rsid w:val="00F04520"/>
    <w:rsid w:val="00F051F0"/>
    <w:rsid w:val="00F05F5B"/>
    <w:rsid w:val="00F069A7"/>
    <w:rsid w:val="00F06F87"/>
    <w:rsid w:val="00F07C1A"/>
    <w:rsid w:val="00F10B42"/>
    <w:rsid w:val="00F10F42"/>
    <w:rsid w:val="00F11500"/>
    <w:rsid w:val="00F13268"/>
    <w:rsid w:val="00F203EC"/>
    <w:rsid w:val="00F21A91"/>
    <w:rsid w:val="00F22890"/>
    <w:rsid w:val="00F228D8"/>
    <w:rsid w:val="00F24ACD"/>
    <w:rsid w:val="00F24FF3"/>
    <w:rsid w:val="00F25340"/>
    <w:rsid w:val="00F26755"/>
    <w:rsid w:val="00F2691E"/>
    <w:rsid w:val="00F26C5F"/>
    <w:rsid w:val="00F27224"/>
    <w:rsid w:val="00F279B5"/>
    <w:rsid w:val="00F3078D"/>
    <w:rsid w:val="00F30A27"/>
    <w:rsid w:val="00F31D0D"/>
    <w:rsid w:val="00F32D75"/>
    <w:rsid w:val="00F3328D"/>
    <w:rsid w:val="00F35295"/>
    <w:rsid w:val="00F37B69"/>
    <w:rsid w:val="00F42C56"/>
    <w:rsid w:val="00F439E9"/>
    <w:rsid w:val="00F44399"/>
    <w:rsid w:val="00F46C3C"/>
    <w:rsid w:val="00F520D2"/>
    <w:rsid w:val="00F52310"/>
    <w:rsid w:val="00F52CFA"/>
    <w:rsid w:val="00F52FFA"/>
    <w:rsid w:val="00F531C7"/>
    <w:rsid w:val="00F538D5"/>
    <w:rsid w:val="00F544B7"/>
    <w:rsid w:val="00F55D73"/>
    <w:rsid w:val="00F56833"/>
    <w:rsid w:val="00F56A56"/>
    <w:rsid w:val="00F578BB"/>
    <w:rsid w:val="00F61320"/>
    <w:rsid w:val="00F63994"/>
    <w:rsid w:val="00F65659"/>
    <w:rsid w:val="00F713E5"/>
    <w:rsid w:val="00F7180C"/>
    <w:rsid w:val="00F729C1"/>
    <w:rsid w:val="00F7307D"/>
    <w:rsid w:val="00F75D8E"/>
    <w:rsid w:val="00F7718D"/>
    <w:rsid w:val="00F77D4B"/>
    <w:rsid w:val="00F80967"/>
    <w:rsid w:val="00F81E02"/>
    <w:rsid w:val="00F84936"/>
    <w:rsid w:val="00F85209"/>
    <w:rsid w:val="00F86297"/>
    <w:rsid w:val="00F876AD"/>
    <w:rsid w:val="00F926D1"/>
    <w:rsid w:val="00F95ACF"/>
    <w:rsid w:val="00F95BB9"/>
    <w:rsid w:val="00F96BF6"/>
    <w:rsid w:val="00FA2662"/>
    <w:rsid w:val="00FA3F6F"/>
    <w:rsid w:val="00FA6AF8"/>
    <w:rsid w:val="00FA6E1D"/>
    <w:rsid w:val="00FA789E"/>
    <w:rsid w:val="00FA7CD2"/>
    <w:rsid w:val="00FB0B86"/>
    <w:rsid w:val="00FB0D31"/>
    <w:rsid w:val="00FB0E11"/>
    <w:rsid w:val="00FB1345"/>
    <w:rsid w:val="00FB2B8C"/>
    <w:rsid w:val="00FB2C46"/>
    <w:rsid w:val="00FB35A6"/>
    <w:rsid w:val="00FB3C95"/>
    <w:rsid w:val="00FB4901"/>
    <w:rsid w:val="00FB4F38"/>
    <w:rsid w:val="00FB59EF"/>
    <w:rsid w:val="00FB5B24"/>
    <w:rsid w:val="00FB7892"/>
    <w:rsid w:val="00FB7F64"/>
    <w:rsid w:val="00FC1732"/>
    <w:rsid w:val="00FC30F6"/>
    <w:rsid w:val="00FC3B94"/>
    <w:rsid w:val="00FC5C90"/>
    <w:rsid w:val="00FC5D0E"/>
    <w:rsid w:val="00FC5DE5"/>
    <w:rsid w:val="00FC6205"/>
    <w:rsid w:val="00FD210E"/>
    <w:rsid w:val="00FD24C4"/>
    <w:rsid w:val="00FD2520"/>
    <w:rsid w:val="00FD2C42"/>
    <w:rsid w:val="00FD33C1"/>
    <w:rsid w:val="00FD3E5D"/>
    <w:rsid w:val="00FD642B"/>
    <w:rsid w:val="00FE0A2E"/>
    <w:rsid w:val="00FE0A64"/>
    <w:rsid w:val="00FE0F5A"/>
    <w:rsid w:val="00FE1B2C"/>
    <w:rsid w:val="00FE289F"/>
    <w:rsid w:val="00FE2B10"/>
    <w:rsid w:val="00FE3F68"/>
    <w:rsid w:val="00FE401C"/>
    <w:rsid w:val="00FE5CCB"/>
    <w:rsid w:val="00FE67FB"/>
    <w:rsid w:val="00FE7848"/>
    <w:rsid w:val="00FE7B7C"/>
    <w:rsid w:val="00FF1D6E"/>
    <w:rsid w:val="00FF4F9B"/>
    <w:rsid w:val="00FF5049"/>
    <w:rsid w:val="00FF56ED"/>
    <w:rsid w:val="00FF62E3"/>
    <w:rsid w:val="00FF64AB"/>
    <w:rsid w:val="00FF736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2F8389"/>
  <w15:docId w15:val="{A1569802-F8E0-4FCF-B9A2-1EF7B5228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iPriority="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74B"/>
    <w:pPr>
      <w:spacing w:after="160" w:line="259" w:lineRule="auto"/>
    </w:pPr>
    <w:rPr>
      <w:sz w:val="22"/>
      <w:szCs w:val="22"/>
      <w:lang w:eastAsia="en-US"/>
    </w:rPr>
  </w:style>
  <w:style w:type="paragraph" w:styleId="Balk1">
    <w:name w:val="heading 1"/>
    <w:basedOn w:val="ListeParagraf"/>
    <w:link w:val="Balk1Char"/>
    <w:autoRedefine/>
    <w:uiPriority w:val="9"/>
    <w:qFormat/>
    <w:rsid w:val="00B61B05"/>
    <w:pPr>
      <w:keepNext/>
      <w:keepLines/>
      <w:tabs>
        <w:tab w:val="left" w:pos="705"/>
      </w:tabs>
      <w:spacing w:after="0" w:line="360" w:lineRule="auto"/>
      <w:ind w:left="0"/>
      <w:contextualSpacing w:val="0"/>
      <w:jc w:val="center"/>
      <w:outlineLvl w:val="0"/>
      <w:pPrChange w:id="0" w:author="EMRE MUTLU" w:date="2015-07-31T10:42:00Z">
        <w:pPr>
          <w:keepNext/>
          <w:keepLines/>
          <w:tabs>
            <w:tab w:val="left" w:pos="705"/>
          </w:tabs>
          <w:spacing w:after="200" w:line="360" w:lineRule="auto"/>
          <w:jc w:val="center"/>
          <w:outlineLvl w:val="0"/>
        </w:pPr>
      </w:pPrChange>
    </w:pPr>
    <w:rPr>
      <w:rFonts w:ascii="Times New Roman" w:eastAsia="Times New Roman" w:hAnsi="Times New Roman"/>
      <w:b/>
      <w:sz w:val="24"/>
      <w:szCs w:val="32"/>
      <w:rPrChange w:id="0" w:author="EMRE MUTLU" w:date="2015-07-31T10:42:00Z">
        <w:rPr>
          <w:b/>
          <w:sz w:val="24"/>
          <w:szCs w:val="32"/>
          <w:lang w:val="tr-TR" w:eastAsia="en-US" w:bidi="ar-SA"/>
        </w:rPr>
      </w:rPrChange>
    </w:rPr>
  </w:style>
  <w:style w:type="paragraph" w:styleId="Balk2">
    <w:name w:val="heading 2"/>
    <w:basedOn w:val="ListeParagraf"/>
    <w:link w:val="Balk2Char"/>
    <w:autoRedefine/>
    <w:uiPriority w:val="9"/>
    <w:qFormat/>
    <w:rsid w:val="0007300D"/>
    <w:pPr>
      <w:keepNext/>
      <w:keepLines/>
      <w:numPr>
        <w:ilvl w:val="1"/>
        <w:numId w:val="1"/>
      </w:numPr>
      <w:spacing w:after="0" w:line="360" w:lineRule="auto"/>
      <w:ind w:left="1134" w:hanging="425"/>
      <w:contextualSpacing w:val="0"/>
      <w:jc w:val="both"/>
      <w:outlineLvl w:val="1"/>
      <w:pPrChange w:id="1" w:author="EMRAH COLAK" w:date="2015-07-30T15:31:00Z">
        <w:pPr>
          <w:keepNext/>
          <w:keepLines/>
          <w:numPr>
            <w:ilvl w:val="1"/>
            <w:numId w:val="1"/>
          </w:numPr>
          <w:spacing w:after="120" w:line="360" w:lineRule="auto"/>
          <w:ind w:left="578" w:hanging="578"/>
          <w:jc w:val="both"/>
          <w:outlineLvl w:val="1"/>
        </w:pPr>
      </w:pPrChange>
    </w:pPr>
    <w:rPr>
      <w:rFonts w:ascii="Times New Roman" w:eastAsia="Times New Roman" w:hAnsi="Times New Roman"/>
      <w:b/>
      <w:sz w:val="24"/>
      <w:szCs w:val="26"/>
      <w:rPrChange w:id="1" w:author="EMRAH COLAK" w:date="2015-07-30T15:31:00Z">
        <w:rPr>
          <w:b/>
          <w:sz w:val="24"/>
          <w:szCs w:val="26"/>
          <w:lang w:val="tr-TR" w:eastAsia="en-US" w:bidi="ar-SA"/>
        </w:rPr>
      </w:rPrChange>
    </w:rPr>
  </w:style>
  <w:style w:type="paragraph" w:styleId="Balk3">
    <w:name w:val="heading 3"/>
    <w:basedOn w:val="ListeParagraf"/>
    <w:link w:val="Balk3Char"/>
    <w:autoRedefine/>
    <w:uiPriority w:val="9"/>
    <w:qFormat/>
    <w:rsid w:val="00685147"/>
    <w:pPr>
      <w:keepNext/>
      <w:keepLines/>
      <w:numPr>
        <w:ilvl w:val="2"/>
        <w:numId w:val="1"/>
      </w:numPr>
      <w:spacing w:after="0" w:line="360" w:lineRule="auto"/>
      <w:ind w:hanging="437"/>
      <w:contextualSpacing w:val="0"/>
      <w:jc w:val="both"/>
      <w:outlineLvl w:val="2"/>
      <w:pPrChange w:id="2" w:author="EMRAH COLAK" w:date="2015-07-31T14:33:00Z">
        <w:pPr>
          <w:keepNext/>
          <w:keepLines/>
          <w:numPr>
            <w:ilvl w:val="2"/>
            <w:numId w:val="1"/>
          </w:numPr>
          <w:spacing w:after="120" w:line="360" w:lineRule="auto"/>
          <w:ind w:left="851" w:hanging="425"/>
          <w:jc w:val="both"/>
          <w:outlineLvl w:val="2"/>
        </w:pPr>
      </w:pPrChange>
    </w:pPr>
    <w:rPr>
      <w:rFonts w:ascii="Times New Roman" w:eastAsia="Times New Roman" w:hAnsi="Times New Roman"/>
      <w:b/>
      <w:sz w:val="24"/>
      <w:szCs w:val="24"/>
      <w:rPrChange w:id="2" w:author="EMRAH COLAK" w:date="2015-07-31T14:33:00Z">
        <w:rPr>
          <w:b/>
          <w:sz w:val="24"/>
          <w:szCs w:val="24"/>
          <w:lang w:val="tr-TR" w:eastAsia="en-US" w:bidi="ar-SA"/>
        </w:rPr>
      </w:rPrChange>
    </w:rPr>
  </w:style>
  <w:style w:type="paragraph" w:styleId="Balk4">
    <w:name w:val="heading 4"/>
    <w:basedOn w:val="ListeParagraf"/>
    <w:link w:val="Balk4Char"/>
    <w:autoRedefine/>
    <w:uiPriority w:val="9"/>
    <w:qFormat/>
    <w:rsid w:val="00DB2D6A"/>
    <w:pPr>
      <w:keepNext/>
      <w:keepLines/>
      <w:numPr>
        <w:ilvl w:val="2"/>
        <w:numId w:val="51"/>
      </w:numPr>
      <w:spacing w:after="0" w:line="360" w:lineRule="auto"/>
      <w:contextualSpacing w:val="0"/>
      <w:jc w:val="both"/>
      <w:outlineLvl w:val="3"/>
      <w:pPrChange w:id="3" w:author="EMRAH COLAK" w:date="2015-07-29T15:20:00Z">
        <w:pPr>
          <w:keepNext/>
          <w:keepLines/>
          <w:spacing w:line="360" w:lineRule="auto"/>
          <w:ind w:firstLine="709"/>
          <w:jc w:val="both"/>
          <w:outlineLvl w:val="3"/>
        </w:pPr>
      </w:pPrChange>
    </w:pPr>
    <w:rPr>
      <w:rFonts w:ascii="Times New Roman" w:eastAsia="Times New Roman" w:hAnsi="Times New Roman"/>
      <w:b/>
      <w:iCs/>
      <w:sz w:val="24"/>
      <w:szCs w:val="24"/>
      <w:rPrChange w:id="3" w:author="EMRAH COLAK" w:date="2015-07-29T15:20:00Z">
        <w:rPr>
          <w:b/>
          <w:iCs/>
          <w:sz w:val="24"/>
          <w:szCs w:val="24"/>
          <w:lang w:val="tr-TR" w:eastAsia="en-US" w:bidi="ar-SA"/>
        </w:rPr>
      </w:rPrChange>
    </w:rPr>
  </w:style>
  <w:style w:type="paragraph" w:styleId="Balk5">
    <w:name w:val="heading 5"/>
    <w:basedOn w:val="ListeParagraf"/>
    <w:link w:val="Balk5Char"/>
    <w:autoRedefine/>
    <w:uiPriority w:val="9"/>
    <w:qFormat/>
    <w:rsid w:val="00F538D5"/>
    <w:pPr>
      <w:keepNext/>
      <w:keepLines/>
      <w:numPr>
        <w:ilvl w:val="4"/>
        <w:numId w:val="1"/>
      </w:numPr>
      <w:spacing w:after="0" w:line="360" w:lineRule="auto"/>
      <w:contextualSpacing w:val="0"/>
      <w:jc w:val="both"/>
      <w:outlineLvl w:val="4"/>
    </w:pPr>
    <w:rPr>
      <w:rFonts w:ascii="Times New Roman" w:eastAsia="Times New Roman" w:hAnsi="Times New Roman"/>
      <w:b/>
      <w:sz w:val="24"/>
    </w:rPr>
  </w:style>
  <w:style w:type="paragraph" w:styleId="Balk6">
    <w:name w:val="heading 6"/>
    <w:basedOn w:val="Normal"/>
    <w:next w:val="Normal"/>
    <w:link w:val="Balk6Char"/>
    <w:uiPriority w:val="9"/>
    <w:qFormat/>
    <w:rsid w:val="003A6120"/>
    <w:pPr>
      <w:keepNext/>
      <w:keepLines/>
      <w:numPr>
        <w:ilvl w:val="5"/>
        <w:numId w:val="1"/>
      </w:numPr>
      <w:spacing w:before="40" w:after="0" w:line="360" w:lineRule="auto"/>
      <w:jc w:val="both"/>
      <w:outlineLvl w:val="5"/>
    </w:pPr>
    <w:rPr>
      <w:rFonts w:ascii="Calibri Light" w:eastAsia="Times New Roman" w:hAnsi="Calibri Light"/>
      <w:color w:val="1F4D78"/>
      <w:sz w:val="24"/>
    </w:rPr>
  </w:style>
  <w:style w:type="paragraph" w:styleId="Balk7">
    <w:name w:val="heading 7"/>
    <w:basedOn w:val="Normal"/>
    <w:next w:val="Normal"/>
    <w:link w:val="Balk7Char"/>
    <w:uiPriority w:val="9"/>
    <w:qFormat/>
    <w:rsid w:val="00513A2A"/>
    <w:pPr>
      <w:keepNext/>
      <w:keepLines/>
      <w:numPr>
        <w:ilvl w:val="6"/>
        <w:numId w:val="1"/>
      </w:numPr>
      <w:spacing w:before="40" w:after="0"/>
      <w:outlineLvl w:val="6"/>
    </w:pPr>
    <w:rPr>
      <w:rFonts w:ascii="Calibri Light" w:eastAsia="Times New Roman" w:hAnsi="Calibri Light"/>
      <w:i/>
      <w:iCs/>
      <w:color w:val="1F4D78"/>
    </w:rPr>
  </w:style>
  <w:style w:type="paragraph" w:styleId="Balk8">
    <w:name w:val="heading 8"/>
    <w:basedOn w:val="Normal"/>
    <w:next w:val="Normal"/>
    <w:link w:val="Balk8Char"/>
    <w:uiPriority w:val="9"/>
    <w:qFormat/>
    <w:rsid w:val="00513A2A"/>
    <w:pPr>
      <w:keepNext/>
      <w:keepLines/>
      <w:numPr>
        <w:ilvl w:val="7"/>
        <w:numId w:val="1"/>
      </w:numPr>
      <w:spacing w:before="40" w:after="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qFormat/>
    <w:rsid w:val="00513A2A"/>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
    <w:locked/>
    <w:rsid w:val="00B61B05"/>
    <w:rPr>
      <w:rFonts w:ascii="Times New Roman" w:eastAsia="Times New Roman" w:hAnsi="Times New Roman"/>
      <w:b/>
      <w:sz w:val="24"/>
      <w:szCs w:val="32"/>
      <w:lang w:eastAsia="en-US"/>
    </w:rPr>
  </w:style>
  <w:style w:type="character" w:customStyle="1" w:styleId="Balk2Char">
    <w:name w:val="Başlık 2 Char"/>
    <w:link w:val="Balk2"/>
    <w:uiPriority w:val="9"/>
    <w:locked/>
    <w:rsid w:val="0007300D"/>
    <w:rPr>
      <w:rFonts w:ascii="Times New Roman" w:eastAsia="Times New Roman" w:hAnsi="Times New Roman"/>
      <w:b/>
      <w:sz w:val="24"/>
      <w:szCs w:val="26"/>
      <w:lang w:eastAsia="en-US"/>
    </w:rPr>
  </w:style>
  <w:style w:type="character" w:customStyle="1" w:styleId="Balk3Char">
    <w:name w:val="Başlık 3 Char"/>
    <w:link w:val="Balk3"/>
    <w:uiPriority w:val="9"/>
    <w:locked/>
    <w:rsid w:val="00685147"/>
    <w:rPr>
      <w:rFonts w:ascii="Times New Roman" w:eastAsia="Times New Roman" w:hAnsi="Times New Roman"/>
      <w:b/>
      <w:sz w:val="24"/>
      <w:szCs w:val="24"/>
      <w:lang w:eastAsia="en-US"/>
    </w:rPr>
  </w:style>
  <w:style w:type="character" w:customStyle="1" w:styleId="Balk4Char">
    <w:name w:val="Başlık 4 Char"/>
    <w:link w:val="Balk4"/>
    <w:uiPriority w:val="9"/>
    <w:locked/>
    <w:rsid w:val="00DB2D6A"/>
    <w:rPr>
      <w:rFonts w:ascii="Times New Roman" w:eastAsia="Times New Roman" w:hAnsi="Times New Roman"/>
      <w:b/>
      <w:iCs/>
      <w:sz w:val="24"/>
      <w:szCs w:val="24"/>
      <w:lang w:eastAsia="en-US"/>
    </w:rPr>
  </w:style>
  <w:style w:type="character" w:customStyle="1" w:styleId="Balk5Char">
    <w:name w:val="Başlık 5 Char"/>
    <w:link w:val="Balk5"/>
    <w:uiPriority w:val="9"/>
    <w:locked/>
    <w:rsid w:val="00F538D5"/>
    <w:rPr>
      <w:rFonts w:ascii="Times New Roman" w:eastAsia="Times New Roman" w:hAnsi="Times New Roman"/>
      <w:b/>
      <w:sz w:val="24"/>
      <w:lang w:eastAsia="en-US"/>
    </w:rPr>
  </w:style>
  <w:style w:type="character" w:customStyle="1" w:styleId="Balk6Char">
    <w:name w:val="Başlık 6 Char"/>
    <w:link w:val="Balk6"/>
    <w:uiPriority w:val="9"/>
    <w:locked/>
    <w:rsid w:val="003A6120"/>
    <w:rPr>
      <w:rFonts w:ascii="Calibri Light" w:eastAsia="Times New Roman" w:hAnsi="Calibri Light"/>
      <w:color w:val="1F4D78"/>
      <w:sz w:val="24"/>
      <w:lang w:eastAsia="en-US"/>
    </w:rPr>
  </w:style>
  <w:style w:type="character" w:customStyle="1" w:styleId="Balk7Char">
    <w:name w:val="Başlık 7 Char"/>
    <w:link w:val="Balk7"/>
    <w:uiPriority w:val="9"/>
    <w:locked/>
    <w:rsid w:val="00513A2A"/>
    <w:rPr>
      <w:rFonts w:ascii="Calibri Light" w:eastAsia="Times New Roman" w:hAnsi="Calibri Light"/>
      <w:i/>
      <w:iCs/>
      <w:color w:val="1F4D78"/>
      <w:lang w:eastAsia="en-US"/>
    </w:rPr>
  </w:style>
  <w:style w:type="character" w:customStyle="1" w:styleId="Balk8Char">
    <w:name w:val="Başlık 8 Char"/>
    <w:link w:val="Balk8"/>
    <w:uiPriority w:val="9"/>
    <w:locked/>
    <w:rsid w:val="00513A2A"/>
    <w:rPr>
      <w:rFonts w:ascii="Calibri Light" w:eastAsia="Times New Roman" w:hAnsi="Calibri Light"/>
      <w:color w:val="272727"/>
      <w:sz w:val="21"/>
      <w:szCs w:val="21"/>
      <w:lang w:eastAsia="en-US"/>
    </w:rPr>
  </w:style>
  <w:style w:type="character" w:customStyle="1" w:styleId="Balk9Char">
    <w:name w:val="Başlık 9 Char"/>
    <w:link w:val="Balk9"/>
    <w:uiPriority w:val="9"/>
    <w:locked/>
    <w:rsid w:val="00513A2A"/>
    <w:rPr>
      <w:rFonts w:ascii="Calibri Light" w:eastAsia="Times New Roman" w:hAnsi="Calibri Light"/>
      <w:i/>
      <w:iCs/>
      <w:color w:val="272727"/>
      <w:sz w:val="21"/>
      <w:szCs w:val="21"/>
      <w:lang w:eastAsia="en-US"/>
    </w:rPr>
  </w:style>
  <w:style w:type="paragraph" w:styleId="ListeParagraf">
    <w:name w:val="List Paragraph"/>
    <w:basedOn w:val="Normal"/>
    <w:link w:val="ListeParagrafChar"/>
    <w:uiPriority w:val="34"/>
    <w:qFormat/>
    <w:rsid w:val="00513A2A"/>
    <w:pPr>
      <w:ind w:left="720"/>
      <w:contextualSpacing/>
    </w:pPr>
  </w:style>
  <w:style w:type="character" w:customStyle="1" w:styleId="ListeParagrafChar">
    <w:name w:val="Liste Paragraf Char"/>
    <w:link w:val="ListeParagraf"/>
    <w:uiPriority w:val="34"/>
    <w:locked/>
    <w:rsid w:val="003A06E1"/>
    <w:rPr>
      <w:rFonts w:cs="Times New Roman"/>
    </w:rPr>
  </w:style>
  <w:style w:type="paragraph" w:styleId="ResimYazs">
    <w:name w:val="caption"/>
    <w:basedOn w:val="Normal"/>
    <w:next w:val="Normal"/>
    <w:uiPriority w:val="35"/>
    <w:qFormat/>
    <w:rsid w:val="000163CB"/>
    <w:pPr>
      <w:spacing w:after="200" w:line="360" w:lineRule="auto"/>
    </w:pPr>
    <w:rPr>
      <w:rFonts w:ascii="Times New Roman" w:hAnsi="Times New Roman"/>
      <w:iCs/>
      <w:szCs w:val="18"/>
    </w:rPr>
  </w:style>
  <w:style w:type="paragraph" w:styleId="Altbilgi">
    <w:name w:val="footer"/>
    <w:basedOn w:val="Normal"/>
    <w:link w:val="AltbilgiChar"/>
    <w:uiPriority w:val="99"/>
    <w:rsid w:val="00513A2A"/>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bilgi Char"/>
    <w:link w:val="Altbilgi"/>
    <w:uiPriority w:val="99"/>
    <w:locked/>
    <w:rsid w:val="00513A2A"/>
    <w:rPr>
      <w:rFonts w:ascii="Times New Roman" w:hAnsi="Times New Roman" w:cs="Times New Roman"/>
      <w:sz w:val="24"/>
    </w:rPr>
  </w:style>
  <w:style w:type="character" w:customStyle="1" w:styleId="CharAttribute23">
    <w:name w:val="CharAttribute23"/>
    <w:rsid w:val="001D51BD"/>
    <w:rPr>
      <w:rFonts w:ascii="Arial" w:hAnsi="Arial"/>
      <w:b/>
      <w:color w:val="002060"/>
      <w:sz w:val="28"/>
    </w:rPr>
  </w:style>
  <w:style w:type="paragraph" w:styleId="AralkYok">
    <w:name w:val="No Spacing"/>
    <w:uiPriority w:val="1"/>
    <w:qFormat/>
    <w:rsid w:val="001D51BD"/>
    <w:pPr>
      <w:widowControl w:val="0"/>
      <w:wordWrap w:val="0"/>
      <w:autoSpaceDE w:val="0"/>
      <w:autoSpaceDN w:val="0"/>
      <w:jc w:val="both"/>
    </w:pPr>
    <w:rPr>
      <w:rFonts w:ascii="Batang" w:eastAsia="Batang" w:hAnsi="Times New Roman"/>
      <w:kern w:val="2"/>
      <w:lang w:val="en-US" w:eastAsia="ko-KR"/>
    </w:rPr>
  </w:style>
  <w:style w:type="paragraph" w:styleId="BalonMetni">
    <w:name w:val="Balloon Text"/>
    <w:basedOn w:val="Normal"/>
    <w:link w:val="BalonMetniChar"/>
    <w:uiPriority w:val="99"/>
    <w:semiHidden/>
    <w:rsid w:val="009F38FA"/>
    <w:pPr>
      <w:spacing w:after="0" w:line="240" w:lineRule="auto"/>
    </w:pPr>
    <w:rPr>
      <w:rFonts w:ascii="Segoe UI" w:hAnsi="Segoe UI" w:cs="Segoe UI"/>
      <w:sz w:val="18"/>
      <w:szCs w:val="18"/>
    </w:rPr>
  </w:style>
  <w:style w:type="character" w:customStyle="1" w:styleId="BalonMetniChar">
    <w:name w:val="Balon Metni Char"/>
    <w:link w:val="BalonMetni"/>
    <w:uiPriority w:val="99"/>
    <w:semiHidden/>
    <w:locked/>
    <w:rsid w:val="009F38FA"/>
    <w:rPr>
      <w:rFonts w:ascii="Segoe UI" w:hAnsi="Segoe UI" w:cs="Segoe UI"/>
      <w:sz w:val="18"/>
      <w:szCs w:val="18"/>
    </w:rPr>
  </w:style>
  <w:style w:type="paragraph" w:styleId="Kaynaka">
    <w:name w:val="Bibliography"/>
    <w:basedOn w:val="Normal"/>
    <w:next w:val="Normal"/>
    <w:uiPriority w:val="37"/>
    <w:rsid w:val="00303E47"/>
  </w:style>
  <w:style w:type="paragraph" w:styleId="DipnotMetni">
    <w:name w:val="footnote text"/>
    <w:basedOn w:val="Normal"/>
    <w:link w:val="DipnotMetniChar"/>
    <w:uiPriority w:val="99"/>
    <w:rsid w:val="002375F1"/>
    <w:pPr>
      <w:spacing w:after="0" w:line="240" w:lineRule="auto"/>
    </w:pPr>
    <w:rPr>
      <w:sz w:val="20"/>
      <w:szCs w:val="20"/>
    </w:rPr>
  </w:style>
  <w:style w:type="character" w:customStyle="1" w:styleId="DipnotMetniChar">
    <w:name w:val="Dipnot Metni Char"/>
    <w:link w:val="DipnotMetni"/>
    <w:uiPriority w:val="99"/>
    <w:locked/>
    <w:rsid w:val="002375F1"/>
    <w:rPr>
      <w:rFonts w:cs="Times New Roman"/>
      <w:sz w:val="20"/>
      <w:szCs w:val="20"/>
    </w:rPr>
  </w:style>
  <w:style w:type="character" w:styleId="DipnotBavurusu">
    <w:name w:val="footnote reference"/>
    <w:uiPriority w:val="99"/>
    <w:semiHidden/>
    <w:rsid w:val="002375F1"/>
    <w:rPr>
      <w:rFonts w:cs="Times New Roman"/>
      <w:vertAlign w:val="superscript"/>
    </w:rPr>
  </w:style>
  <w:style w:type="paragraph" w:styleId="TBal">
    <w:name w:val="TOC Heading"/>
    <w:basedOn w:val="Balk1"/>
    <w:next w:val="Normal"/>
    <w:uiPriority w:val="39"/>
    <w:qFormat/>
    <w:rsid w:val="00FE3F68"/>
    <w:pPr>
      <w:spacing w:line="259" w:lineRule="auto"/>
      <w:outlineLvl w:val="9"/>
    </w:pPr>
    <w:rPr>
      <w:rFonts w:ascii="Calibri Light" w:hAnsi="Calibri Light"/>
      <w:b w:val="0"/>
      <w:color w:val="2E74B5"/>
      <w:sz w:val="32"/>
      <w:lang w:val="en-US"/>
    </w:rPr>
  </w:style>
  <w:style w:type="paragraph" w:styleId="T1">
    <w:name w:val="toc 1"/>
    <w:basedOn w:val="Normal"/>
    <w:next w:val="Normal"/>
    <w:autoRedefine/>
    <w:uiPriority w:val="39"/>
    <w:rsid w:val="002E4850"/>
    <w:pPr>
      <w:tabs>
        <w:tab w:val="right" w:leader="dot" w:pos="8210"/>
      </w:tabs>
      <w:spacing w:before="240" w:after="120"/>
      <w:jc w:val="center"/>
    </w:pPr>
    <w:rPr>
      <w:rFonts w:ascii="Times New Roman" w:eastAsia="Times New Roman" w:hAnsi="Times New Roman"/>
      <w:b/>
      <w:bCs/>
      <w:noProof/>
      <w:sz w:val="24"/>
      <w:szCs w:val="24"/>
      <w:lang w:eastAsia="tr-TR"/>
    </w:rPr>
  </w:style>
  <w:style w:type="paragraph" w:styleId="T2">
    <w:name w:val="toc 2"/>
    <w:basedOn w:val="Normal"/>
    <w:next w:val="Normal"/>
    <w:autoRedefine/>
    <w:uiPriority w:val="39"/>
    <w:rsid w:val="00790430"/>
    <w:pPr>
      <w:tabs>
        <w:tab w:val="left" w:pos="880"/>
        <w:tab w:val="right" w:leader="dot" w:pos="8210"/>
      </w:tabs>
      <w:spacing w:before="120" w:after="0"/>
      <w:ind w:left="220"/>
    </w:pPr>
    <w:rPr>
      <w:rFonts w:ascii="Times New Roman" w:hAnsi="Times New Roman"/>
      <w:b/>
      <w:iCs/>
      <w:sz w:val="24"/>
      <w:szCs w:val="20"/>
    </w:rPr>
  </w:style>
  <w:style w:type="paragraph" w:styleId="T3">
    <w:name w:val="toc 3"/>
    <w:basedOn w:val="Normal"/>
    <w:next w:val="Normal"/>
    <w:autoRedefine/>
    <w:uiPriority w:val="39"/>
    <w:rsid w:val="00A751ED"/>
    <w:pPr>
      <w:spacing w:after="0"/>
      <w:ind w:left="440"/>
    </w:pPr>
    <w:rPr>
      <w:rFonts w:ascii="Times New Roman" w:hAnsi="Times New Roman"/>
      <w:b/>
      <w:sz w:val="24"/>
      <w:szCs w:val="20"/>
    </w:rPr>
  </w:style>
  <w:style w:type="character" w:styleId="Kpr">
    <w:name w:val="Hyperlink"/>
    <w:uiPriority w:val="99"/>
    <w:rsid w:val="00FE3F68"/>
    <w:rPr>
      <w:rFonts w:cs="Times New Roman"/>
      <w:color w:val="0563C1"/>
      <w:u w:val="single"/>
    </w:rPr>
  </w:style>
  <w:style w:type="paragraph" w:styleId="SonnotMetni">
    <w:name w:val="endnote text"/>
    <w:basedOn w:val="Normal"/>
    <w:link w:val="SonnotMetniChar"/>
    <w:uiPriority w:val="99"/>
    <w:semiHidden/>
    <w:rsid w:val="00A20E9F"/>
    <w:pPr>
      <w:spacing w:after="0" w:line="240" w:lineRule="auto"/>
    </w:pPr>
    <w:rPr>
      <w:sz w:val="20"/>
      <w:szCs w:val="20"/>
    </w:rPr>
  </w:style>
  <w:style w:type="character" w:customStyle="1" w:styleId="SonnotMetniChar">
    <w:name w:val="Sonnot Metni Char"/>
    <w:link w:val="SonnotMetni"/>
    <w:uiPriority w:val="99"/>
    <w:semiHidden/>
    <w:locked/>
    <w:rsid w:val="00A20E9F"/>
    <w:rPr>
      <w:rFonts w:cs="Times New Roman"/>
      <w:sz w:val="20"/>
      <w:szCs w:val="20"/>
    </w:rPr>
  </w:style>
  <w:style w:type="character" w:styleId="SonnotBavurusu">
    <w:name w:val="endnote reference"/>
    <w:uiPriority w:val="99"/>
    <w:semiHidden/>
    <w:rsid w:val="00A20E9F"/>
    <w:rPr>
      <w:rFonts w:cs="Times New Roman"/>
      <w:vertAlign w:val="superscript"/>
    </w:rPr>
  </w:style>
  <w:style w:type="table" w:customStyle="1" w:styleId="DzTablo51">
    <w:name w:val="Düz Tablo 51"/>
    <w:uiPriority w:val="99"/>
    <w:rsid w:val="00A11C65"/>
    <w:pPr>
      <w:ind w:firstLine="709"/>
      <w:jc w:val="both"/>
    </w:pPr>
    <w:tblPr>
      <w:tblStyleRowBandSize w:val="1"/>
      <w:tblStyleColBandSize w:val="1"/>
      <w:tblInd w:w="0" w:type="dxa"/>
      <w:tblCellMar>
        <w:top w:w="0" w:type="dxa"/>
        <w:left w:w="108" w:type="dxa"/>
        <w:bottom w:w="0" w:type="dxa"/>
        <w:right w:w="108" w:type="dxa"/>
      </w:tblCellMar>
    </w:tblPr>
  </w:style>
  <w:style w:type="table" w:customStyle="1" w:styleId="KlavuzuTablo4-Vurgu11">
    <w:name w:val="Kılavuzu Tablo 4 - Vurgu 11"/>
    <w:uiPriority w:val="99"/>
    <w:rsid w:val="00A11C65"/>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style>
  <w:style w:type="table" w:customStyle="1" w:styleId="KlavuzTablo1Ak-Vurgu51">
    <w:name w:val="Kılavuz Tablo 1 Açık - Vurgu 51"/>
    <w:uiPriority w:val="99"/>
    <w:rsid w:val="006B40E7"/>
    <w:pPr>
      <w:ind w:firstLine="709"/>
      <w:jc w:val="both"/>
    </w:p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style>
  <w:style w:type="table" w:styleId="TabloKlavuzu">
    <w:name w:val="Table Grid"/>
    <w:basedOn w:val="NormalTablo"/>
    <w:uiPriority w:val="39"/>
    <w:rsid w:val="009B5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427A90"/>
    <w:rPr>
      <w:rFonts w:cs="Times New Roman"/>
      <w:color w:val="808080"/>
    </w:rPr>
  </w:style>
  <w:style w:type="table" w:customStyle="1" w:styleId="DzTablo11">
    <w:name w:val="Düz Tablo 11"/>
    <w:uiPriority w:val="99"/>
    <w:rsid w:val="006D3660"/>
    <w:pPr>
      <w:ind w:firstLine="709"/>
      <w:jc w:val="both"/>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stbilgi">
    <w:name w:val="header"/>
    <w:basedOn w:val="Normal"/>
    <w:link w:val="stbilgiChar"/>
    <w:uiPriority w:val="99"/>
    <w:rsid w:val="00367F96"/>
    <w:pPr>
      <w:tabs>
        <w:tab w:val="center" w:pos="4513"/>
        <w:tab w:val="right" w:pos="9026"/>
      </w:tabs>
      <w:spacing w:after="0" w:line="240" w:lineRule="auto"/>
    </w:pPr>
  </w:style>
  <w:style w:type="character" w:customStyle="1" w:styleId="stbilgiChar">
    <w:name w:val="Üstbilgi Char"/>
    <w:link w:val="stbilgi"/>
    <w:uiPriority w:val="99"/>
    <w:locked/>
    <w:rsid w:val="00367F96"/>
    <w:rPr>
      <w:rFonts w:cs="Times New Roman"/>
    </w:rPr>
  </w:style>
  <w:style w:type="paragraph" w:styleId="T4">
    <w:name w:val="toc 4"/>
    <w:basedOn w:val="Normal"/>
    <w:next w:val="Normal"/>
    <w:autoRedefine/>
    <w:uiPriority w:val="39"/>
    <w:rsid w:val="00DB4B2C"/>
    <w:pPr>
      <w:tabs>
        <w:tab w:val="left" w:pos="1540"/>
        <w:tab w:val="right" w:leader="dot" w:pos="8210"/>
      </w:tabs>
      <w:spacing w:after="0"/>
      <w:ind w:left="426"/>
    </w:pPr>
    <w:rPr>
      <w:rFonts w:ascii="Times New Roman" w:hAnsi="Times New Roman"/>
      <w:b/>
      <w:sz w:val="24"/>
      <w:szCs w:val="20"/>
    </w:rPr>
  </w:style>
  <w:style w:type="paragraph" w:styleId="T5">
    <w:name w:val="toc 5"/>
    <w:basedOn w:val="Normal"/>
    <w:next w:val="Normal"/>
    <w:autoRedefine/>
    <w:uiPriority w:val="39"/>
    <w:rsid w:val="00376CD0"/>
    <w:pPr>
      <w:spacing w:after="0"/>
      <w:ind w:left="880"/>
    </w:pPr>
    <w:rPr>
      <w:sz w:val="20"/>
      <w:szCs w:val="20"/>
    </w:rPr>
  </w:style>
  <w:style w:type="paragraph" w:styleId="T6">
    <w:name w:val="toc 6"/>
    <w:basedOn w:val="Normal"/>
    <w:next w:val="Normal"/>
    <w:autoRedefine/>
    <w:uiPriority w:val="39"/>
    <w:rsid w:val="00376CD0"/>
    <w:pPr>
      <w:spacing w:after="0"/>
      <w:ind w:left="1100"/>
    </w:pPr>
    <w:rPr>
      <w:sz w:val="20"/>
      <w:szCs w:val="20"/>
    </w:rPr>
  </w:style>
  <w:style w:type="paragraph" w:styleId="T7">
    <w:name w:val="toc 7"/>
    <w:basedOn w:val="Normal"/>
    <w:next w:val="Normal"/>
    <w:autoRedefine/>
    <w:uiPriority w:val="39"/>
    <w:rsid w:val="00B46D6F"/>
    <w:pPr>
      <w:spacing w:after="0"/>
      <w:ind w:left="1320"/>
    </w:pPr>
    <w:rPr>
      <w:sz w:val="20"/>
      <w:szCs w:val="20"/>
    </w:rPr>
  </w:style>
  <w:style w:type="paragraph" w:styleId="ekillerTablosu">
    <w:name w:val="table of figures"/>
    <w:basedOn w:val="Normal"/>
    <w:next w:val="Normal"/>
    <w:autoRedefine/>
    <w:uiPriority w:val="99"/>
    <w:rsid w:val="00662B29"/>
    <w:pPr>
      <w:tabs>
        <w:tab w:val="right" w:leader="dot" w:pos="8210"/>
      </w:tabs>
      <w:spacing w:after="0" w:line="360" w:lineRule="auto"/>
      <w:pPrChange w:id="4" w:author="EMRAH COLAK" w:date="2015-07-29T16:49:00Z">
        <w:pPr>
          <w:tabs>
            <w:tab w:val="right" w:leader="dot" w:pos="8210"/>
          </w:tabs>
          <w:spacing w:line="360" w:lineRule="auto"/>
        </w:pPr>
      </w:pPrChange>
    </w:pPr>
    <w:rPr>
      <w:rFonts w:ascii="Times New Roman" w:hAnsi="Times New Roman"/>
      <w:sz w:val="24"/>
      <w:rPrChange w:id="4" w:author="EMRAH COLAK" w:date="2015-07-29T16:49:00Z">
        <w:rPr>
          <w:rFonts w:eastAsia="Calibri"/>
          <w:sz w:val="24"/>
          <w:szCs w:val="22"/>
          <w:lang w:val="tr-TR" w:eastAsia="en-US" w:bidi="ar-SA"/>
        </w:rPr>
      </w:rPrChange>
    </w:rPr>
  </w:style>
  <w:style w:type="character" w:styleId="zlenenKpr">
    <w:name w:val="FollowedHyperlink"/>
    <w:uiPriority w:val="99"/>
    <w:semiHidden/>
    <w:rsid w:val="007426D6"/>
    <w:rPr>
      <w:rFonts w:cs="Times New Roman"/>
      <w:color w:val="954F72"/>
      <w:u w:val="single"/>
    </w:rPr>
  </w:style>
  <w:style w:type="paragraph" w:styleId="T8">
    <w:name w:val="toc 8"/>
    <w:basedOn w:val="Normal"/>
    <w:next w:val="Normal"/>
    <w:autoRedefine/>
    <w:uiPriority w:val="39"/>
    <w:rsid w:val="006D59BC"/>
    <w:pPr>
      <w:spacing w:after="0"/>
      <w:ind w:left="1540"/>
    </w:pPr>
    <w:rPr>
      <w:sz w:val="20"/>
      <w:szCs w:val="20"/>
    </w:rPr>
  </w:style>
  <w:style w:type="paragraph" w:styleId="T9">
    <w:name w:val="toc 9"/>
    <w:basedOn w:val="Normal"/>
    <w:next w:val="Normal"/>
    <w:autoRedefine/>
    <w:uiPriority w:val="39"/>
    <w:rsid w:val="006D59BC"/>
    <w:pPr>
      <w:spacing w:after="0"/>
      <w:ind w:left="1760"/>
    </w:pPr>
    <w:rPr>
      <w:sz w:val="20"/>
      <w:szCs w:val="20"/>
    </w:rPr>
  </w:style>
  <w:style w:type="character" w:customStyle="1" w:styleId="Gvdemetni3Exact">
    <w:name w:val="Gövde metni (3) Exact"/>
    <w:uiPriority w:val="99"/>
    <w:rsid w:val="009973A7"/>
    <w:rPr>
      <w:rFonts w:ascii="Times New Roman" w:hAnsi="Times New Roman" w:cs="Times New Roman"/>
      <w:u w:val="none"/>
    </w:rPr>
  </w:style>
  <w:style w:type="character" w:customStyle="1" w:styleId="Balk12Exact">
    <w:name w:val="Başlık #1 (2) Exact"/>
    <w:link w:val="Balk12"/>
    <w:uiPriority w:val="99"/>
    <w:locked/>
    <w:rsid w:val="009973A7"/>
    <w:rPr>
      <w:rFonts w:ascii="Consolas" w:hAnsi="Consolas" w:cs="Times New Roman"/>
      <w:i/>
      <w:iCs/>
      <w:sz w:val="64"/>
      <w:szCs w:val="64"/>
      <w:lang w:bidi="ar-SA"/>
    </w:rPr>
  </w:style>
  <w:style w:type="character" w:customStyle="1" w:styleId="Gvdemetni2">
    <w:name w:val="Gövde metni (2)_"/>
    <w:link w:val="Gvdemetni21"/>
    <w:uiPriority w:val="99"/>
    <w:locked/>
    <w:rsid w:val="009973A7"/>
    <w:rPr>
      <w:rFonts w:cs="Times New Roman"/>
      <w:lang w:bidi="ar-SA"/>
    </w:rPr>
  </w:style>
  <w:style w:type="character" w:customStyle="1" w:styleId="Gvdemetni3">
    <w:name w:val="Gövde metni (3)_"/>
    <w:link w:val="Gvdemetni31"/>
    <w:uiPriority w:val="99"/>
    <w:locked/>
    <w:rsid w:val="009973A7"/>
    <w:rPr>
      <w:rFonts w:cs="Times New Roman"/>
      <w:lang w:bidi="ar-SA"/>
    </w:rPr>
  </w:style>
  <w:style w:type="paragraph" w:customStyle="1" w:styleId="Gvdemetni31">
    <w:name w:val="Gövde metni (3)1"/>
    <w:basedOn w:val="Normal"/>
    <w:link w:val="Gvdemetni3"/>
    <w:uiPriority w:val="99"/>
    <w:rsid w:val="009973A7"/>
    <w:pPr>
      <w:widowControl w:val="0"/>
      <w:shd w:val="clear" w:color="auto" w:fill="FFFFFF"/>
      <w:spacing w:after="0" w:line="240" w:lineRule="atLeast"/>
    </w:pPr>
    <w:rPr>
      <w:rFonts w:ascii="Times New Roman" w:hAnsi="Times New Roman"/>
      <w:noProof/>
      <w:sz w:val="20"/>
      <w:szCs w:val="20"/>
      <w:lang w:eastAsia="tr-TR"/>
    </w:rPr>
  </w:style>
  <w:style w:type="paragraph" w:customStyle="1" w:styleId="Balk12">
    <w:name w:val="Başlık #1 (2)"/>
    <w:basedOn w:val="Normal"/>
    <w:link w:val="Balk12Exact"/>
    <w:uiPriority w:val="99"/>
    <w:rsid w:val="009973A7"/>
    <w:pPr>
      <w:widowControl w:val="0"/>
      <w:shd w:val="clear" w:color="auto" w:fill="FFFFFF"/>
      <w:spacing w:after="0" w:line="240" w:lineRule="atLeast"/>
      <w:outlineLvl w:val="0"/>
    </w:pPr>
    <w:rPr>
      <w:rFonts w:ascii="Consolas" w:hAnsi="Consolas"/>
      <w:i/>
      <w:iCs/>
      <w:noProof/>
      <w:sz w:val="64"/>
      <w:szCs w:val="64"/>
      <w:lang w:eastAsia="tr-TR"/>
    </w:rPr>
  </w:style>
  <w:style w:type="paragraph" w:customStyle="1" w:styleId="Gvdemetni21">
    <w:name w:val="Gövde metni (2)1"/>
    <w:basedOn w:val="Normal"/>
    <w:link w:val="Gvdemetni2"/>
    <w:uiPriority w:val="99"/>
    <w:rsid w:val="009973A7"/>
    <w:pPr>
      <w:widowControl w:val="0"/>
      <w:shd w:val="clear" w:color="auto" w:fill="FFFFFF"/>
      <w:spacing w:after="0" w:line="826" w:lineRule="exact"/>
      <w:ind w:hanging="360"/>
      <w:jc w:val="both"/>
    </w:pPr>
    <w:rPr>
      <w:rFonts w:ascii="Times New Roman" w:hAnsi="Times New Roman"/>
      <w:noProof/>
      <w:sz w:val="20"/>
      <w:szCs w:val="20"/>
      <w:lang w:eastAsia="tr-TR"/>
    </w:rPr>
  </w:style>
  <w:style w:type="paragraph" w:customStyle="1" w:styleId="NormalTimesNewRoman">
    <w:name w:val="Normal + Times New Roman"/>
    <w:aliases w:val="12 nk,İki Yana Yasla,İlk satır:  1.25 cm,Önce:  ..."/>
    <w:basedOn w:val="Gvdemetni21"/>
    <w:uiPriority w:val="99"/>
    <w:rsid w:val="006D6F83"/>
    <w:pPr>
      <w:shd w:val="clear" w:color="auto" w:fill="auto"/>
      <w:spacing w:line="413" w:lineRule="exact"/>
      <w:ind w:right="-60" w:firstLine="840"/>
    </w:pPr>
    <w:rPr>
      <w:sz w:val="24"/>
      <w:szCs w:val="24"/>
    </w:rPr>
  </w:style>
  <w:style w:type="character" w:customStyle="1" w:styleId="Gvdemetni20">
    <w:name w:val="Gövde metni (2)"/>
    <w:uiPriority w:val="99"/>
    <w:rsid w:val="00560340"/>
    <w:rPr>
      <w:rFonts w:ascii="Arial Unicode MS" w:eastAsia="Arial Unicode MS" w:hAnsi="Arial Unicode MS"/>
      <w:color w:val="000000"/>
      <w:spacing w:val="0"/>
      <w:w w:val="100"/>
      <w:position w:val="0"/>
      <w:sz w:val="24"/>
      <w:u w:val="none"/>
      <w:effect w:val="none"/>
      <w:lang w:val="tr-TR" w:eastAsia="tr-TR"/>
    </w:rPr>
  </w:style>
  <w:style w:type="paragraph" w:customStyle="1" w:styleId="Gvdemetni30">
    <w:name w:val="Gövde metni (3)"/>
    <w:basedOn w:val="Normal"/>
    <w:uiPriority w:val="99"/>
    <w:rsid w:val="00560340"/>
    <w:pPr>
      <w:widowControl w:val="0"/>
      <w:shd w:val="clear" w:color="auto" w:fill="FFFFFF"/>
      <w:spacing w:after="0" w:line="240" w:lineRule="atLeast"/>
    </w:pPr>
    <w:rPr>
      <w:rFonts w:ascii="Times New Roman" w:hAnsi="Times New Roman"/>
      <w:noProof/>
      <w:sz w:val="20"/>
      <w:szCs w:val="20"/>
      <w:shd w:val="clear" w:color="auto" w:fill="FFFFFF"/>
      <w:lang w:eastAsia="tr-TR"/>
    </w:rPr>
  </w:style>
  <w:style w:type="table" w:customStyle="1" w:styleId="DzTablo52">
    <w:name w:val="Düz Tablo 52"/>
    <w:basedOn w:val="NormalTablo"/>
    <w:uiPriority w:val="45"/>
    <w:rsid w:val="006B4FBB"/>
    <w:pPr>
      <w:ind w:firstLine="709"/>
      <w:jc w:val="both"/>
    </w:pPr>
    <w:rPr>
      <w:lang w:eastAsia="en-US"/>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KlavuzuTablo4-Vurgu12">
    <w:name w:val="Kılavuzu Tablo 4 - Vurgu 12"/>
    <w:basedOn w:val="NormalTablo"/>
    <w:uiPriority w:val="49"/>
    <w:rsid w:val="006B4FBB"/>
    <w:rPr>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Tablo1Ak-Vurgu52">
    <w:name w:val="Kılavuz Tablo 1 Açık - Vurgu 52"/>
    <w:basedOn w:val="NormalTablo"/>
    <w:uiPriority w:val="46"/>
    <w:rsid w:val="006B4FBB"/>
    <w:pPr>
      <w:ind w:firstLine="709"/>
      <w:jc w:val="both"/>
    </w:pPr>
    <w:rPr>
      <w:lang w:eastAsia="en-US"/>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DzTablo12">
    <w:name w:val="Düz Tablo 12"/>
    <w:basedOn w:val="NormalTablo"/>
    <w:uiPriority w:val="41"/>
    <w:rsid w:val="006B4FBB"/>
    <w:pPr>
      <w:ind w:firstLine="709"/>
      <w:jc w:val="both"/>
    </w:pPr>
    <w:rPr>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GvdeMetni">
    <w:name w:val="Body Text"/>
    <w:basedOn w:val="Normal"/>
    <w:link w:val="GvdeMetniChar"/>
    <w:uiPriority w:val="1"/>
    <w:qFormat/>
    <w:locked/>
    <w:rsid w:val="00A63209"/>
    <w:pPr>
      <w:widowControl w:val="0"/>
      <w:spacing w:before="123" w:after="0" w:line="240" w:lineRule="auto"/>
      <w:ind w:left="713" w:firstLine="708"/>
    </w:pPr>
    <w:rPr>
      <w:rFonts w:ascii="Arial" w:eastAsia="Arial" w:hAnsi="Arial"/>
      <w:lang w:val="en-US"/>
    </w:rPr>
  </w:style>
  <w:style w:type="character" w:customStyle="1" w:styleId="GvdeMetniChar">
    <w:name w:val="Gövde Metni Char"/>
    <w:link w:val="GvdeMetni"/>
    <w:uiPriority w:val="1"/>
    <w:rsid w:val="00A63209"/>
    <w:rPr>
      <w:rFonts w:ascii="Arial" w:eastAsia="Arial" w:hAnsi="Arial"/>
      <w:lang w:val="en-US" w:eastAsia="en-US"/>
    </w:rPr>
  </w:style>
  <w:style w:type="table" w:customStyle="1" w:styleId="ListeTablo2-Vurgu61">
    <w:name w:val="Liste Tablo 2 - Vurgu 61"/>
    <w:basedOn w:val="NormalTablo"/>
    <w:uiPriority w:val="47"/>
    <w:rsid w:val="00C65B64"/>
    <w:tblPr>
      <w:tblStyleRowBandSize w:val="1"/>
      <w:tblStyleColBandSize w:val="1"/>
      <w:tblBorders>
        <w:top w:val="single" w:sz="4" w:space="0" w:color="FABF8F"/>
        <w:bottom w:val="single" w:sz="4" w:space="0" w:color="FABF8F"/>
        <w:insideH w:val="single" w:sz="4" w:space="0" w:color="FABF8F"/>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KlavuzTablo5Koyu-Vurgu51">
    <w:name w:val="Kılavuz Tablo 5 Koyu - Vurgu 51"/>
    <w:basedOn w:val="NormalTablo"/>
    <w:uiPriority w:val="50"/>
    <w:rsid w:val="00C65B6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ListeTablo7Renkli-Vurgu51">
    <w:name w:val="Liste Tablo 7 Renkli - Vurgu 51"/>
    <w:basedOn w:val="NormalTablo"/>
    <w:uiPriority w:val="52"/>
    <w:rsid w:val="00C65B64"/>
    <w:rPr>
      <w:color w:val="31849B"/>
    </w:rPr>
    <w:tblPr>
      <w:tblStyleRowBandSize w:val="1"/>
      <w:tblStyleColBandSize w:val="1"/>
    </w:tblPr>
    <w:tblStylePr w:type="firstRow">
      <w:rPr>
        <w:rFonts w:ascii="Cambria" w:eastAsia="Times New Roman" w:hAnsi="Cambria" w:cs="Times New Roman"/>
        <w:i/>
        <w:iCs/>
        <w:sz w:val="26"/>
      </w:rPr>
      <w:tblPr/>
      <w:tcPr>
        <w:tcBorders>
          <w:bottom w:val="single" w:sz="4" w:space="0" w:color="4BACC6"/>
        </w:tcBorders>
        <w:shd w:val="clear" w:color="auto" w:fill="FFFFFF"/>
      </w:tcPr>
    </w:tblStylePr>
    <w:tblStylePr w:type="lastRow">
      <w:rPr>
        <w:rFonts w:ascii="Cambria" w:eastAsia="Times New Roman" w:hAnsi="Cambria" w:cs="Times New Roman"/>
        <w:i/>
        <w:iCs/>
        <w:sz w:val="26"/>
      </w:rPr>
      <w:tblPr/>
      <w:tcPr>
        <w:tcBorders>
          <w:top w:val="single" w:sz="4" w:space="0" w:color="4BACC6"/>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4BACC6"/>
        </w:tcBorders>
        <w:shd w:val="clear" w:color="auto" w:fill="FFFFFF"/>
      </w:tcPr>
    </w:tblStylePr>
    <w:tblStylePr w:type="lastCol">
      <w:rPr>
        <w:rFonts w:ascii="Cambria" w:eastAsia="Times New Roman" w:hAnsi="Cambria" w:cs="Times New Roman"/>
        <w:i/>
        <w:iCs/>
        <w:sz w:val="26"/>
      </w:rPr>
      <w:tblPr/>
      <w:tcPr>
        <w:tcBorders>
          <w:left w:val="single" w:sz="4" w:space="0" w:color="4BACC6"/>
        </w:tcBorders>
        <w:shd w:val="clear" w:color="auto" w:fill="FFFFFF"/>
      </w:tcPr>
    </w:tblStylePr>
    <w:tblStylePr w:type="band1Vert">
      <w:tblPr/>
      <w:tcPr>
        <w:shd w:val="clear" w:color="auto" w:fill="DAEEF3"/>
      </w:tcPr>
    </w:tblStylePr>
    <w:tblStylePr w:type="band1Horz">
      <w:tblPr/>
      <w:tcPr>
        <w:shd w:val="clear" w:color="auto" w:fill="DAEE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Tablo7Renkli-Vurgu21">
    <w:name w:val="Liste Tablo 7 Renkli - Vurgu 21"/>
    <w:basedOn w:val="NormalTablo"/>
    <w:uiPriority w:val="52"/>
    <w:rsid w:val="00C65B64"/>
    <w:rPr>
      <w:color w:val="943634"/>
    </w:rPr>
    <w:tblPr>
      <w:tblStyleRowBandSize w:val="1"/>
      <w:tblStyleColBandSize w:val="1"/>
    </w:tblPr>
    <w:tblStylePr w:type="firstRow">
      <w:rPr>
        <w:rFonts w:ascii="Cambria" w:eastAsia="Times New Roman" w:hAnsi="Cambria" w:cs="Times New Roman"/>
        <w:i/>
        <w:iCs/>
        <w:sz w:val="26"/>
      </w:rPr>
      <w:tblPr/>
      <w:tcPr>
        <w:tcBorders>
          <w:bottom w:val="single" w:sz="4" w:space="0" w:color="C0504D"/>
        </w:tcBorders>
        <w:shd w:val="clear" w:color="auto" w:fill="FFFFFF"/>
      </w:tcPr>
    </w:tblStylePr>
    <w:tblStylePr w:type="lastRow">
      <w:rPr>
        <w:rFonts w:ascii="Cambria" w:eastAsia="Times New Roman" w:hAnsi="Cambria" w:cs="Times New Roman"/>
        <w:i/>
        <w:iCs/>
        <w:sz w:val="26"/>
      </w:rPr>
      <w:tblPr/>
      <w:tcPr>
        <w:tcBorders>
          <w:top w:val="single" w:sz="4" w:space="0" w:color="C0504D"/>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C0504D"/>
        </w:tcBorders>
        <w:shd w:val="clear" w:color="auto" w:fill="FFFFFF"/>
      </w:tcPr>
    </w:tblStylePr>
    <w:tblStylePr w:type="lastCol">
      <w:rPr>
        <w:rFonts w:ascii="Cambria" w:eastAsia="Times New Roman" w:hAnsi="Cambria" w:cs="Times New Roman"/>
        <w:i/>
        <w:iCs/>
        <w:sz w:val="26"/>
      </w:rPr>
      <w:tblPr/>
      <w:tcPr>
        <w:tcBorders>
          <w:left w:val="single" w:sz="4" w:space="0" w:color="C0504D"/>
        </w:tcBorders>
        <w:shd w:val="clear" w:color="auto" w:fill="FFFFFF"/>
      </w:tcPr>
    </w:tblStylePr>
    <w:tblStylePr w:type="band1Vert">
      <w:tblPr/>
      <w:tcPr>
        <w:shd w:val="clear" w:color="auto" w:fill="F2DBDB"/>
      </w:tcPr>
    </w:tblStylePr>
    <w:tblStylePr w:type="band1Horz">
      <w:tblPr/>
      <w:tcPr>
        <w:shd w:val="clear" w:color="auto" w:fill="F2DBDB"/>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Tablo7Renkli-Vurgu11">
    <w:name w:val="Liste Tablo 7 Renkli - Vurgu 11"/>
    <w:basedOn w:val="NormalTablo"/>
    <w:uiPriority w:val="52"/>
    <w:rsid w:val="00C65B64"/>
    <w:rPr>
      <w:color w:val="365F91"/>
    </w:rPr>
    <w:tblPr>
      <w:tblStyleRowBandSize w:val="1"/>
      <w:tblStyleColBandSize w:val="1"/>
    </w:tblPr>
    <w:tblStylePr w:type="firstRow">
      <w:rPr>
        <w:rFonts w:ascii="Cambria" w:eastAsia="Times New Roman" w:hAnsi="Cambria" w:cs="Times New Roman"/>
        <w:i/>
        <w:iCs/>
        <w:sz w:val="26"/>
      </w:rPr>
      <w:tblPr/>
      <w:tcPr>
        <w:tcBorders>
          <w:bottom w:val="single" w:sz="4" w:space="0" w:color="4F81BD"/>
        </w:tcBorders>
        <w:shd w:val="clear" w:color="auto" w:fill="FFFFFF"/>
      </w:tcPr>
    </w:tblStylePr>
    <w:tblStylePr w:type="lastRow">
      <w:rPr>
        <w:rFonts w:ascii="Cambria" w:eastAsia="Times New Roman" w:hAnsi="Cambria" w:cs="Times New Roman"/>
        <w:i/>
        <w:iCs/>
        <w:sz w:val="26"/>
      </w:rPr>
      <w:tblPr/>
      <w:tcPr>
        <w:tcBorders>
          <w:top w:val="single" w:sz="4" w:space="0" w:color="4F81BD"/>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4F81BD"/>
        </w:tcBorders>
        <w:shd w:val="clear" w:color="auto" w:fill="FFFFFF"/>
      </w:tcPr>
    </w:tblStylePr>
    <w:tblStylePr w:type="lastCol">
      <w:rPr>
        <w:rFonts w:ascii="Cambria" w:eastAsia="Times New Roman" w:hAnsi="Cambria" w:cs="Times New Roman"/>
        <w:i/>
        <w:iCs/>
        <w:sz w:val="26"/>
      </w:rPr>
      <w:tblPr/>
      <w:tcPr>
        <w:tcBorders>
          <w:left w:val="single" w:sz="4" w:space="0" w:color="4F81BD"/>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zTablo21">
    <w:name w:val="Düz Tablo 21"/>
    <w:basedOn w:val="NormalTablo"/>
    <w:uiPriority w:val="42"/>
    <w:rsid w:val="00C65B64"/>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31">
    <w:name w:val="Düz Tablo 31"/>
    <w:basedOn w:val="NormalTablo"/>
    <w:uiPriority w:val="43"/>
    <w:rsid w:val="00C65B64"/>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DzTablo41">
    <w:name w:val="Düz Tablo 41"/>
    <w:basedOn w:val="NormalTablo"/>
    <w:uiPriority w:val="44"/>
    <w:rsid w:val="00C65B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KlavuzTablo1Ak1">
    <w:name w:val="Kılavuz Tablo 1 Açık1"/>
    <w:basedOn w:val="NormalTablo"/>
    <w:uiPriority w:val="46"/>
    <w:rsid w:val="00C65B64"/>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KlavuzTablo1Ak-Vurgu11">
    <w:name w:val="Kılavuz Tablo 1 Açık - Vurgu 11"/>
    <w:basedOn w:val="NormalTablo"/>
    <w:uiPriority w:val="46"/>
    <w:rsid w:val="00C65B64"/>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KlavuzTablo1Ak-Vurgu21">
    <w:name w:val="Kılavuz Tablo 1 Açık - Vurgu 21"/>
    <w:basedOn w:val="NormalTablo"/>
    <w:uiPriority w:val="46"/>
    <w:rsid w:val="00C65B64"/>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character" w:styleId="Gl">
    <w:name w:val="Strong"/>
    <w:basedOn w:val="VarsaylanParagrafYazTipi"/>
    <w:qFormat/>
    <w:rsid w:val="00F531C7"/>
    <w:rPr>
      <w:b/>
      <w:bCs/>
    </w:rPr>
  </w:style>
  <w:style w:type="character" w:styleId="AklamaBavurusu">
    <w:name w:val="annotation reference"/>
    <w:basedOn w:val="VarsaylanParagrafYazTipi"/>
    <w:uiPriority w:val="99"/>
    <w:semiHidden/>
    <w:unhideWhenUsed/>
    <w:locked/>
    <w:rsid w:val="00C5742A"/>
    <w:rPr>
      <w:sz w:val="16"/>
      <w:szCs w:val="16"/>
    </w:rPr>
  </w:style>
  <w:style w:type="paragraph" w:styleId="AklamaMetni">
    <w:name w:val="annotation text"/>
    <w:basedOn w:val="Normal"/>
    <w:link w:val="AklamaMetniChar"/>
    <w:uiPriority w:val="99"/>
    <w:semiHidden/>
    <w:unhideWhenUsed/>
    <w:locked/>
    <w:rsid w:val="00C5742A"/>
    <w:pPr>
      <w:spacing w:line="240" w:lineRule="auto"/>
    </w:pPr>
    <w:rPr>
      <w:sz w:val="20"/>
      <w:szCs w:val="20"/>
    </w:rPr>
  </w:style>
  <w:style w:type="character" w:customStyle="1" w:styleId="AklamaMetniChar">
    <w:name w:val="Açıklama Metni Char"/>
    <w:basedOn w:val="VarsaylanParagrafYazTipi"/>
    <w:link w:val="AklamaMetni"/>
    <w:uiPriority w:val="99"/>
    <w:semiHidden/>
    <w:rsid w:val="00C5742A"/>
    <w:rPr>
      <w:lang w:eastAsia="en-US"/>
    </w:rPr>
  </w:style>
  <w:style w:type="paragraph" w:styleId="AklamaKonusu">
    <w:name w:val="annotation subject"/>
    <w:basedOn w:val="AklamaMetni"/>
    <w:next w:val="AklamaMetni"/>
    <w:link w:val="AklamaKonusuChar"/>
    <w:uiPriority w:val="99"/>
    <w:semiHidden/>
    <w:unhideWhenUsed/>
    <w:locked/>
    <w:rsid w:val="00C5742A"/>
    <w:rPr>
      <w:b/>
      <w:bCs/>
    </w:rPr>
  </w:style>
  <w:style w:type="character" w:customStyle="1" w:styleId="AklamaKonusuChar">
    <w:name w:val="Açıklama Konusu Char"/>
    <w:basedOn w:val="AklamaMetniChar"/>
    <w:link w:val="AklamaKonusu"/>
    <w:uiPriority w:val="99"/>
    <w:semiHidden/>
    <w:rsid w:val="00C5742A"/>
    <w:rPr>
      <w:b/>
      <w:bCs/>
      <w:lang w:eastAsia="en-US"/>
    </w:rPr>
  </w:style>
  <w:style w:type="paragraph" w:styleId="Dzeltme">
    <w:name w:val="Revision"/>
    <w:hidden/>
    <w:uiPriority w:val="99"/>
    <w:semiHidden/>
    <w:rsid w:val="00FE0A64"/>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513546">
      <w:marLeft w:val="0"/>
      <w:marRight w:val="0"/>
      <w:marTop w:val="0"/>
      <w:marBottom w:val="0"/>
      <w:divBdr>
        <w:top w:val="none" w:sz="0" w:space="0" w:color="auto"/>
        <w:left w:val="none" w:sz="0" w:space="0" w:color="auto"/>
        <w:bottom w:val="none" w:sz="0" w:space="0" w:color="auto"/>
        <w:right w:val="none" w:sz="0" w:space="0" w:color="auto"/>
      </w:divBdr>
    </w:div>
    <w:div w:id="825513547">
      <w:marLeft w:val="0"/>
      <w:marRight w:val="0"/>
      <w:marTop w:val="0"/>
      <w:marBottom w:val="0"/>
      <w:divBdr>
        <w:top w:val="none" w:sz="0" w:space="0" w:color="auto"/>
        <w:left w:val="none" w:sz="0" w:space="0" w:color="auto"/>
        <w:bottom w:val="none" w:sz="0" w:space="0" w:color="auto"/>
        <w:right w:val="none" w:sz="0" w:space="0" w:color="auto"/>
      </w:divBdr>
    </w:div>
    <w:div w:id="825513548">
      <w:marLeft w:val="0"/>
      <w:marRight w:val="0"/>
      <w:marTop w:val="0"/>
      <w:marBottom w:val="0"/>
      <w:divBdr>
        <w:top w:val="none" w:sz="0" w:space="0" w:color="auto"/>
        <w:left w:val="none" w:sz="0" w:space="0" w:color="auto"/>
        <w:bottom w:val="none" w:sz="0" w:space="0" w:color="auto"/>
        <w:right w:val="none" w:sz="0" w:space="0" w:color="auto"/>
      </w:divBdr>
    </w:div>
    <w:div w:id="825513549">
      <w:marLeft w:val="0"/>
      <w:marRight w:val="0"/>
      <w:marTop w:val="0"/>
      <w:marBottom w:val="0"/>
      <w:divBdr>
        <w:top w:val="none" w:sz="0" w:space="0" w:color="auto"/>
        <w:left w:val="none" w:sz="0" w:space="0" w:color="auto"/>
        <w:bottom w:val="none" w:sz="0" w:space="0" w:color="auto"/>
        <w:right w:val="none" w:sz="0" w:space="0" w:color="auto"/>
      </w:divBdr>
    </w:div>
    <w:div w:id="825513550">
      <w:marLeft w:val="0"/>
      <w:marRight w:val="0"/>
      <w:marTop w:val="0"/>
      <w:marBottom w:val="0"/>
      <w:divBdr>
        <w:top w:val="none" w:sz="0" w:space="0" w:color="auto"/>
        <w:left w:val="none" w:sz="0" w:space="0" w:color="auto"/>
        <w:bottom w:val="none" w:sz="0" w:space="0" w:color="auto"/>
        <w:right w:val="none" w:sz="0" w:space="0" w:color="auto"/>
      </w:divBdr>
    </w:div>
    <w:div w:id="825513551">
      <w:marLeft w:val="0"/>
      <w:marRight w:val="0"/>
      <w:marTop w:val="0"/>
      <w:marBottom w:val="0"/>
      <w:divBdr>
        <w:top w:val="none" w:sz="0" w:space="0" w:color="auto"/>
        <w:left w:val="none" w:sz="0" w:space="0" w:color="auto"/>
        <w:bottom w:val="none" w:sz="0" w:space="0" w:color="auto"/>
        <w:right w:val="none" w:sz="0" w:space="0" w:color="auto"/>
      </w:divBdr>
    </w:div>
    <w:div w:id="825513552">
      <w:marLeft w:val="0"/>
      <w:marRight w:val="0"/>
      <w:marTop w:val="0"/>
      <w:marBottom w:val="0"/>
      <w:divBdr>
        <w:top w:val="none" w:sz="0" w:space="0" w:color="auto"/>
        <w:left w:val="none" w:sz="0" w:space="0" w:color="auto"/>
        <w:bottom w:val="none" w:sz="0" w:space="0" w:color="auto"/>
        <w:right w:val="none" w:sz="0" w:space="0" w:color="auto"/>
      </w:divBdr>
    </w:div>
    <w:div w:id="825513553">
      <w:marLeft w:val="0"/>
      <w:marRight w:val="0"/>
      <w:marTop w:val="0"/>
      <w:marBottom w:val="0"/>
      <w:divBdr>
        <w:top w:val="none" w:sz="0" w:space="0" w:color="auto"/>
        <w:left w:val="none" w:sz="0" w:space="0" w:color="auto"/>
        <w:bottom w:val="none" w:sz="0" w:space="0" w:color="auto"/>
        <w:right w:val="none" w:sz="0" w:space="0" w:color="auto"/>
      </w:divBdr>
    </w:div>
    <w:div w:id="825513554">
      <w:marLeft w:val="0"/>
      <w:marRight w:val="0"/>
      <w:marTop w:val="0"/>
      <w:marBottom w:val="0"/>
      <w:divBdr>
        <w:top w:val="none" w:sz="0" w:space="0" w:color="auto"/>
        <w:left w:val="none" w:sz="0" w:space="0" w:color="auto"/>
        <w:bottom w:val="none" w:sz="0" w:space="0" w:color="auto"/>
        <w:right w:val="none" w:sz="0" w:space="0" w:color="auto"/>
      </w:divBdr>
    </w:div>
    <w:div w:id="825513555">
      <w:marLeft w:val="0"/>
      <w:marRight w:val="0"/>
      <w:marTop w:val="0"/>
      <w:marBottom w:val="0"/>
      <w:divBdr>
        <w:top w:val="none" w:sz="0" w:space="0" w:color="auto"/>
        <w:left w:val="none" w:sz="0" w:space="0" w:color="auto"/>
        <w:bottom w:val="none" w:sz="0" w:space="0" w:color="auto"/>
        <w:right w:val="none" w:sz="0" w:space="0" w:color="auto"/>
      </w:divBdr>
    </w:div>
    <w:div w:id="825513556">
      <w:marLeft w:val="0"/>
      <w:marRight w:val="0"/>
      <w:marTop w:val="0"/>
      <w:marBottom w:val="0"/>
      <w:divBdr>
        <w:top w:val="none" w:sz="0" w:space="0" w:color="auto"/>
        <w:left w:val="none" w:sz="0" w:space="0" w:color="auto"/>
        <w:bottom w:val="none" w:sz="0" w:space="0" w:color="auto"/>
        <w:right w:val="none" w:sz="0" w:space="0" w:color="auto"/>
      </w:divBdr>
    </w:div>
    <w:div w:id="825513557">
      <w:marLeft w:val="0"/>
      <w:marRight w:val="0"/>
      <w:marTop w:val="0"/>
      <w:marBottom w:val="0"/>
      <w:divBdr>
        <w:top w:val="none" w:sz="0" w:space="0" w:color="auto"/>
        <w:left w:val="none" w:sz="0" w:space="0" w:color="auto"/>
        <w:bottom w:val="none" w:sz="0" w:space="0" w:color="auto"/>
        <w:right w:val="none" w:sz="0" w:space="0" w:color="auto"/>
      </w:divBdr>
    </w:div>
    <w:div w:id="825513558">
      <w:marLeft w:val="0"/>
      <w:marRight w:val="0"/>
      <w:marTop w:val="0"/>
      <w:marBottom w:val="0"/>
      <w:divBdr>
        <w:top w:val="none" w:sz="0" w:space="0" w:color="auto"/>
        <w:left w:val="none" w:sz="0" w:space="0" w:color="auto"/>
        <w:bottom w:val="none" w:sz="0" w:space="0" w:color="auto"/>
        <w:right w:val="none" w:sz="0" w:space="0" w:color="auto"/>
      </w:divBdr>
    </w:div>
    <w:div w:id="825513559">
      <w:marLeft w:val="0"/>
      <w:marRight w:val="0"/>
      <w:marTop w:val="0"/>
      <w:marBottom w:val="0"/>
      <w:divBdr>
        <w:top w:val="none" w:sz="0" w:space="0" w:color="auto"/>
        <w:left w:val="none" w:sz="0" w:space="0" w:color="auto"/>
        <w:bottom w:val="none" w:sz="0" w:space="0" w:color="auto"/>
        <w:right w:val="none" w:sz="0" w:space="0" w:color="auto"/>
      </w:divBdr>
    </w:div>
    <w:div w:id="825513560">
      <w:marLeft w:val="0"/>
      <w:marRight w:val="0"/>
      <w:marTop w:val="0"/>
      <w:marBottom w:val="0"/>
      <w:divBdr>
        <w:top w:val="none" w:sz="0" w:space="0" w:color="auto"/>
        <w:left w:val="none" w:sz="0" w:space="0" w:color="auto"/>
        <w:bottom w:val="none" w:sz="0" w:space="0" w:color="auto"/>
        <w:right w:val="none" w:sz="0" w:space="0" w:color="auto"/>
      </w:divBdr>
    </w:div>
    <w:div w:id="825513561">
      <w:marLeft w:val="0"/>
      <w:marRight w:val="0"/>
      <w:marTop w:val="0"/>
      <w:marBottom w:val="0"/>
      <w:divBdr>
        <w:top w:val="none" w:sz="0" w:space="0" w:color="auto"/>
        <w:left w:val="none" w:sz="0" w:space="0" w:color="auto"/>
        <w:bottom w:val="none" w:sz="0" w:space="0" w:color="auto"/>
        <w:right w:val="none" w:sz="0" w:space="0" w:color="auto"/>
      </w:divBdr>
    </w:div>
    <w:div w:id="825513562">
      <w:marLeft w:val="0"/>
      <w:marRight w:val="0"/>
      <w:marTop w:val="0"/>
      <w:marBottom w:val="0"/>
      <w:divBdr>
        <w:top w:val="none" w:sz="0" w:space="0" w:color="auto"/>
        <w:left w:val="none" w:sz="0" w:space="0" w:color="auto"/>
        <w:bottom w:val="none" w:sz="0" w:space="0" w:color="auto"/>
        <w:right w:val="none" w:sz="0" w:space="0" w:color="auto"/>
      </w:divBdr>
    </w:div>
    <w:div w:id="825513563">
      <w:marLeft w:val="0"/>
      <w:marRight w:val="0"/>
      <w:marTop w:val="0"/>
      <w:marBottom w:val="0"/>
      <w:divBdr>
        <w:top w:val="none" w:sz="0" w:space="0" w:color="auto"/>
        <w:left w:val="none" w:sz="0" w:space="0" w:color="auto"/>
        <w:bottom w:val="none" w:sz="0" w:space="0" w:color="auto"/>
        <w:right w:val="none" w:sz="0" w:space="0" w:color="auto"/>
      </w:divBdr>
    </w:div>
    <w:div w:id="825513564">
      <w:marLeft w:val="0"/>
      <w:marRight w:val="0"/>
      <w:marTop w:val="0"/>
      <w:marBottom w:val="0"/>
      <w:divBdr>
        <w:top w:val="none" w:sz="0" w:space="0" w:color="auto"/>
        <w:left w:val="none" w:sz="0" w:space="0" w:color="auto"/>
        <w:bottom w:val="none" w:sz="0" w:space="0" w:color="auto"/>
        <w:right w:val="none" w:sz="0" w:space="0" w:color="auto"/>
      </w:divBdr>
    </w:div>
    <w:div w:id="825513565">
      <w:marLeft w:val="0"/>
      <w:marRight w:val="0"/>
      <w:marTop w:val="0"/>
      <w:marBottom w:val="0"/>
      <w:divBdr>
        <w:top w:val="none" w:sz="0" w:space="0" w:color="auto"/>
        <w:left w:val="none" w:sz="0" w:space="0" w:color="auto"/>
        <w:bottom w:val="none" w:sz="0" w:space="0" w:color="auto"/>
        <w:right w:val="none" w:sz="0" w:space="0" w:color="auto"/>
      </w:divBdr>
    </w:div>
    <w:div w:id="825513566">
      <w:marLeft w:val="0"/>
      <w:marRight w:val="0"/>
      <w:marTop w:val="0"/>
      <w:marBottom w:val="0"/>
      <w:divBdr>
        <w:top w:val="none" w:sz="0" w:space="0" w:color="auto"/>
        <w:left w:val="none" w:sz="0" w:space="0" w:color="auto"/>
        <w:bottom w:val="none" w:sz="0" w:space="0" w:color="auto"/>
        <w:right w:val="none" w:sz="0" w:space="0" w:color="auto"/>
      </w:divBdr>
    </w:div>
    <w:div w:id="825513567">
      <w:marLeft w:val="0"/>
      <w:marRight w:val="0"/>
      <w:marTop w:val="0"/>
      <w:marBottom w:val="0"/>
      <w:divBdr>
        <w:top w:val="none" w:sz="0" w:space="0" w:color="auto"/>
        <w:left w:val="none" w:sz="0" w:space="0" w:color="auto"/>
        <w:bottom w:val="none" w:sz="0" w:space="0" w:color="auto"/>
        <w:right w:val="none" w:sz="0" w:space="0" w:color="auto"/>
      </w:divBdr>
    </w:div>
    <w:div w:id="825513568">
      <w:marLeft w:val="0"/>
      <w:marRight w:val="0"/>
      <w:marTop w:val="0"/>
      <w:marBottom w:val="0"/>
      <w:divBdr>
        <w:top w:val="none" w:sz="0" w:space="0" w:color="auto"/>
        <w:left w:val="none" w:sz="0" w:space="0" w:color="auto"/>
        <w:bottom w:val="none" w:sz="0" w:space="0" w:color="auto"/>
        <w:right w:val="none" w:sz="0" w:space="0" w:color="auto"/>
      </w:divBdr>
    </w:div>
    <w:div w:id="825513569">
      <w:marLeft w:val="0"/>
      <w:marRight w:val="0"/>
      <w:marTop w:val="0"/>
      <w:marBottom w:val="0"/>
      <w:divBdr>
        <w:top w:val="none" w:sz="0" w:space="0" w:color="auto"/>
        <w:left w:val="none" w:sz="0" w:space="0" w:color="auto"/>
        <w:bottom w:val="none" w:sz="0" w:space="0" w:color="auto"/>
        <w:right w:val="none" w:sz="0" w:space="0" w:color="auto"/>
      </w:divBdr>
    </w:div>
    <w:div w:id="825513570">
      <w:marLeft w:val="0"/>
      <w:marRight w:val="0"/>
      <w:marTop w:val="0"/>
      <w:marBottom w:val="0"/>
      <w:divBdr>
        <w:top w:val="none" w:sz="0" w:space="0" w:color="auto"/>
        <w:left w:val="none" w:sz="0" w:space="0" w:color="auto"/>
        <w:bottom w:val="none" w:sz="0" w:space="0" w:color="auto"/>
        <w:right w:val="none" w:sz="0" w:space="0" w:color="auto"/>
      </w:divBdr>
    </w:div>
    <w:div w:id="825513571">
      <w:marLeft w:val="0"/>
      <w:marRight w:val="0"/>
      <w:marTop w:val="0"/>
      <w:marBottom w:val="0"/>
      <w:divBdr>
        <w:top w:val="none" w:sz="0" w:space="0" w:color="auto"/>
        <w:left w:val="none" w:sz="0" w:space="0" w:color="auto"/>
        <w:bottom w:val="none" w:sz="0" w:space="0" w:color="auto"/>
        <w:right w:val="none" w:sz="0" w:space="0" w:color="auto"/>
      </w:divBdr>
    </w:div>
    <w:div w:id="825513572">
      <w:marLeft w:val="0"/>
      <w:marRight w:val="0"/>
      <w:marTop w:val="0"/>
      <w:marBottom w:val="0"/>
      <w:divBdr>
        <w:top w:val="none" w:sz="0" w:space="0" w:color="auto"/>
        <w:left w:val="none" w:sz="0" w:space="0" w:color="auto"/>
        <w:bottom w:val="none" w:sz="0" w:space="0" w:color="auto"/>
        <w:right w:val="none" w:sz="0" w:space="0" w:color="auto"/>
      </w:divBdr>
    </w:div>
    <w:div w:id="825513573">
      <w:marLeft w:val="0"/>
      <w:marRight w:val="0"/>
      <w:marTop w:val="0"/>
      <w:marBottom w:val="0"/>
      <w:divBdr>
        <w:top w:val="none" w:sz="0" w:space="0" w:color="auto"/>
        <w:left w:val="none" w:sz="0" w:space="0" w:color="auto"/>
        <w:bottom w:val="none" w:sz="0" w:space="0" w:color="auto"/>
        <w:right w:val="none" w:sz="0" w:space="0" w:color="auto"/>
      </w:divBdr>
    </w:div>
    <w:div w:id="825513574">
      <w:marLeft w:val="0"/>
      <w:marRight w:val="0"/>
      <w:marTop w:val="0"/>
      <w:marBottom w:val="0"/>
      <w:divBdr>
        <w:top w:val="none" w:sz="0" w:space="0" w:color="auto"/>
        <w:left w:val="none" w:sz="0" w:space="0" w:color="auto"/>
        <w:bottom w:val="none" w:sz="0" w:space="0" w:color="auto"/>
        <w:right w:val="none" w:sz="0" w:space="0" w:color="auto"/>
      </w:divBdr>
    </w:div>
    <w:div w:id="825513575">
      <w:marLeft w:val="0"/>
      <w:marRight w:val="0"/>
      <w:marTop w:val="0"/>
      <w:marBottom w:val="0"/>
      <w:divBdr>
        <w:top w:val="none" w:sz="0" w:space="0" w:color="auto"/>
        <w:left w:val="none" w:sz="0" w:space="0" w:color="auto"/>
        <w:bottom w:val="none" w:sz="0" w:space="0" w:color="auto"/>
        <w:right w:val="none" w:sz="0" w:space="0" w:color="auto"/>
      </w:divBdr>
    </w:div>
    <w:div w:id="1801150487">
      <w:bodyDiv w:val="1"/>
      <w:marLeft w:val="0"/>
      <w:marRight w:val="0"/>
      <w:marTop w:val="0"/>
      <w:marBottom w:val="0"/>
      <w:divBdr>
        <w:top w:val="none" w:sz="0" w:space="0" w:color="auto"/>
        <w:left w:val="none" w:sz="0" w:space="0" w:color="auto"/>
        <w:bottom w:val="none" w:sz="0" w:space="0" w:color="auto"/>
        <w:right w:val="none" w:sz="0" w:space="0" w:color="auto"/>
      </w:divBdr>
      <w:divsChild>
        <w:div w:id="14426437">
          <w:marLeft w:val="0"/>
          <w:marRight w:val="0"/>
          <w:marTop w:val="0"/>
          <w:marBottom w:val="283"/>
          <w:divBdr>
            <w:top w:val="none" w:sz="0" w:space="0" w:color="auto"/>
            <w:left w:val="none" w:sz="0" w:space="0" w:color="auto"/>
            <w:bottom w:val="none" w:sz="0" w:space="0" w:color="auto"/>
            <w:right w:val="none" w:sz="0" w:space="0" w:color="auto"/>
          </w:divBdr>
        </w:div>
        <w:div w:id="85926724">
          <w:marLeft w:val="0"/>
          <w:marRight w:val="0"/>
          <w:marTop w:val="0"/>
          <w:marBottom w:val="283"/>
          <w:divBdr>
            <w:top w:val="none" w:sz="0" w:space="0" w:color="auto"/>
            <w:left w:val="none" w:sz="0" w:space="0" w:color="auto"/>
            <w:bottom w:val="none" w:sz="0" w:space="0" w:color="auto"/>
            <w:right w:val="none" w:sz="0" w:space="0" w:color="auto"/>
          </w:divBdr>
        </w:div>
        <w:div w:id="112722595">
          <w:marLeft w:val="0"/>
          <w:marRight w:val="0"/>
          <w:marTop w:val="0"/>
          <w:marBottom w:val="283"/>
          <w:divBdr>
            <w:top w:val="none" w:sz="0" w:space="0" w:color="auto"/>
            <w:left w:val="none" w:sz="0" w:space="0" w:color="auto"/>
            <w:bottom w:val="none" w:sz="0" w:space="0" w:color="auto"/>
            <w:right w:val="none" w:sz="0" w:space="0" w:color="auto"/>
          </w:divBdr>
        </w:div>
        <w:div w:id="258880015">
          <w:marLeft w:val="0"/>
          <w:marRight w:val="0"/>
          <w:marTop w:val="0"/>
          <w:marBottom w:val="283"/>
          <w:divBdr>
            <w:top w:val="none" w:sz="0" w:space="0" w:color="auto"/>
            <w:left w:val="none" w:sz="0" w:space="0" w:color="auto"/>
            <w:bottom w:val="none" w:sz="0" w:space="0" w:color="auto"/>
            <w:right w:val="none" w:sz="0" w:space="0" w:color="auto"/>
          </w:divBdr>
        </w:div>
        <w:div w:id="389042644">
          <w:marLeft w:val="0"/>
          <w:marRight w:val="0"/>
          <w:marTop w:val="0"/>
          <w:marBottom w:val="283"/>
          <w:divBdr>
            <w:top w:val="none" w:sz="0" w:space="0" w:color="auto"/>
            <w:left w:val="none" w:sz="0" w:space="0" w:color="auto"/>
            <w:bottom w:val="none" w:sz="0" w:space="0" w:color="auto"/>
            <w:right w:val="none" w:sz="0" w:space="0" w:color="auto"/>
          </w:divBdr>
        </w:div>
        <w:div w:id="880216178">
          <w:marLeft w:val="0"/>
          <w:marRight w:val="0"/>
          <w:marTop w:val="0"/>
          <w:marBottom w:val="283"/>
          <w:divBdr>
            <w:top w:val="none" w:sz="0" w:space="0" w:color="auto"/>
            <w:left w:val="none" w:sz="0" w:space="0" w:color="auto"/>
            <w:bottom w:val="none" w:sz="0" w:space="0" w:color="auto"/>
            <w:right w:val="none" w:sz="0" w:space="0" w:color="auto"/>
          </w:divBdr>
        </w:div>
        <w:div w:id="1021325165">
          <w:marLeft w:val="0"/>
          <w:marRight w:val="0"/>
          <w:marTop w:val="0"/>
          <w:marBottom w:val="283"/>
          <w:divBdr>
            <w:top w:val="none" w:sz="0" w:space="0" w:color="auto"/>
            <w:left w:val="none" w:sz="0" w:space="0" w:color="auto"/>
            <w:bottom w:val="none" w:sz="0" w:space="0" w:color="auto"/>
            <w:right w:val="none" w:sz="0" w:space="0" w:color="auto"/>
          </w:divBdr>
        </w:div>
        <w:div w:id="1094596600">
          <w:marLeft w:val="0"/>
          <w:marRight w:val="0"/>
          <w:marTop w:val="0"/>
          <w:marBottom w:val="283"/>
          <w:divBdr>
            <w:top w:val="none" w:sz="0" w:space="0" w:color="auto"/>
            <w:left w:val="none" w:sz="0" w:space="0" w:color="auto"/>
            <w:bottom w:val="none" w:sz="0" w:space="0" w:color="auto"/>
            <w:right w:val="none" w:sz="0" w:space="0" w:color="auto"/>
          </w:divBdr>
        </w:div>
        <w:div w:id="1232161566">
          <w:marLeft w:val="0"/>
          <w:marRight w:val="0"/>
          <w:marTop w:val="0"/>
          <w:marBottom w:val="283"/>
          <w:divBdr>
            <w:top w:val="none" w:sz="0" w:space="0" w:color="auto"/>
            <w:left w:val="none" w:sz="0" w:space="0" w:color="auto"/>
            <w:bottom w:val="none" w:sz="0" w:space="0" w:color="auto"/>
            <w:right w:val="none" w:sz="0" w:space="0" w:color="auto"/>
          </w:divBdr>
        </w:div>
        <w:div w:id="1279214698">
          <w:marLeft w:val="0"/>
          <w:marRight w:val="0"/>
          <w:marTop w:val="0"/>
          <w:marBottom w:val="283"/>
          <w:divBdr>
            <w:top w:val="none" w:sz="0" w:space="0" w:color="auto"/>
            <w:left w:val="none" w:sz="0" w:space="0" w:color="auto"/>
            <w:bottom w:val="none" w:sz="0" w:space="0" w:color="auto"/>
            <w:right w:val="none" w:sz="0" w:space="0" w:color="auto"/>
          </w:divBdr>
        </w:div>
        <w:div w:id="1340696544">
          <w:marLeft w:val="0"/>
          <w:marRight w:val="0"/>
          <w:marTop w:val="0"/>
          <w:marBottom w:val="283"/>
          <w:divBdr>
            <w:top w:val="none" w:sz="0" w:space="0" w:color="auto"/>
            <w:left w:val="none" w:sz="0" w:space="0" w:color="auto"/>
            <w:bottom w:val="none" w:sz="0" w:space="0" w:color="auto"/>
            <w:right w:val="none" w:sz="0" w:space="0" w:color="auto"/>
          </w:divBdr>
        </w:div>
        <w:div w:id="1549293736">
          <w:marLeft w:val="0"/>
          <w:marRight w:val="0"/>
          <w:marTop w:val="0"/>
          <w:marBottom w:val="283"/>
          <w:divBdr>
            <w:top w:val="none" w:sz="0" w:space="0" w:color="auto"/>
            <w:left w:val="none" w:sz="0" w:space="0" w:color="auto"/>
            <w:bottom w:val="none" w:sz="0" w:space="0" w:color="auto"/>
            <w:right w:val="none" w:sz="0" w:space="0" w:color="auto"/>
          </w:divBdr>
        </w:div>
        <w:div w:id="1565409806">
          <w:marLeft w:val="0"/>
          <w:marRight w:val="0"/>
          <w:marTop w:val="0"/>
          <w:marBottom w:val="283"/>
          <w:divBdr>
            <w:top w:val="none" w:sz="0" w:space="0" w:color="auto"/>
            <w:left w:val="none" w:sz="0" w:space="0" w:color="auto"/>
            <w:bottom w:val="none" w:sz="0" w:space="0" w:color="auto"/>
            <w:right w:val="none" w:sz="0" w:space="0" w:color="auto"/>
          </w:divBdr>
        </w:div>
        <w:div w:id="1650285577">
          <w:marLeft w:val="0"/>
          <w:marRight w:val="0"/>
          <w:marTop w:val="0"/>
          <w:marBottom w:val="283"/>
          <w:divBdr>
            <w:top w:val="none" w:sz="0" w:space="0" w:color="auto"/>
            <w:left w:val="none" w:sz="0" w:space="0" w:color="auto"/>
            <w:bottom w:val="none" w:sz="0" w:space="0" w:color="auto"/>
            <w:right w:val="none" w:sz="0" w:space="0" w:color="auto"/>
          </w:divBdr>
          <w:divsChild>
            <w:div w:id="1975015362">
              <w:marLeft w:val="0"/>
              <w:marRight w:val="0"/>
              <w:marTop w:val="0"/>
              <w:marBottom w:val="283"/>
              <w:divBdr>
                <w:top w:val="none" w:sz="0" w:space="0" w:color="auto"/>
                <w:left w:val="none" w:sz="0" w:space="0" w:color="auto"/>
                <w:bottom w:val="none" w:sz="0" w:space="0" w:color="auto"/>
                <w:right w:val="none" w:sz="0" w:space="0" w:color="auto"/>
              </w:divBdr>
            </w:div>
          </w:divsChild>
        </w:div>
        <w:div w:id="1684436590">
          <w:marLeft w:val="0"/>
          <w:marRight w:val="0"/>
          <w:marTop w:val="0"/>
          <w:marBottom w:val="283"/>
          <w:divBdr>
            <w:top w:val="none" w:sz="0" w:space="0" w:color="auto"/>
            <w:left w:val="none" w:sz="0" w:space="0" w:color="auto"/>
            <w:bottom w:val="none" w:sz="0" w:space="0" w:color="auto"/>
            <w:right w:val="none" w:sz="0" w:space="0" w:color="auto"/>
          </w:divBdr>
        </w:div>
        <w:div w:id="1685474285">
          <w:marLeft w:val="0"/>
          <w:marRight w:val="0"/>
          <w:marTop w:val="0"/>
          <w:marBottom w:val="28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8762D-6F25-44C8-873E-6D69DF59D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77</Pages>
  <Words>18851</Words>
  <Characters>107454</Characters>
  <Application>Microsoft Office Word</Application>
  <DocSecurity>0</DocSecurity>
  <Lines>895</Lines>
  <Paragraphs>252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126053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alparslan</dc:creator>
  <cp:lastModifiedBy>EMRAH COLAK</cp:lastModifiedBy>
  <cp:revision>13</cp:revision>
  <cp:lastPrinted>2015-05-28T12:36:00Z</cp:lastPrinted>
  <dcterms:created xsi:type="dcterms:W3CDTF">2015-07-31T08:52:00Z</dcterms:created>
  <dcterms:modified xsi:type="dcterms:W3CDTF">2015-07-31T11:40:00Z</dcterms:modified>
</cp:coreProperties>
</file>